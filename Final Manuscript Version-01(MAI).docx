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6D9" w:rsidRPr="00BC581F" w:rsidRDefault="00CE16D9" w:rsidP="00016BD9">
      <w:pPr>
        <w:spacing w:after="0" w:line="360" w:lineRule="auto"/>
        <w:jc w:val="both"/>
        <w:rPr>
          <w:rFonts w:ascii="Times New Roman" w:hAnsi="Times New Roman" w:cs="Times New Roman"/>
          <w:b/>
          <w:bCs/>
          <w:sz w:val="24"/>
          <w:szCs w:val="24"/>
          <w:lang w:val="en-US"/>
        </w:rPr>
      </w:pPr>
      <w:r w:rsidRPr="00BC581F">
        <w:rPr>
          <w:rFonts w:ascii="Times New Roman" w:hAnsi="Times New Roman" w:cs="Times New Roman"/>
          <w:b/>
          <w:bCs/>
          <w:sz w:val="24"/>
          <w:szCs w:val="24"/>
          <w:lang w:val="en-US"/>
        </w:rPr>
        <w:t xml:space="preserve">Title: Trends in COVID-19 </w:t>
      </w:r>
      <w:del w:id="0" w:author="DELL" w:date="2022-05-01T23:47:00Z">
        <w:r w:rsidRPr="00BC581F" w:rsidDel="000C6B61">
          <w:rPr>
            <w:rFonts w:ascii="Times New Roman" w:hAnsi="Times New Roman" w:cs="Times New Roman"/>
            <w:b/>
            <w:bCs/>
            <w:sz w:val="24"/>
            <w:szCs w:val="24"/>
            <w:lang w:val="en-US"/>
          </w:rPr>
          <w:delText>Case Fatality Rate (</w:delText>
        </w:r>
        <w:r w:rsidR="00FB02A1" w:rsidRPr="00BC581F" w:rsidDel="000C6B61">
          <w:rPr>
            <w:rFonts w:ascii="Times New Roman" w:hAnsi="Times New Roman" w:cs="Times New Roman"/>
            <w:b/>
            <w:bCs/>
            <w:sz w:val="24"/>
            <w:szCs w:val="24"/>
            <w:lang w:val="en-US"/>
          </w:rPr>
          <w:delText>r</w:delText>
        </w:r>
        <w:r w:rsidRPr="00BC581F" w:rsidDel="000C6B61">
          <w:rPr>
            <w:rFonts w:ascii="Times New Roman" w:hAnsi="Times New Roman" w:cs="Times New Roman"/>
            <w:b/>
            <w:bCs/>
            <w:color w:val="000000" w:themeColor="text1"/>
            <w:sz w:val="24"/>
            <w:szCs w:val="24"/>
          </w:rPr>
          <w:delText>CFR</w:delText>
        </w:r>
        <w:r w:rsidRPr="00BC581F" w:rsidDel="000C6B61">
          <w:rPr>
            <w:rFonts w:ascii="Times New Roman" w:hAnsi="Times New Roman" w:cs="Times New Roman"/>
            <w:b/>
            <w:bCs/>
            <w:sz w:val="24"/>
            <w:szCs w:val="24"/>
            <w:lang w:val="en-US"/>
          </w:rPr>
          <w:delText>)</w:delText>
        </w:r>
      </w:del>
      <w:ins w:id="1" w:author="DELL" w:date="2022-05-01T23:47:00Z">
        <w:r w:rsidR="000C6B61">
          <w:rPr>
            <w:rFonts w:ascii="Times New Roman" w:hAnsi="Times New Roman" w:cs="Times New Roman"/>
            <w:b/>
            <w:bCs/>
            <w:sz w:val="24"/>
            <w:szCs w:val="24"/>
            <w:lang w:val="en-US"/>
          </w:rPr>
          <w:t>incidence</w:t>
        </w:r>
      </w:ins>
      <w:r w:rsidRPr="00BC581F">
        <w:rPr>
          <w:rFonts w:ascii="Times New Roman" w:hAnsi="Times New Roman" w:cs="Times New Roman"/>
          <w:b/>
          <w:bCs/>
          <w:sz w:val="24"/>
          <w:szCs w:val="24"/>
          <w:lang w:val="en-US"/>
        </w:rPr>
        <w:t xml:space="preserve"> and its association with </w:t>
      </w:r>
      <w:r w:rsidR="00BC581F" w:rsidRPr="00BC581F">
        <w:rPr>
          <w:rFonts w:ascii="Times New Roman" w:hAnsi="Times New Roman" w:cs="Times New Roman"/>
          <w:b/>
          <w:bCs/>
          <w:sz w:val="24"/>
          <w:szCs w:val="24"/>
          <w:lang w:val="en-US"/>
        </w:rPr>
        <w:t>meteorological factors</w:t>
      </w:r>
      <w:r w:rsidRPr="00BC581F">
        <w:rPr>
          <w:rFonts w:ascii="Times New Roman" w:hAnsi="Times New Roman" w:cs="Times New Roman"/>
          <w:b/>
          <w:bCs/>
          <w:sz w:val="24"/>
          <w:szCs w:val="24"/>
          <w:lang w:val="en-US"/>
        </w:rPr>
        <w:t xml:space="preserve"> in Bangladesh</w:t>
      </w:r>
    </w:p>
    <w:p w:rsidR="00CE16D9" w:rsidRPr="00BC581F" w:rsidRDefault="00CE16D9" w:rsidP="00016BD9">
      <w:pPr>
        <w:spacing w:line="360" w:lineRule="auto"/>
        <w:rPr>
          <w:rFonts w:ascii="Times New Roman" w:hAnsi="Times New Roman" w:cs="Times New Roman"/>
          <w:sz w:val="24"/>
          <w:szCs w:val="24"/>
        </w:rPr>
      </w:pPr>
    </w:p>
    <w:p w:rsidR="00CE16D9" w:rsidRPr="00016BD9" w:rsidRDefault="00CE16D9" w:rsidP="00016BD9">
      <w:pPr>
        <w:spacing w:line="360" w:lineRule="auto"/>
        <w:rPr>
          <w:rFonts w:ascii="Times New Roman" w:hAnsi="Times New Roman" w:cs="Times New Roman"/>
          <w:b/>
          <w:sz w:val="36"/>
          <w:szCs w:val="36"/>
        </w:rPr>
      </w:pPr>
      <w:r w:rsidRPr="00016BD9">
        <w:rPr>
          <w:rFonts w:ascii="Times New Roman" w:hAnsi="Times New Roman" w:cs="Times New Roman"/>
          <w:b/>
          <w:sz w:val="36"/>
          <w:szCs w:val="36"/>
        </w:rPr>
        <w:t>Abstract</w:t>
      </w:r>
    </w:p>
    <w:p w:rsidR="00CE16D9" w:rsidRPr="00BC581F" w:rsidRDefault="00116BC0" w:rsidP="00016BD9">
      <w:pPr>
        <w:spacing w:line="360" w:lineRule="auto"/>
        <w:jc w:val="both"/>
        <w:rPr>
          <w:rFonts w:ascii="Times New Roman" w:hAnsi="Times New Roman" w:cs="Times New Roman"/>
          <w:color w:val="000000" w:themeColor="text1"/>
          <w:sz w:val="24"/>
          <w:szCs w:val="24"/>
        </w:rPr>
      </w:pPr>
      <w:r w:rsidRPr="00BC581F">
        <w:rPr>
          <w:rFonts w:ascii="Times New Roman" w:hAnsi="Times New Roman" w:cs="Times New Roman"/>
          <w:color w:val="000000" w:themeColor="text1"/>
          <w:sz w:val="24"/>
          <w:szCs w:val="24"/>
        </w:rPr>
        <w:t xml:space="preserve">The </w:t>
      </w:r>
      <w:r w:rsidR="00C04AFC" w:rsidRPr="00BC581F">
        <w:rPr>
          <w:rFonts w:ascii="Times New Roman" w:hAnsi="Times New Roman" w:cs="Times New Roman"/>
          <w:color w:val="000000" w:themeColor="text1"/>
          <w:sz w:val="24"/>
          <w:szCs w:val="24"/>
        </w:rPr>
        <w:t>ongoing COVID-19 contagious disease</w:t>
      </w:r>
      <w:r w:rsidRPr="00BC581F">
        <w:rPr>
          <w:rFonts w:ascii="Times New Roman" w:hAnsi="Times New Roman" w:cs="Times New Roman"/>
          <w:color w:val="000000" w:themeColor="text1"/>
          <w:sz w:val="24"/>
          <w:szCs w:val="24"/>
        </w:rPr>
        <w:t xml:space="preserve"> occurred by </w:t>
      </w:r>
      <w:r w:rsidR="00C04AFC" w:rsidRPr="00BC581F">
        <w:rPr>
          <w:rFonts w:ascii="Times New Roman" w:hAnsi="Times New Roman" w:cs="Times New Roman"/>
          <w:color w:val="000000" w:themeColor="text1"/>
          <w:sz w:val="24"/>
          <w:szCs w:val="24"/>
        </w:rPr>
        <w:t>SARS-CoV-2</w:t>
      </w:r>
      <w:r w:rsidRPr="00BC581F">
        <w:rPr>
          <w:rFonts w:ascii="Times New Roman" w:hAnsi="Times New Roman" w:cs="Times New Roman"/>
          <w:color w:val="000000" w:themeColor="text1"/>
          <w:sz w:val="24"/>
          <w:szCs w:val="24"/>
        </w:rPr>
        <w:t xml:space="preserve"> has disrupted global public health, businesses, and </w:t>
      </w:r>
      <w:r w:rsidR="00C04AFC" w:rsidRPr="00BC581F">
        <w:rPr>
          <w:rFonts w:ascii="Times New Roman" w:hAnsi="Times New Roman" w:cs="Times New Roman"/>
          <w:color w:val="000000" w:themeColor="text1"/>
          <w:sz w:val="24"/>
          <w:szCs w:val="24"/>
        </w:rPr>
        <w:t>economics</w:t>
      </w:r>
      <w:r w:rsidRPr="00BC581F">
        <w:rPr>
          <w:rFonts w:ascii="Times New Roman" w:hAnsi="Times New Roman" w:cs="Times New Roman"/>
          <w:color w:val="000000" w:themeColor="text1"/>
          <w:sz w:val="24"/>
          <w:szCs w:val="24"/>
        </w:rPr>
        <w:t xml:space="preserve"> </w:t>
      </w:r>
      <w:r w:rsidRPr="00BC581F">
        <w:rPr>
          <w:rFonts w:ascii="Times New Roman" w:hAnsi="Times New Roman" w:cs="Times New Roman"/>
          <w:sz w:val="24"/>
          <w:szCs w:val="24"/>
        </w:rPr>
        <w:t xml:space="preserve">due to widespread infection, with </w:t>
      </w:r>
      <w:ins w:id="2" w:author="DELL" w:date="2022-05-01T23:45:00Z">
        <w:r w:rsidR="000C6B61">
          <w:rPr>
            <w:rFonts w:ascii="Times New Roman" w:hAnsi="Times New Roman" w:cs="Times New Roman"/>
            <w:sz w:val="24"/>
            <w:szCs w:val="24"/>
          </w:rPr>
          <w:t>513.09</w:t>
        </w:r>
      </w:ins>
      <w:del w:id="3" w:author="DELL" w:date="2022-05-01T23:45:00Z">
        <w:r w:rsidRPr="00BC581F" w:rsidDel="000C6B61">
          <w:rPr>
            <w:rFonts w:ascii="Times New Roman" w:hAnsi="Times New Roman" w:cs="Times New Roman"/>
            <w:sz w:val="24"/>
            <w:szCs w:val="24"/>
          </w:rPr>
          <w:delText>43.7</w:delText>
        </w:r>
      </w:del>
      <w:r w:rsidRPr="00BC581F">
        <w:rPr>
          <w:rFonts w:ascii="Times New Roman" w:hAnsi="Times New Roman" w:cs="Times New Roman"/>
          <w:sz w:val="24"/>
          <w:szCs w:val="24"/>
        </w:rPr>
        <w:t xml:space="preserve"> million confirmed cases and</w:t>
      </w:r>
      <w:r w:rsidR="00C04AFC" w:rsidRPr="00BC581F">
        <w:rPr>
          <w:rFonts w:ascii="Times New Roman" w:hAnsi="Times New Roman" w:cs="Times New Roman"/>
          <w:sz w:val="24"/>
          <w:szCs w:val="24"/>
        </w:rPr>
        <w:t xml:space="preserve"> </w:t>
      </w:r>
      <w:ins w:id="4" w:author="DELL" w:date="2022-05-01T23:46:00Z">
        <w:r w:rsidR="000C6B61">
          <w:rPr>
            <w:rFonts w:ascii="Times New Roman" w:hAnsi="Times New Roman" w:cs="Times New Roman"/>
            <w:sz w:val="24"/>
            <w:szCs w:val="24"/>
          </w:rPr>
          <w:t>6.23</w:t>
        </w:r>
      </w:ins>
      <w:del w:id="5" w:author="DELL" w:date="2022-05-01T23:46:00Z">
        <w:r w:rsidRPr="00BC581F" w:rsidDel="000C6B61">
          <w:rPr>
            <w:rFonts w:ascii="Times New Roman" w:hAnsi="Times New Roman" w:cs="Times New Roman"/>
            <w:sz w:val="24"/>
            <w:szCs w:val="24"/>
          </w:rPr>
          <w:delText>1.17</w:delText>
        </w:r>
      </w:del>
      <w:r w:rsidRPr="00BC581F">
        <w:rPr>
          <w:rFonts w:ascii="Times New Roman" w:hAnsi="Times New Roman" w:cs="Times New Roman"/>
          <w:sz w:val="24"/>
          <w:szCs w:val="24"/>
        </w:rPr>
        <w:t xml:space="preserve"> million deaths in 218 countries as </w:t>
      </w:r>
      <w:r w:rsidR="0030785D" w:rsidRPr="00BC581F">
        <w:rPr>
          <w:rFonts w:ascii="Times New Roman" w:hAnsi="Times New Roman" w:cs="Times New Roman"/>
          <w:sz w:val="24"/>
          <w:szCs w:val="24"/>
        </w:rPr>
        <w:t>of April</w:t>
      </w:r>
      <w:r w:rsidRPr="00BC581F">
        <w:rPr>
          <w:rFonts w:ascii="Times New Roman" w:hAnsi="Times New Roman" w:cs="Times New Roman"/>
          <w:sz w:val="24"/>
          <w:szCs w:val="24"/>
        </w:rPr>
        <w:t xml:space="preserve"> </w:t>
      </w:r>
      <w:del w:id="6" w:author="DELL" w:date="2022-05-01T12:57:00Z">
        <w:r w:rsidRPr="00BC581F" w:rsidDel="0030785D">
          <w:rPr>
            <w:rFonts w:ascii="Times New Roman" w:hAnsi="Times New Roman" w:cs="Times New Roman"/>
            <w:sz w:val="24"/>
            <w:szCs w:val="24"/>
          </w:rPr>
          <w:delText>1</w:delText>
        </w:r>
      </w:del>
      <w:ins w:id="7" w:author="DELL" w:date="2022-05-01T12:57:00Z">
        <w:r w:rsidR="0030785D">
          <w:rPr>
            <w:rFonts w:ascii="Times New Roman" w:hAnsi="Times New Roman" w:cs="Times New Roman"/>
            <w:sz w:val="24"/>
            <w:szCs w:val="24"/>
          </w:rPr>
          <w:t>30</w:t>
        </w:r>
      </w:ins>
      <w:del w:id="8" w:author="DELL" w:date="2022-05-01T12:57:00Z">
        <w:r w:rsidRPr="00BC581F" w:rsidDel="0030785D">
          <w:rPr>
            <w:rFonts w:ascii="Times New Roman" w:hAnsi="Times New Roman" w:cs="Times New Roman"/>
            <w:sz w:val="24"/>
            <w:szCs w:val="24"/>
          </w:rPr>
          <w:delText>5</w:delText>
        </w:r>
      </w:del>
      <w:r w:rsidRPr="00BC581F">
        <w:rPr>
          <w:rFonts w:ascii="Times New Roman" w:hAnsi="Times New Roman" w:cs="Times New Roman"/>
          <w:sz w:val="24"/>
          <w:szCs w:val="24"/>
        </w:rPr>
        <w:t>, 2022</w:t>
      </w:r>
      <w:r w:rsidR="00CE16D9" w:rsidRPr="00BC581F">
        <w:rPr>
          <w:rFonts w:ascii="Times New Roman" w:hAnsi="Times New Roman" w:cs="Times New Roman"/>
          <w:color w:val="000000" w:themeColor="text1"/>
          <w:sz w:val="24"/>
          <w:szCs w:val="24"/>
        </w:rPr>
        <w:t xml:space="preserve">. To control the rapid spreading of SARS-CoV-2, it is crucial to </w:t>
      </w:r>
      <w:r w:rsidR="00C04AFC" w:rsidRPr="00BC581F">
        <w:rPr>
          <w:rFonts w:ascii="Times New Roman" w:hAnsi="Times New Roman" w:cs="Times New Roman"/>
          <w:color w:val="000000" w:themeColor="text1"/>
          <w:sz w:val="24"/>
          <w:szCs w:val="24"/>
        </w:rPr>
        <w:t>determine</w:t>
      </w:r>
      <w:r w:rsidR="00CE16D9" w:rsidRPr="00BC581F">
        <w:rPr>
          <w:rFonts w:ascii="Times New Roman" w:hAnsi="Times New Roman" w:cs="Times New Roman"/>
          <w:color w:val="000000" w:themeColor="text1"/>
          <w:sz w:val="24"/>
          <w:szCs w:val="24"/>
        </w:rPr>
        <w:t xml:space="preserve"> the potential determinants such as meteorological factors</w:t>
      </w:r>
      <w:r w:rsidR="00C04AFC" w:rsidRPr="00BC581F">
        <w:rPr>
          <w:rFonts w:ascii="Times New Roman" w:hAnsi="Times New Roman" w:cs="Times New Roman"/>
          <w:color w:val="000000" w:themeColor="text1"/>
          <w:sz w:val="24"/>
          <w:szCs w:val="24"/>
        </w:rPr>
        <w:t xml:space="preserve"> and their role. </w:t>
      </w:r>
      <w:ins w:id="9" w:author="DELL" w:date="2022-05-01T23:59:00Z">
        <w:r w:rsidR="008F50E0" w:rsidRPr="008F50E0">
          <w:rPr>
            <w:rFonts w:ascii="Times New Roman" w:hAnsi="Times New Roman" w:cs="Times New Roman"/>
            <w:color w:val="000000" w:themeColor="text1"/>
            <w:sz w:val="24"/>
            <w:szCs w:val="24"/>
          </w:rPr>
          <w:t>The goal of this study was to look at how COVID-19 cases and deaths changed over time in Bangladesh</w:t>
        </w:r>
      </w:ins>
      <w:ins w:id="10" w:author="DELL" w:date="2022-05-02T00:00:00Z">
        <w:r w:rsidR="008F50E0">
          <w:rPr>
            <w:rFonts w:ascii="Times New Roman" w:hAnsi="Times New Roman" w:cs="Times New Roman"/>
            <w:color w:val="000000" w:themeColor="text1"/>
            <w:sz w:val="24"/>
            <w:szCs w:val="24"/>
          </w:rPr>
          <w:t xml:space="preserve"> using </w:t>
        </w:r>
      </w:ins>
      <w:moveToRangeStart w:id="11" w:author="DELL" w:date="2022-05-02T00:00:00Z" w:name="move102342022"/>
      <w:moveTo w:id="12" w:author="DELL" w:date="2022-05-02T00:00:00Z">
        <w:r w:rsidR="008F50E0" w:rsidRPr="00BC581F">
          <w:rPr>
            <w:rFonts w:ascii="Times New Roman" w:hAnsi="Times New Roman" w:cs="Times New Roman"/>
            <w:sz w:val="24"/>
            <w:szCs w:val="24"/>
          </w:rPr>
          <w:t xml:space="preserve">Simple Exponential Smoothing (SES), Auto-Regressive Integrated Moving Average (ARIMA), </w:t>
        </w:r>
      </w:moveTo>
      <w:ins w:id="13" w:author="DELL" w:date="2022-05-02T00:37:00Z">
        <w:r w:rsidR="002C12F5" w:rsidRPr="00BC581F">
          <w:rPr>
            <w:rFonts w:ascii="Times New Roman" w:hAnsi="Times New Roman" w:cs="Times New Roman"/>
            <w:sz w:val="24"/>
            <w:szCs w:val="24"/>
          </w:rPr>
          <w:t>Auto-Regressive Integrated Moving Average</w:t>
        </w:r>
        <w:r w:rsidR="002C12F5">
          <w:rPr>
            <w:rFonts w:ascii="Times New Roman" w:hAnsi="Times New Roman" w:cs="Times New Roman"/>
            <w:sz w:val="24"/>
            <w:szCs w:val="24"/>
          </w:rPr>
          <w:t xml:space="preserve"> with explanatory variables (</w:t>
        </w:r>
      </w:ins>
      <w:ins w:id="14" w:author="DELL" w:date="2022-05-02T00:38:00Z">
        <w:r w:rsidR="002C12F5">
          <w:rPr>
            <w:rFonts w:ascii="Times New Roman" w:hAnsi="Times New Roman" w:cs="Times New Roman"/>
            <w:sz w:val="24"/>
            <w:szCs w:val="24"/>
          </w:rPr>
          <w:t xml:space="preserve">ARIMAX) </w:t>
        </w:r>
      </w:ins>
      <w:moveTo w:id="15" w:author="DELL" w:date="2022-05-02T00:00:00Z">
        <w:r w:rsidR="008F50E0" w:rsidRPr="00BC581F">
          <w:rPr>
            <w:rFonts w:ascii="Times New Roman" w:hAnsi="Times New Roman" w:cs="Times New Roman"/>
            <w:sz w:val="24"/>
            <w:szCs w:val="24"/>
          </w:rPr>
          <w:t>and Automatic forecasting time-series model (Prophet) model</w:t>
        </w:r>
        <w:del w:id="16" w:author="DELL" w:date="2022-05-02T00:38:00Z">
          <w:r w:rsidR="008F50E0" w:rsidRPr="00BC581F" w:rsidDel="002C12F5">
            <w:rPr>
              <w:rFonts w:ascii="Times New Roman" w:hAnsi="Times New Roman" w:cs="Times New Roman"/>
              <w:sz w:val="24"/>
              <w:szCs w:val="24"/>
            </w:rPr>
            <w:delText>.</w:delText>
          </w:r>
        </w:del>
      </w:moveTo>
      <w:moveToRangeEnd w:id="11"/>
      <w:ins w:id="17" w:author="DELL" w:date="2022-05-01T23:59:00Z">
        <w:r w:rsidR="008F50E0" w:rsidRPr="008F50E0">
          <w:rPr>
            <w:rFonts w:ascii="Times New Roman" w:hAnsi="Times New Roman" w:cs="Times New Roman"/>
            <w:color w:val="000000" w:themeColor="text1"/>
            <w:sz w:val="24"/>
            <w:szCs w:val="24"/>
          </w:rPr>
          <w:t xml:space="preserve">, and to find </w:t>
        </w:r>
      </w:ins>
      <w:ins w:id="18" w:author="DELL" w:date="2022-05-06T23:34:00Z">
        <w:r w:rsidR="00AA6A99">
          <w:rPr>
            <w:rFonts w:ascii="Times New Roman" w:hAnsi="Times New Roman" w:cs="Times New Roman"/>
            <w:color w:val="000000" w:themeColor="text1"/>
            <w:sz w:val="24"/>
            <w:szCs w:val="24"/>
          </w:rPr>
          <w:t xml:space="preserve">meteorological </w:t>
        </w:r>
      </w:ins>
      <w:ins w:id="19" w:author="DELL" w:date="2022-05-01T23:59:00Z">
        <w:r w:rsidR="008F50E0" w:rsidRPr="008F50E0">
          <w:rPr>
            <w:rFonts w:ascii="Times New Roman" w:hAnsi="Times New Roman" w:cs="Times New Roman"/>
            <w:color w:val="000000" w:themeColor="text1"/>
            <w:sz w:val="24"/>
            <w:szCs w:val="24"/>
          </w:rPr>
          <w:t xml:space="preserve">characteristics </w:t>
        </w:r>
        <w:r w:rsidR="00AA6A99">
          <w:rPr>
            <w:rFonts w:ascii="Times New Roman" w:hAnsi="Times New Roman" w:cs="Times New Roman"/>
            <w:color w:val="000000" w:themeColor="text1"/>
            <w:sz w:val="24"/>
            <w:szCs w:val="24"/>
          </w:rPr>
          <w:t>that could</w:t>
        </w:r>
      </w:ins>
      <w:ins w:id="20" w:author="DELL" w:date="2022-05-06T23:34:00Z">
        <w:r w:rsidR="00AA6A99">
          <w:rPr>
            <w:rFonts w:ascii="Times New Roman" w:hAnsi="Times New Roman" w:cs="Times New Roman"/>
            <w:color w:val="000000" w:themeColor="text1"/>
            <w:sz w:val="24"/>
            <w:szCs w:val="24"/>
          </w:rPr>
          <w:t xml:space="preserve"> be</w:t>
        </w:r>
      </w:ins>
      <w:ins w:id="21" w:author="DELL" w:date="2022-05-01T23:59:00Z">
        <w:r w:rsidR="00AA6A99">
          <w:rPr>
            <w:rFonts w:ascii="Times New Roman" w:hAnsi="Times New Roman" w:cs="Times New Roman"/>
            <w:color w:val="000000" w:themeColor="text1"/>
            <w:sz w:val="24"/>
            <w:szCs w:val="24"/>
          </w:rPr>
          <w:t xml:space="preserve"> impact</w:t>
        </w:r>
        <w:r w:rsidR="008F50E0" w:rsidRPr="008F50E0">
          <w:rPr>
            <w:rFonts w:ascii="Times New Roman" w:hAnsi="Times New Roman" w:cs="Times New Roman"/>
            <w:color w:val="000000" w:themeColor="text1"/>
            <w:sz w:val="24"/>
            <w:szCs w:val="24"/>
          </w:rPr>
          <w:t xml:space="preserve"> </w:t>
        </w:r>
      </w:ins>
      <w:ins w:id="22" w:author="DELL" w:date="2022-05-06T23:34:00Z">
        <w:r w:rsidR="00AA6A99">
          <w:rPr>
            <w:rFonts w:ascii="Times New Roman" w:hAnsi="Times New Roman" w:cs="Times New Roman"/>
            <w:color w:val="000000" w:themeColor="text1"/>
            <w:sz w:val="24"/>
            <w:szCs w:val="24"/>
          </w:rPr>
          <w:t xml:space="preserve">on </w:t>
        </w:r>
      </w:ins>
      <w:ins w:id="23" w:author="DELL" w:date="2022-05-01T23:59:00Z">
        <w:r w:rsidR="008F50E0" w:rsidRPr="008F50E0">
          <w:rPr>
            <w:rFonts w:ascii="Times New Roman" w:hAnsi="Times New Roman" w:cs="Times New Roman"/>
            <w:color w:val="000000" w:themeColor="text1"/>
            <w:sz w:val="24"/>
            <w:szCs w:val="24"/>
          </w:rPr>
          <w:t>these disparities</w:t>
        </w:r>
      </w:ins>
      <w:ins w:id="24" w:author="DELL" w:date="2022-05-06T23:35:00Z">
        <w:r w:rsidR="00AA6A99">
          <w:rPr>
            <w:rFonts w:ascii="Times New Roman" w:hAnsi="Times New Roman" w:cs="Times New Roman"/>
            <w:color w:val="000000" w:themeColor="text1"/>
            <w:sz w:val="24"/>
            <w:szCs w:val="24"/>
          </w:rPr>
          <w:t xml:space="preserve"> from the beginning of the pandemic in Bangladesh</w:t>
        </w:r>
      </w:ins>
      <w:ins w:id="25" w:author="DELL" w:date="2022-05-01T23:59:00Z">
        <w:r w:rsidR="008F50E0" w:rsidRPr="008F50E0">
          <w:rPr>
            <w:rFonts w:ascii="Times New Roman" w:hAnsi="Times New Roman" w:cs="Times New Roman"/>
            <w:color w:val="000000" w:themeColor="text1"/>
            <w:sz w:val="24"/>
            <w:szCs w:val="24"/>
          </w:rPr>
          <w:t>.</w:t>
        </w:r>
      </w:ins>
      <w:del w:id="26" w:author="DELL" w:date="2022-05-01T23:59:00Z">
        <w:r w:rsidR="00CE16D9" w:rsidRPr="00BC581F" w:rsidDel="008F50E0">
          <w:rPr>
            <w:rFonts w:ascii="Times New Roman" w:hAnsi="Times New Roman" w:cs="Times New Roman"/>
            <w:color w:val="000000" w:themeColor="text1"/>
            <w:sz w:val="24"/>
            <w:szCs w:val="24"/>
          </w:rPr>
          <w:delText>The</w:delText>
        </w:r>
        <w:r w:rsidR="00D60964" w:rsidRPr="00BC581F" w:rsidDel="008F50E0">
          <w:rPr>
            <w:rFonts w:ascii="Times New Roman" w:hAnsi="Times New Roman" w:cs="Times New Roman"/>
            <w:color w:val="000000" w:themeColor="text1"/>
            <w:sz w:val="24"/>
            <w:szCs w:val="24"/>
          </w:rPr>
          <w:delText xml:space="preserve"> </w:delText>
        </w:r>
        <w:r w:rsidR="00CE16D9" w:rsidRPr="00BC581F" w:rsidDel="008F50E0">
          <w:rPr>
            <w:rFonts w:ascii="Times New Roman" w:hAnsi="Times New Roman" w:cs="Times New Roman"/>
            <w:color w:val="000000" w:themeColor="text1"/>
            <w:sz w:val="24"/>
            <w:szCs w:val="24"/>
          </w:rPr>
          <w:delText xml:space="preserve">study aims to investigate the association of COVID-19 </w:delText>
        </w:r>
      </w:del>
      <w:del w:id="27" w:author="DELL" w:date="2022-05-01T23:48:00Z">
        <w:r w:rsidR="00FB02A1" w:rsidRPr="00BC581F" w:rsidDel="000C6B61">
          <w:rPr>
            <w:rFonts w:ascii="Times New Roman" w:hAnsi="Times New Roman" w:cs="Times New Roman"/>
            <w:color w:val="000000" w:themeColor="text1"/>
            <w:sz w:val="24"/>
            <w:szCs w:val="24"/>
          </w:rPr>
          <w:delText>r</w:delText>
        </w:r>
        <w:r w:rsidR="00CE16D9" w:rsidRPr="00BC581F" w:rsidDel="000C6B61">
          <w:rPr>
            <w:rFonts w:ascii="Times New Roman" w:hAnsi="Times New Roman" w:cs="Times New Roman"/>
            <w:color w:val="000000" w:themeColor="text1"/>
            <w:sz w:val="24"/>
            <w:szCs w:val="24"/>
          </w:rPr>
          <w:delText>CFR</w:delText>
        </w:r>
        <w:r w:rsidR="00C04AFC" w:rsidRPr="00BC581F" w:rsidDel="000C6B61">
          <w:rPr>
            <w:rFonts w:ascii="Times New Roman" w:hAnsi="Times New Roman" w:cs="Times New Roman"/>
            <w:color w:val="000000" w:themeColor="text1"/>
            <w:sz w:val="24"/>
            <w:szCs w:val="24"/>
          </w:rPr>
          <w:delText xml:space="preserve"> (Case Fatality Rate)</w:delText>
        </w:r>
      </w:del>
      <w:del w:id="28" w:author="DELL" w:date="2022-05-01T23:59:00Z">
        <w:r w:rsidR="00C04AFC" w:rsidRPr="00BC581F" w:rsidDel="008F50E0">
          <w:rPr>
            <w:rFonts w:ascii="Times New Roman" w:hAnsi="Times New Roman" w:cs="Times New Roman"/>
            <w:color w:val="000000" w:themeColor="text1"/>
            <w:sz w:val="24"/>
            <w:szCs w:val="24"/>
          </w:rPr>
          <w:delText xml:space="preserve"> with</w:delText>
        </w:r>
        <w:r w:rsidR="00CE16D9" w:rsidRPr="00BC581F" w:rsidDel="008F50E0">
          <w:rPr>
            <w:rFonts w:ascii="Times New Roman" w:hAnsi="Times New Roman" w:cs="Times New Roman"/>
            <w:color w:val="000000" w:themeColor="text1"/>
            <w:sz w:val="24"/>
            <w:szCs w:val="24"/>
          </w:rPr>
          <w:delText xml:space="preserve"> meteorological parameters and to predict the</w:delText>
        </w:r>
        <w:r w:rsidR="00534EA6" w:rsidRPr="00BC581F" w:rsidDel="008F50E0">
          <w:rPr>
            <w:rFonts w:ascii="Times New Roman" w:hAnsi="Times New Roman" w:cs="Times New Roman"/>
            <w:color w:val="000000" w:themeColor="text1"/>
            <w:sz w:val="24"/>
            <w:szCs w:val="24"/>
          </w:rPr>
          <w:delText>ir</w:delText>
        </w:r>
        <w:r w:rsidR="00CE16D9" w:rsidRPr="00BC581F" w:rsidDel="008F50E0">
          <w:rPr>
            <w:rFonts w:ascii="Times New Roman" w:hAnsi="Times New Roman" w:cs="Times New Roman"/>
            <w:color w:val="000000" w:themeColor="text1"/>
            <w:sz w:val="24"/>
            <w:szCs w:val="24"/>
          </w:rPr>
          <w:delText xml:space="preserve"> role of in the transmission of COVID-19 </w:delText>
        </w:r>
        <w:r w:rsidR="00DC12CB" w:rsidRPr="00BC581F" w:rsidDel="008F50E0">
          <w:rPr>
            <w:rFonts w:ascii="Times New Roman" w:hAnsi="Times New Roman" w:cs="Times New Roman"/>
            <w:sz w:val="24"/>
            <w:szCs w:val="24"/>
          </w:rPr>
          <w:delText>using</w:delText>
        </w:r>
      </w:del>
      <w:r w:rsidR="00DC12CB" w:rsidRPr="00BC581F">
        <w:rPr>
          <w:rFonts w:ascii="Times New Roman" w:hAnsi="Times New Roman" w:cs="Times New Roman"/>
          <w:sz w:val="24"/>
          <w:szCs w:val="24"/>
        </w:rPr>
        <w:t xml:space="preserve"> </w:t>
      </w:r>
      <w:moveFromRangeStart w:id="29" w:author="DELL" w:date="2022-05-02T00:00:00Z" w:name="move102342022"/>
      <w:moveFrom w:id="30" w:author="DELL" w:date="2022-05-02T00:00:00Z">
        <w:r w:rsidR="00DC12CB" w:rsidRPr="00BC581F" w:rsidDel="008F50E0">
          <w:rPr>
            <w:rFonts w:ascii="Times New Roman" w:hAnsi="Times New Roman" w:cs="Times New Roman"/>
            <w:sz w:val="24"/>
            <w:szCs w:val="24"/>
          </w:rPr>
          <w:t xml:space="preserve">Simple Exponential Smoothing (SES), Auto-Regressive Integrated Moving Average (ARIMA), and Automatic forecasting time-series model (Prophet) model. </w:t>
        </w:r>
      </w:moveFrom>
      <w:moveFromRangeEnd w:id="29"/>
      <w:del w:id="31" w:author="DELL" w:date="2022-05-02T00:38:00Z">
        <w:r w:rsidR="00DC12CB" w:rsidRPr="00BC581F" w:rsidDel="002C12F5">
          <w:rPr>
            <w:rFonts w:ascii="Times New Roman" w:hAnsi="Times New Roman" w:cs="Times New Roman"/>
            <w:sz w:val="24"/>
            <w:szCs w:val="24"/>
          </w:rPr>
          <w:delText>The association between the rCFR and meteorological factors was investigated by beta regression models.</w:delText>
        </w:r>
        <w:r w:rsidR="0058378C" w:rsidRPr="00BC581F" w:rsidDel="002C12F5">
          <w:rPr>
            <w:rFonts w:ascii="Times New Roman" w:hAnsi="Times New Roman" w:cs="Times New Roman"/>
            <w:sz w:val="24"/>
            <w:szCs w:val="24"/>
          </w:rPr>
          <w:delText xml:space="preserve"> </w:delText>
        </w:r>
      </w:del>
      <w:r w:rsidR="000B47BA" w:rsidRPr="00BC581F">
        <w:rPr>
          <w:rFonts w:ascii="Times New Roman" w:hAnsi="Times New Roman" w:cs="Times New Roman"/>
          <w:color w:val="000000" w:themeColor="text1"/>
          <w:sz w:val="24"/>
          <w:szCs w:val="24"/>
        </w:rPr>
        <w:t>T</w:t>
      </w:r>
      <w:r w:rsidR="00CE16D9" w:rsidRPr="00BC581F">
        <w:rPr>
          <w:rFonts w:ascii="Times New Roman" w:hAnsi="Times New Roman" w:cs="Times New Roman"/>
          <w:color w:val="000000" w:themeColor="text1"/>
          <w:sz w:val="24"/>
          <w:szCs w:val="24"/>
        </w:rPr>
        <w:t xml:space="preserve">he required </w:t>
      </w:r>
      <w:r w:rsidR="00534EA6" w:rsidRPr="00BC581F">
        <w:rPr>
          <w:rFonts w:ascii="Times New Roman" w:hAnsi="Times New Roman" w:cs="Times New Roman"/>
          <w:color w:val="000000" w:themeColor="text1"/>
          <w:sz w:val="24"/>
          <w:szCs w:val="24"/>
        </w:rPr>
        <w:t>data</w:t>
      </w:r>
      <w:r w:rsidR="00CE16D9" w:rsidRPr="00BC581F">
        <w:rPr>
          <w:rFonts w:ascii="Times New Roman" w:hAnsi="Times New Roman" w:cs="Times New Roman"/>
          <w:color w:val="000000" w:themeColor="text1"/>
          <w:sz w:val="24"/>
          <w:szCs w:val="24"/>
        </w:rPr>
        <w:t xml:space="preserve"> </w:t>
      </w:r>
      <w:r w:rsidR="00D60964" w:rsidRPr="00BC581F">
        <w:rPr>
          <w:rFonts w:ascii="Times New Roman" w:hAnsi="Times New Roman" w:cs="Times New Roman"/>
          <w:color w:val="000000" w:themeColor="text1"/>
          <w:sz w:val="24"/>
          <w:szCs w:val="24"/>
        </w:rPr>
        <w:t>was</w:t>
      </w:r>
      <w:r w:rsidR="000B47BA" w:rsidRPr="00BC581F">
        <w:rPr>
          <w:rFonts w:ascii="Times New Roman" w:hAnsi="Times New Roman" w:cs="Times New Roman"/>
          <w:color w:val="000000" w:themeColor="text1"/>
          <w:sz w:val="24"/>
          <w:szCs w:val="24"/>
        </w:rPr>
        <w:t xml:space="preserve"> collected </w:t>
      </w:r>
      <w:del w:id="32" w:author="DELL" w:date="2022-05-02T00:38:00Z">
        <w:r w:rsidR="00CE16D9" w:rsidRPr="00BC581F" w:rsidDel="002C12F5">
          <w:rPr>
            <w:rFonts w:ascii="Times New Roman" w:hAnsi="Times New Roman" w:cs="Times New Roman"/>
            <w:color w:val="000000" w:themeColor="text1"/>
            <w:sz w:val="24"/>
            <w:szCs w:val="24"/>
          </w:rPr>
          <w:delText xml:space="preserve">for eight administrative division </w:delText>
        </w:r>
      </w:del>
      <w:ins w:id="33" w:author="DELL" w:date="2022-05-02T00:39:00Z">
        <w:r w:rsidR="002C12F5">
          <w:rPr>
            <w:rFonts w:ascii="Times New Roman" w:hAnsi="Times New Roman" w:cs="Times New Roman"/>
            <w:color w:val="000000" w:themeColor="text1"/>
            <w:sz w:val="24"/>
            <w:szCs w:val="24"/>
          </w:rPr>
          <w:t>from</w:t>
        </w:r>
      </w:ins>
      <w:del w:id="34" w:author="DELL" w:date="2022-05-02T00:39:00Z">
        <w:r w:rsidR="00CE16D9" w:rsidRPr="00BC581F" w:rsidDel="002C12F5">
          <w:rPr>
            <w:rFonts w:ascii="Times New Roman" w:hAnsi="Times New Roman" w:cs="Times New Roman"/>
            <w:color w:val="000000" w:themeColor="text1"/>
            <w:sz w:val="24"/>
            <w:szCs w:val="24"/>
          </w:rPr>
          <w:delText>of</w:delText>
        </w:r>
      </w:del>
      <w:r w:rsidR="00CE16D9" w:rsidRPr="00BC581F">
        <w:rPr>
          <w:rFonts w:ascii="Times New Roman" w:hAnsi="Times New Roman" w:cs="Times New Roman"/>
          <w:color w:val="000000" w:themeColor="text1"/>
          <w:sz w:val="24"/>
          <w:szCs w:val="24"/>
        </w:rPr>
        <w:t xml:space="preserve"> Bangladesh </w:t>
      </w:r>
      <w:r w:rsidR="00D60964" w:rsidRPr="00BC581F">
        <w:rPr>
          <w:rFonts w:ascii="Times New Roman" w:hAnsi="Times New Roman" w:cs="Times New Roman"/>
          <w:color w:val="000000" w:themeColor="text1"/>
          <w:sz w:val="24"/>
          <w:szCs w:val="24"/>
        </w:rPr>
        <w:t xml:space="preserve">from </w:t>
      </w:r>
      <w:ins w:id="35" w:author="DELL" w:date="2022-05-02T00:39:00Z">
        <w:r w:rsidR="002C12F5">
          <w:rPr>
            <w:rFonts w:ascii="Times New Roman" w:hAnsi="Times New Roman" w:cs="Times New Roman"/>
            <w:sz w:val="24"/>
            <w:szCs w:val="24"/>
          </w:rPr>
          <w:t>March</w:t>
        </w:r>
      </w:ins>
      <w:del w:id="36" w:author="DELL" w:date="2022-05-02T00:39:00Z">
        <w:r w:rsidR="00CE16D9" w:rsidRPr="00BC581F" w:rsidDel="002C12F5">
          <w:rPr>
            <w:rFonts w:ascii="Times New Roman" w:hAnsi="Times New Roman" w:cs="Times New Roman"/>
            <w:sz w:val="24"/>
            <w:szCs w:val="24"/>
          </w:rPr>
          <w:delText>January</w:delText>
        </w:r>
      </w:del>
      <w:r w:rsidR="00CE16D9" w:rsidRPr="00BC581F">
        <w:rPr>
          <w:rFonts w:ascii="Times New Roman" w:hAnsi="Times New Roman" w:cs="Times New Roman"/>
          <w:sz w:val="24"/>
          <w:szCs w:val="24"/>
        </w:rPr>
        <w:t xml:space="preserve"> </w:t>
      </w:r>
      <w:ins w:id="37" w:author="DELL" w:date="2022-05-02T00:39:00Z">
        <w:r w:rsidR="002C12F5">
          <w:rPr>
            <w:rFonts w:ascii="Times New Roman" w:hAnsi="Times New Roman" w:cs="Times New Roman"/>
            <w:sz w:val="24"/>
            <w:szCs w:val="24"/>
          </w:rPr>
          <w:t>8</w:t>
        </w:r>
      </w:ins>
      <w:del w:id="38" w:author="DELL" w:date="2022-05-02T00:39:00Z">
        <w:r w:rsidR="00CE16D9" w:rsidRPr="00BC581F" w:rsidDel="002C12F5">
          <w:rPr>
            <w:rFonts w:ascii="Times New Roman" w:hAnsi="Times New Roman" w:cs="Times New Roman"/>
            <w:sz w:val="24"/>
            <w:szCs w:val="24"/>
          </w:rPr>
          <w:delText>25</w:delText>
        </w:r>
      </w:del>
      <w:r w:rsidR="00CE16D9" w:rsidRPr="00BC581F">
        <w:rPr>
          <w:rFonts w:ascii="Times New Roman" w:hAnsi="Times New Roman" w:cs="Times New Roman"/>
          <w:sz w:val="24"/>
          <w:szCs w:val="24"/>
        </w:rPr>
        <w:t>, 202</w:t>
      </w:r>
      <w:ins w:id="39" w:author="DELL" w:date="2022-05-02T00:39:00Z">
        <w:r w:rsidR="00757073">
          <w:rPr>
            <w:rFonts w:ascii="Times New Roman" w:hAnsi="Times New Roman" w:cs="Times New Roman"/>
            <w:sz w:val="24"/>
            <w:szCs w:val="24"/>
          </w:rPr>
          <w:t xml:space="preserve">0 for </w:t>
        </w:r>
      </w:ins>
      <w:ins w:id="40" w:author="DELL" w:date="2022-05-06T23:35:00Z">
        <w:r w:rsidR="00757073">
          <w:rPr>
            <w:rFonts w:ascii="Times New Roman" w:hAnsi="Times New Roman" w:cs="Times New Roman"/>
            <w:sz w:val="24"/>
            <w:szCs w:val="24"/>
          </w:rPr>
          <w:t xml:space="preserve">COVID-19 cases and </w:t>
        </w:r>
      </w:ins>
      <w:ins w:id="41" w:author="DELL" w:date="2022-05-07T00:21:00Z">
        <w:r w:rsidR="00B84D90">
          <w:rPr>
            <w:rFonts w:ascii="Times New Roman" w:hAnsi="Times New Roman" w:cs="Times New Roman"/>
            <w:sz w:val="24"/>
            <w:szCs w:val="24"/>
          </w:rPr>
          <w:t xml:space="preserve">March 17, 2020 for deaths </w:t>
        </w:r>
      </w:ins>
      <w:del w:id="42" w:author="DELL" w:date="2022-05-02T00:39:00Z">
        <w:r w:rsidR="00CE16D9" w:rsidRPr="00BC581F" w:rsidDel="002C12F5">
          <w:rPr>
            <w:rFonts w:ascii="Times New Roman" w:hAnsi="Times New Roman" w:cs="Times New Roman"/>
            <w:sz w:val="24"/>
            <w:szCs w:val="24"/>
          </w:rPr>
          <w:delText>1</w:delText>
        </w:r>
      </w:del>
      <w:del w:id="43" w:author="DELL" w:date="2022-05-06T23:35:00Z">
        <w:r w:rsidR="00CE16D9" w:rsidRPr="00BC581F" w:rsidDel="00757073">
          <w:rPr>
            <w:rFonts w:ascii="Times New Roman" w:hAnsi="Times New Roman" w:cs="Times New Roman"/>
            <w:sz w:val="24"/>
            <w:szCs w:val="24"/>
          </w:rPr>
          <w:delText xml:space="preserve"> </w:delText>
        </w:r>
      </w:del>
      <w:r w:rsidR="00CE16D9" w:rsidRPr="00BC581F">
        <w:rPr>
          <w:rFonts w:ascii="Times New Roman" w:hAnsi="Times New Roman" w:cs="Times New Roman"/>
          <w:sz w:val="24"/>
          <w:szCs w:val="24"/>
        </w:rPr>
        <w:t xml:space="preserve">to </w:t>
      </w:r>
      <w:ins w:id="44" w:author="DELL" w:date="2022-05-02T00:39:00Z">
        <w:r w:rsidR="002C12F5">
          <w:rPr>
            <w:rFonts w:ascii="Times New Roman" w:hAnsi="Times New Roman" w:cs="Times New Roman"/>
            <w:sz w:val="24"/>
            <w:szCs w:val="24"/>
          </w:rPr>
          <w:t>April</w:t>
        </w:r>
      </w:ins>
      <w:del w:id="45" w:author="DELL" w:date="2022-05-02T00:39:00Z">
        <w:r w:rsidR="00CE16D9" w:rsidRPr="00BC581F" w:rsidDel="002C12F5">
          <w:rPr>
            <w:rFonts w:ascii="Times New Roman" w:hAnsi="Times New Roman" w:cs="Times New Roman"/>
            <w:sz w:val="24"/>
            <w:szCs w:val="24"/>
          </w:rPr>
          <w:delText>January</w:delText>
        </w:r>
      </w:del>
      <w:r w:rsidR="00CE16D9" w:rsidRPr="00BC581F">
        <w:rPr>
          <w:rFonts w:ascii="Times New Roman" w:hAnsi="Times New Roman" w:cs="Times New Roman"/>
          <w:sz w:val="24"/>
          <w:szCs w:val="24"/>
        </w:rPr>
        <w:t xml:space="preserve"> </w:t>
      </w:r>
      <w:ins w:id="46" w:author="DELL" w:date="2022-05-02T00:39:00Z">
        <w:r w:rsidR="002C12F5">
          <w:rPr>
            <w:rFonts w:ascii="Times New Roman" w:hAnsi="Times New Roman" w:cs="Times New Roman"/>
            <w:sz w:val="24"/>
            <w:szCs w:val="24"/>
          </w:rPr>
          <w:t>30</w:t>
        </w:r>
      </w:ins>
      <w:del w:id="47" w:author="DELL" w:date="2022-05-02T00:39:00Z">
        <w:r w:rsidR="00CE16D9" w:rsidRPr="00BC581F" w:rsidDel="002C12F5">
          <w:rPr>
            <w:rFonts w:ascii="Times New Roman" w:hAnsi="Times New Roman" w:cs="Times New Roman"/>
            <w:sz w:val="24"/>
            <w:szCs w:val="24"/>
          </w:rPr>
          <w:delText>25</w:delText>
        </w:r>
      </w:del>
      <w:r w:rsidR="00CE16D9" w:rsidRPr="00BC581F">
        <w:rPr>
          <w:rFonts w:ascii="Times New Roman" w:hAnsi="Times New Roman" w:cs="Times New Roman"/>
          <w:sz w:val="24"/>
          <w:szCs w:val="24"/>
        </w:rPr>
        <w:t>, 2022</w:t>
      </w:r>
      <w:r w:rsidR="00534EA6" w:rsidRPr="00BC581F">
        <w:rPr>
          <w:rFonts w:ascii="Times New Roman" w:hAnsi="Times New Roman" w:cs="Times New Roman"/>
          <w:sz w:val="24"/>
          <w:szCs w:val="24"/>
        </w:rPr>
        <w:t xml:space="preserve"> from available online servers</w:t>
      </w:r>
      <w:r w:rsidR="00CE16D9" w:rsidRPr="00BC581F">
        <w:rPr>
          <w:rFonts w:ascii="Times New Roman" w:hAnsi="Times New Roman" w:cs="Times New Roman"/>
          <w:sz w:val="24"/>
          <w:szCs w:val="24"/>
        </w:rPr>
        <w:t xml:space="preserve">. </w:t>
      </w:r>
      <w:r w:rsidR="00CE16D9" w:rsidRPr="00BC581F">
        <w:rPr>
          <w:rFonts w:ascii="Times New Roman" w:hAnsi="Times New Roman" w:cs="Times New Roman"/>
          <w:color w:val="000000" w:themeColor="text1"/>
          <w:sz w:val="24"/>
          <w:szCs w:val="24"/>
        </w:rPr>
        <w:t xml:space="preserve">The COVID-19 cases and death related </w:t>
      </w:r>
      <w:r w:rsidR="000B47BA" w:rsidRPr="00BC581F">
        <w:rPr>
          <w:rFonts w:ascii="Times New Roman" w:hAnsi="Times New Roman" w:cs="Times New Roman"/>
          <w:color w:val="000000" w:themeColor="text1"/>
          <w:sz w:val="24"/>
          <w:szCs w:val="24"/>
        </w:rPr>
        <w:t>data</w:t>
      </w:r>
      <w:r w:rsidR="00CE16D9" w:rsidRPr="00BC581F">
        <w:rPr>
          <w:rFonts w:ascii="Times New Roman" w:hAnsi="Times New Roman" w:cs="Times New Roman"/>
          <w:color w:val="000000" w:themeColor="text1"/>
          <w:sz w:val="24"/>
          <w:szCs w:val="24"/>
        </w:rPr>
        <w:t xml:space="preserve"> were collected </w:t>
      </w:r>
      <w:r w:rsidR="00CE16D9" w:rsidRPr="00BC581F">
        <w:rPr>
          <w:rFonts w:ascii="Times New Roman" w:hAnsi="Times New Roman" w:cs="Times New Roman"/>
          <w:sz w:val="24"/>
          <w:szCs w:val="24"/>
        </w:rPr>
        <w:t>from the WHO daily COVID-19 situation reports.</w:t>
      </w:r>
      <w:r w:rsidR="00D60964" w:rsidRPr="00BC581F">
        <w:rPr>
          <w:rFonts w:ascii="Times New Roman" w:hAnsi="Times New Roman" w:cs="Times New Roman"/>
          <w:sz w:val="24"/>
          <w:szCs w:val="24"/>
        </w:rPr>
        <w:t xml:space="preserve"> </w:t>
      </w:r>
      <w:r w:rsidR="00CE16D9" w:rsidRPr="00BC581F">
        <w:rPr>
          <w:rFonts w:ascii="Times New Roman" w:hAnsi="Times New Roman" w:cs="Times New Roman"/>
          <w:color w:val="000000" w:themeColor="text1"/>
          <w:sz w:val="24"/>
          <w:szCs w:val="24"/>
        </w:rPr>
        <w:t>The meteorological data</w:t>
      </w:r>
      <w:ins w:id="48" w:author="DELL" w:date="2022-05-07T00:23:00Z">
        <w:r w:rsidR="00B84D90">
          <w:rPr>
            <w:rFonts w:ascii="Times New Roman" w:hAnsi="Times New Roman" w:cs="Times New Roman"/>
            <w:color w:val="000000" w:themeColor="text1"/>
            <w:sz w:val="24"/>
            <w:szCs w:val="24"/>
          </w:rPr>
          <w:t xml:space="preserve"> (r</w:t>
        </w:r>
        <w:r w:rsidR="00B84D90" w:rsidRPr="00B84D90">
          <w:rPr>
            <w:rFonts w:ascii="Times New Roman" w:hAnsi="Times New Roman" w:cs="Times New Roman"/>
            <w:color w:val="000000" w:themeColor="text1"/>
            <w:sz w:val="24"/>
            <w:szCs w:val="24"/>
          </w:rPr>
          <w:t>ainfall (mm), relative h</w:t>
        </w:r>
        <w:r w:rsidR="00B84D90">
          <w:rPr>
            <w:rFonts w:ascii="Times New Roman" w:hAnsi="Times New Roman" w:cs="Times New Roman"/>
            <w:color w:val="000000" w:themeColor="text1"/>
            <w:sz w:val="24"/>
            <w:szCs w:val="24"/>
          </w:rPr>
          <w:t>umidity (%), average</w:t>
        </w:r>
        <w:r w:rsidR="00B84D90" w:rsidRPr="00B84D90">
          <w:rPr>
            <w:rFonts w:ascii="Times New Roman" w:hAnsi="Times New Roman" w:cs="Times New Roman"/>
            <w:color w:val="000000" w:themeColor="text1"/>
            <w:sz w:val="24"/>
            <w:szCs w:val="24"/>
          </w:rPr>
          <w:t xml:space="preserve"> temperature (°C), sur- face pressure (kPa), </w:t>
        </w:r>
      </w:ins>
      <w:ins w:id="49" w:author="DELL" w:date="2022-05-07T00:30:00Z">
        <w:r w:rsidR="00B25B55">
          <w:rPr>
            <w:rFonts w:ascii="Times New Roman" w:hAnsi="Times New Roman" w:cs="Times New Roman"/>
            <w:color w:val="000000" w:themeColor="text1"/>
            <w:sz w:val="24"/>
            <w:szCs w:val="24"/>
          </w:rPr>
          <w:t xml:space="preserve">dew point </w:t>
        </w:r>
      </w:ins>
      <w:ins w:id="50" w:author="DELL" w:date="2022-05-07T00:32:00Z">
        <w:r w:rsidR="00B25B55" w:rsidRPr="00B84D90">
          <w:rPr>
            <w:rFonts w:ascii="Times New Roman" w:hAnsi="Times New Roman" w:cs="Times New Roman"/>
            <w:color w:val="000000" w:themeColor="text1"/>
            <w:sz w:val="24"/>
            <w:szCs w:val="24"/>
          </w:rPr>
          <w:t>(°C)</w:t>
        </w:r>
        <w:r w:rsidR="00B25B55">
          <w:rPr>
            <w:rFonts w:ascii="Times New Roman" w:hAnsi="Times New Roman" w:cs="Times New Roman"/>
            <w:color w:val="000000" w:themeColor="text1"/>
            <w:sz w:val="24"/>
            <w:szCs w:val="24"/>
          </w:rPr>
          <w:t xml:space="preserve"> </w:t>
        </w:r>
      </w:ins>
      <w:ins w:id="51" w:author="DELL" w:date="2022-05-07T00:23:00Z">
        <w:r w:rsidR="00B25B55">
          <w:rPr>
            <w:rFonts w:ascii="Times New Roman" w:hAnsi="Times New Roman" w:cs="Times New Roman"/>
            <w:color w:val="000000" w:themeColor="text1"/>
            <w:sz w:val="24"/>
            <w:szCs w:val="24"/>
          </w:rPr>
          <w:t>and maximum wind speed (m/s)</w:t>
        </w:r>
      </w:ins>
      <w:ins w:id="52" w:author="DELL" w:date="2022-05-07T00:32:00Z">
        <w:r w:rsidR="00B25B55">
          <w:rPr>
            <w:rFonts w:ascii="Times New Roman" w:hAnsi="Times New Roman" w:cs="Times New Roman"/>
            <w:color w:val="000000" w:themeColor="text1"/>
            <w:sz w:val="24"/>
            <w:szCs w:val="24"/>
          </w:rPr>
          <w:t xml:space="preserve">) </w:t>
        </w:r>
      </w:ins>
      <w:del w:id="53" w:author="DELL" w:date="2022-05-07T00:32:00Z">
        <w:r w:rsidR="00DC12CB" w:rsidRPr="00BC581F" w:rsidDel="00B25B55">
          <w:rPr>
            <w:rFonts w:ascii="Times New Roman" w:hAnsi="Times New Roman" w:cs="Times New Roman"/>
            <w:color w:val="000000" w:themeColor="text1"/>
            <w:sz w:val="24"/>
            <w:szCs w:val="24"/>
          </w:rPr>
          <w:delText xml:space="preserve"> including</w:delText>
        </w:r>
        <w:r w:rsidR="0058378C" w:rsidRPr="00BC581F" w:rsidDel="00B25B55">
          <w:rPr>
            <w:rFonts w:ascii="Times New Roman" w:hAnsi="Times New Roman" w:cs="Times New Roman"/>
            <w:color w:val="000000" w:themeColor="text1"/>
            <w:sz w:val="24"/>
            <w:szCs w:val="24"/>
          </w:rPr>
          <w:delText xml:space="preserve"> </w:delText>
        </w:r>
        <w:r w:rsidR="0058378C" w:rsidRPr="00BC581F" w:rsidDel="00B25B55">
          <w:rPr>
            <w:rFonts w:ascii="Times New Roman" w:hAnsi="Times New Roman" w:cs="Times New Roman"/>
            <w:sz w:val="24"/>
            <w:szCs w:val="24"/>
          </w:rPr>
          <w:delText>daily records of rainfall, temperature, relative humidity, and wind speed data</w:delText>
        </w:r>
        <w:r w:rsidR="0058378C" w:rsidRPr="00BC581F" w:rsidDel="00B25B55">
          <w:rPr>
            <w:rFonts w:ascii="Times New Roman" w:hAnsi="Times New Roman" w:cs="Times New Roman"/>
            <w:color w:val="000000" w:themeColor="text1"/>
            <w:sz w:val="24"/>
            <w:szCs w:val="24"/>
          </w:rPr>
          <w:delText xml:space="preserve"> </w:delText>
        </w:r>
      </w:del>
      <w:r w:rsidR="0058378C" w:rsidRPr="00BC581F">
        <w:rPr>
          <w:rFonts w:ascii="Times New Roman" w:hAnsi="Times New Roman" w:cs="Times New Roman"/>
          <w:color w:val="000000" w:themeColor="text1"/>
          <w:sz w:val="24"/>
          <w:szCs w:val="24"/>
        </w:rPr>
        <w:t>were</w:t>
      </w:r>
      <w:r w:rsidR="00CE16D9" w:rsidRPr="00BC581F">
        <w:rPr>
          <w:rFonts w:ascii="Times New Roman" w:hAnsi="Times New Roman" w:cs="Times New Roman"/>
          <w:color w:val="000000" w:themeColor="text1"/>
          <w:sz w:val="24"/>
          <w:szCs w:val="24"/>
        </w:rPr>
        <w:t xml:space="preserve"> </w:t>
      </w:r>
      <w:r w:rsidR="00C04AFC" w:rsidRPr="00BC581F">
        <w:rPr>
          <w:rFonts w:ascii="Times New Roman" w:hAnsi="Times New Roman" w:cs="Times New Roman"/>
          <w:color w:val="000000" w:themeColor="text1"/>
          <w:sz w:val="24"/>
          <w:szCs w:val="24"/>
        </w:rPr>
        <w:t>used</w:t>
      </w:r>
      <w:r w:rsidR="00CE16D9" w:rsidRPr="00BC581F">
        <w:rPr>
          <w:rFonts w:ascii="Times New Roman" w:hAnsi="Times New Roman" w:cs="Times New Roman"/>
          <w:color w:val="000000" w:themeColor="text1"/>
          <w:sz w:val="24"/>
          <w:szCs w:val="24"/>
        </w:rPr>
        <w:t xml:space="preserve"> </w:t>
      </w:r>
      <w:r w:rsidR="00CE16D9" w:rsidRPr="00BC581F">
        <w:rPr>
          <w:rFonts w:ascii="Times New Roman" w:hAnsi="Times New Roman" w:cs="Times New Roman"/>
          <w:sz w:val="24"/>
          <w:szCs w:val="24"/>
        </w:rPr>
        <w:t>from NASA's Prediction of Worldwide Energy Resources webpage.</w:t>
      </w:r>
      <w:r w:rsidR="0058378C" w:rsidRPr="00BC581F">
        <w:rPr>
          <w:rFonts w:ascii="Times New Roman" w:hAnsi="Times New Roman" w:cs="Times New Roman"/>
          <w:sz w:val="24"/>
          <w:szCs w:val="24"/>
        </w:rPr>
        <w:t xml:space="preserve"> </w:t>
      </w:r>
      <w:del w:id="54" w:author="DELL" w:date="2022-05-07T00:33:00Z">
        <w:r w:rsidR="00C04AFC" w:rsidRPr="00BC581F" w:rsidDel="00B25B55">
          <w:rPr>
            <w:rFonts w:ascii="Times New Roman" w:hAnsi="Times New Roman" w:cs="Times New Roman"/>
            <w:sz w:val="24"/>
            <w:szCs w:val="24"/>
          </w:rPr>
          <w:delText>The findings of this study</w:delText>
        </w:r>
      </w:del>
      <w:del w:id="55" w:author="DELL" w:date="2022-05-02T00:55:00Z">
        <w:r w:rsidR="00C04AFC" w:rsidRPr="00BC581F" w:rsidDel="00CF0BCA">
          <w:rPr>
            <w:rFonts w:ascii="Times New Roman" w:hAnsi="Times New Roman" w:cs="Times New Roman"/>
            <w:sz w:val="24"/>
            <w:szCs w:val="24"/>
          </w:rPr>
          <w:delText xml:space="preserve"> found, </w:delText>
        </w:r>
        <w:r w:rsidR="00385D81" w:rsidRPr="00BC581F" w:rsidDel="00CF0BCA">
          <w:rPr>
            <w:rFonts w:ascii="Times New Roman" w:hAnsi="Times New Roman" w:cs="Times New Roman"/>
            <w:color w:val="000000" w:themeColor="text1"/>
            <w:sz w:val="24"/>
            <w:szCs w:val="24"/>
            <w:shd w:val="clear" w:color="auto" w:fill="FCFCFC"/>
          </w:rPr>
          <w:delText>statistically</w:delText>
        </w:r>
        <w:r w:rsidR="00CE16D9" w:rsidRPr="00BC581F" w:rsidDel="00CF0BCA">
          <w:rPr>
            <w:rFonts w:ascii="Times New Roman" w:hAnsi="Times New Roman" w:cs="Times New Roman"/>
            <w:color w:val="000000" w:themeColor="text1"/>
            <w:sz w:val="24"/>
            <w:szCs w:val="24"/>
            <w:shd w:val="clear" w:color="auto" w:fill="FCFCFC"/>
          </w:rPr>
          <w:delText xml:space="preserve"> significant</w:delText>
        </w:r>
      </w:del>
      <w:del w:id="56" w:author="DELL" w:date="2022-05-07T00:33:00Z">
        <w:r w:rsidR="00CE16D9" w:rsidRPr="00BC581F" w:rsidDel="00B25B55">
          <w:rPr>
            <w:rFonts w:ascii="Times New Roman" w:hAnsi="Times New Roman" w:cs="Times New Roman"/>
            <w:color w:val="000000" w:themeColor="text1"/>
            <w:sz w:val="24"/>
            <w:szCs w:val="24"/>
            <w:shd w:val="clear" w:color="auto" w:fill="FCFCFC"/>
          </w:rPr>
          <w:delText xml:space="preserve"> </w:delText>
        </w:r>
      </w:del>
      <w:del w:id="57" w:author="DELL" w:date="2022-05-07T00:34:00Z">
        <w:r w:rsidR="00C04AFC" w:rsidRPr="00BC581F" w:rsidDel="00B25B55">
          <w:rPr>
            <w:rFonts w:ascii="Times New Roman" w:hAnsi="Times New Roman" w:cs="Times New Roman"/>
            <w:color w:val="000000" w:themeColor="text1"/>
            <w:sz w:val="24"/>
            <w:szCs w:val="24"/>
            <w:shd w:val="clear" w:color="auto" w:fill="FCFCFC"/>
          </w:rPr>
          <w:delText>correlation</w:delText>
        </w:r>
        <w:r w:rsidR="00CE16D9" w:rsidRPr="00BC581F" w:rsidDel="00B25B55">
          <w:rPr>
            <w:rFonts w:ascii="Times New Roman" w:hAnsi="Times New Roman" w:cs="Times New Roman"/>
            <w:color w:val="000000" w:themeColor="text1"/>
            <w:sz w:val="24"/>
            <w:szCs w:val="24"/>
            <w:shd w:val="clear" w:color="auto" w:fill="FCFCFC"/>
          </w:rPr>
          <w:delText xml:space="preserve"> between meteorological factors </w:delText>
        </w:r>
      </w:del>
      <w:del w:id="58" w:author="DELL" w:date="2022-05-02T00:55:00Z">
        <w:r w:rsidR="00CE16D9" w:rsidRPr="00BC581F" w:rsidDel="00CF0BCA">
          <w:rPr>
            <w:rFonts w:ascii="Times New Roman" w:hAnsi="Times New Roman" w:cs="Times New Roman"/>
            <w:color w:val="000000" w:themeColor="text1"/>
            <w:sz w:val="24"/>
            <w:szCs w:val="24"/>
            <w:shd w:val="clear" w:color="auto" w:fill="FCFCFC"/>
          </w:rPr>
          <w:delText xml:space="preserve">and </w:delText>
        </w:r>
        <w:r w:rsidR="00FB02A1" w:rsidRPr="00BC581F" w:rsidDel="00CF0BCA">
          <w:rPr>
            <w:rFonts w:ascii="Times New Roman" w:hAnsi="Times New Roman" w:cs="Times New Roman"/>
            <w:color w:val="000000" w:themeColor="text1"/>
            <w:sz w:val="24"/>
            <w:szCs w:val="24"/>
            <w:shd w:val="clear" w:color="auto" w:fill="FCFCFC"/>
          </w:rPr>
          <w:delText>r</w:delText>
        </w:r>
        <w:r w:rsidR="00CE16D9" w:rsidRPr="00BC581F" w:rsidDel="00CF0BCA">
          <w:rPr>
            <w:rFonts w:ascii="Times New Roman" w:hAnsi="Times New Roman" w:cs="Times New Roman"/>
            <w:color w:val="000000" w:themeColor="text1"/>
            <w:sz w:val="24"/>
            <w:szCs w:val="24"/>
            <w:shd w:val="clear" w:color="auto" w:fill="FCFCFC"/>
          </w:rPr>
          <w:delText>CFR of</w:delText>
        </w:r>
      </w:del>
      <w:del w:id="59" w:author="DELL" w:date="2022-05-07T00:34:00Z">
        <w:r w:rsidR="00CE16D9" w:rsidRPr="00BC581F" w:rsidDel="00B25B55">
          <w:rPr>
            <w:rFonts w:ascii="Times New Roman" w:hAnsi="Times New Roman" w:cs="Times New Roman"/>
            <w:color w:val="000000" w:themeColor="text1"/>
            <w:sz w:val="24"/>
            <w:szCs w:val="24"/>
            <w:shd w:val="clear" w:color="auto" w:fill="FCFCFC"/>
          </w:rPr>
          <w:delText xml:space="preserve"> COVID-19</w:delText>
        </w:r>
      </w:del>
      <w:del w:id="60" w:author="DELL" w:date="2022-05-02T00:57:00Z">
        <w:r w:rsidR="00CE16D9" w:rsidRPr="00BC581F" w:rsidDel="00CF0BCA">
          <w:rPr>
            <w:rFonts w:ascii="Times New Roman" w:hAnsi="Times New Roman" w:cs="Times New Roman"/>
            <w:color w:val="000000" w:themeColor="text1"/>
            <w:sz w:val="24"/>
            <w:szCs w:val="24"/>
            <w:shd w:val="clear" w:color="auto" w:fill="FCFCFC"/>
          </w:rPr>
          <w:delText xml:space="preserve"> in Bangladesh</w:delText>
        </w:r>
      </w:del>
      <w:del w:id="61" w:author="DELL" w:date="2022-05-07T00:34:00Z">
        <w:r w:rsidR="00CE16D9" w:rsidRPr="00BC581F" w:rsidDel="00B25B55">
          <w:rPr>
            <w:rFonts w:ascii="Times New Roman" w:hAnsi="Times New Roman" w:cs="Times New Roman"/>
            <w:color w:val="000000" w:themeColor="text1"/>
            <w:sz w:val="24"/>
            <w:szCs w:val="24"/>
            <w:shd w:val="clear" w:color="auto" w:fill="FCFCFC"/>
          </w:rPr>
          <w:delText xml:space="preserve"> where </w:delText>
        </w:r>
      </w:del>
      <w:del w:id="62" w:author="DELL" w:date="2022-05-02T00:58:00Z">
        <w:r w:rsidR="00CE16D9" w:rsidRPr="00BC581F" w:rsidDel="00CF0BCA">
          <w:rPr>
            <w:rFonts w:ascii="Times New Roman" w:hAnsi="Times New Roman" w:cs="Times New Roman"/>
            <w:color w:val="000000" w:themeColor="text1"/>
            <w:sz w:val="24"/>
            <w:szCs w:val="24"/>
            <w:shd w:val="clear" w:color="auto" w:fill="FCFCFC"/>
          </w:rPr>
          <w:delText xml:space="preserve">temperature </w:delText>
        </w:r>
      </w:del>
      <w:del w:id="63" w:author="DELL" w:date="2022-05-07T01:03:00Z">
        <w:r w:rsidR="00CE16D9" w:rsidRPr="00BC581F" w:rsidDel="006A7AF8">
          <w:rPr>
            <w:rFonts w:ascii="Times New Roman" w:hAnsi="Times New Roman" w:cs="Times New Roman"/>
            <w:color w:val="000000" w:themeColor="text1"/>
            <w:sz w:val="24"/>
            <w:szCs w:val="24"/>
            <w:shd w:val="clear" w:color="auto" w:fill="FCFCFC"/>
          </w:rPr>
          <w:delText xml:space="preserve">and </w:delText>
        </w:r>
      </w:del>
      <w:ins w:id="64" w:author="DELL" w:date="2022-05-07T00:57:00Z">
        <w:r w:rsidR="00A86032">
          <w:rPr>
            <w:rFonts w:ascii="Times New Roman" w:hAnsi="Times New Roman" w:cs="Times New Roman"/>
            <w:sz w:val="24"/>
            <w:szCs w:val="24"/>
          </w:rPr>
          <w:t xml:space="preserve">We found that </w:t>
        </w:r>
        <w:r w:rsidR="00A86032">
          <w:rPr>
            <w:rFonts w:ascii="Times New Roman" w:hAnsi="Times New Roman" w:cs="Times New Roman"/>
            <w:color w:val="000000" w:themeColor="text1"/>
            <w:sz w:val="24"/>
            <w:szCs w:val="24"/>
            <w:shd w:val="clear" w:color="auto" w:fill="FCFCFC"/>
          </w:rPr>
          <w:t>average temperature</w:t>
        </w:r>
        <w:r w:rsidR="00FB4577">
          <w:rPr>
            <w:rFonts w:ascii="Times New Roman" w:hAnsi="Times New Roman" w:cs="Times New Roman"/>
            <w:color w:val="000000" w:themeColor="text1"/>
            <w:sz w:val="24"/>
            <w:szCs w:val="24"/>
            <w:shd w:val="clear" w:color="auto" w:fill="FCFCFC"/>
          </w:rPr>
          <w:t xml:space="preserve"> </w:t>
        </w:r>
      </w:ins>
      <w:ins w:id="65" w:author="DELL" w:date="2022-05-07T01:07:00Z">
        <w:r w:rsidR="00FB4577">
          <w:rPr>
            <w:rFonts w:ascii="Times New Roman" w:hAnsi="Times New Roman" w:cs="Times New Roman"/>
            <w:color w:val="000000" w:themeColor="text1"/>
            <w:sz w:val="24"/>
            <w:szCs w:val="24"/>
            <w:shd w:val="clear" w:color="auto" w:fill="FCFCFC"/>
          </w:rPr>
          <w:t>and r</w:t>
        </w:r>
      </w:ins>
      <w:ins w:id="66" w:author="DELL" w:date="2022-05-07T00:57:00Z">
        <w:r w:rsidR="00A86032">
          <w:rPr>
            <w:rFonts w:ascii="Times New Roman" w:hAnsi="Times New Roman" w:cs="Times New Roman"/>
            <w:color w:val="000000" w:themeColor="text1"/>
            <w:sz w:val="24"/>
            <w:szCs w:val="24"/>
            <w:shd w:val="clear" w:color="auto" w:fill="FCFCFC"/>
          </w:rPr>
          <w:t xml:space="preserve">elative humidity </w:t>
        </w:r>
        <w:r w:rsidR="00D033CF">
          <w:rPr>
            <w:rFonts w:ascii="Times New Roman" w:hAnsi="Times New Roman" w:cs="Times New Roman"/>
            <w:color w:val="000000" w:themeColor="text1"/>
            <w:sz w:val="24"/>
            <w:szCs w:val="24"/>
            <w:shd w:val="clear" w:color="auto" w:fill="FCFCFC"/>
          </w:rPr>
          <w:t>had a significant negative</w:t>
        </w:r>
        <w:r w:rsidR="00A86032">
          <w:rPr>
            <w:rFonts w:ascii="Times New Roman" w:hAnsi="Times New Roman" w:cs="Times New Roman"/>
            <w:color w:val="000000" w:themeColor="text1"/>
            <w:sz w:val="24"/>
            <w:szCs w:val="24"/>
            <w:shd w:val="clear" w:color="auto" w:fill="FCFCFC"/>
          </w:rPr>
          <w:t xml:space="preserve"> impact on COVID</w:t>
        </w:r>
        <w:r w:rsidR="00FB4577">
          <w:rPr>
            <w:rFonts w:ascii="Times New Roman" w:hAnsi="Times New Roman" w:cs="Times New Roman"/>
            <w:color w:val="000000" w:themeColor="text1"/>
            <w:sz w:val="24"/>
            <w:szCs w:val="24"/>
            <w:shd w:val="clear" w:color="auto" w:fill="FCFCFC"/>
          </w:rPr>
          <w:t>-19 cases</w:t>
        </w:r>
        <w:r w:rsidR="00A86032">
          <w:rPr>
            <w:rFonts w:ascii="Times New Roman" w:hAnsi="Times New Roman" w:cs="Times New Roman"/>
            <w:color w:val="000000" w:themeColor="text1"/>
            <w:sz w:val="24"/>
            <w:szCs w:val="24"/>
            <w:shd w:val="clear" w:color="auto" w:fill="FCFCFC"/>
          </w:rPr>
          <w:t xml:space="preserve"> (</w:t>
        </w:r>
      </w:ins>
      <w:ins w:id="67" w:author="DELL" w:date="2022-05-07T01:08:00Z">
        <w:r w:rsidR="00FB4577">
          <w:rPr>
            <w:rFonts w:ascii="Times New Roman" w:hAnsi="Times New Roman" w:cs="Times New Roman"/>
            <w:color w:val="000000" w:themeColor="text1"/>
            <w:sz w:val="24"/>
            <w:szCs w:val="24"/>
            <w:shd w:val="clear" w:color="auto" w:fill="FCFCFC"/>
          </w:rPr>
          <w:t>-</w:t>
        </w:r>
      </w:ins>
      <w:ins w:id="68" w:author="DELL" w:date="2022-05-07T00:57:00Z">
        <w:r w:rsidR="00FB4577">
          <w:rPr>
            <w:rFonts w:ascii="Times New Roman" w:hAnsi="Times New Roman" w:cs="Times New Roman"/>
            <w:color w:val="000000" w:themeColor="text1"/>
            <w:sz w:val="24"/>
            <w:szCs w:val="24"/>
            <w:shd w:val="clear" w:color="auto" w:fill="FCFCFC"/>
          </w:rPr>
          <w:t>167.95</w:t>
        </w:r>
        <w:r w:rsidR="00A86032">
          <w:rPr>
            <w:rFonts w:ascii="Times New Roman" w:hAnsi="Times New Roman" w:cs="Times New Roman"/>
            <w:color w:val="000000" w:themeColor="text1"/>
            <w:sz w:val="24"/>
            <w:szCs w:val="24"/>
            <w:shd w:val="clear" w:color="auto" w:fill="FCFCFC"/>
          </w:rPr>
          <w:t>, 95% confidence interval (CI):</w:t>
        </w:r>
        <w:r w:rsidR="00FB4577">
          <w:rPr>
            <w:rFonts w:ascii="Times New Roman" w:hAnsi="Times New Roman" w:cs="Times New Roman"/>
            <w:color w:val="000000" w:themeColor="text1"/>
            <w:sz w:val="24"/>
            <w:szCs w:val="24"/>
            <w:shd w:val="clear" w:color="auto" w:fill="FCFCFC"/>
          </w:rPr>
          <w:t xml:space="preserve"> -2</w:t>
        </w:r>
      </w:ins>
      <w:ins w:id="69" w:author="DELL" w:date="2022-05-07T01:08:00Z">
        <w:r w:rsidR="00FB4577">
          <w:rPr>
            <w:rFonts w:ascii="Times New Roman" w:hAnsi="Times New Roman" w:cs="Times New Roman"/>
            <w:color w:val="000000" w:themeColor="text1"/>
            <w:sz w:val="24"/>
            <w:szCs w:val="24"/>
            <w:shd w:val="clear" w:color="auto" w:fill="FCFCFC"/>
          </w:rPr>
          <w:t>44.06</w:t>
        </w:r>
      </w:ins>
      <w:ins w:id="70" w:author="DELL" w:date="2022-05-07T00:57:00Z">
        <w:r w:rsidR="00A86032">
          <w:rPr>
            <w:rFonts w:ascii="Times New Roman" w:hAnsi="Times New Roman" w:cs="Times New Roman"/>
            <w:color w:val="000000" w:themeColor="text1"/>
            <w:sz w:val="24"/>
            <w:szCs w:val="24"/>
            <w:shd w:val="clear" w:color="auto" w:fill="FCFCFC"/>
          </w:rPr>
          <w:t xml:space="preserve"> to </w:t>
        </w:r>
      </w:ins>
      <w:ins w:id="71" w:author="DELL" w:date="2022-05-07T01:08:00Z">
        <w:r w:rsidR="00FB4577">
          <w:rPr>
            <w:rFonts w:ascii="Times New Roman" w:hAnsi="Times New Roman" w:cs="Times New Roman"/>
            <w:color w:val="000000" w:themeColor="text1"/>
            <w:sz w:val="24"/>
            <w:szCs w:val="24"/>
            <w:shd w:val="clear" w:color="auto" w:fill="FCFCFC"/>
          </w:rPr>
          <w:t>-108.17</w:t>
        </w:r>
      </w:ins>
      <w:ins w:id="72" w:author="DELL" w:date="2022-05-07T00:57:00Z">
        <w:r w:rsidR="00A86032">
          <w:rPr>
            <w:rFonts w:ascii="Times New Roman" w:hAnsi="Times New Roman" w:cs="Times New Roman"/>
            <w:color w:val="000000" w:themeColor="text1"/>
            <w:sz w:val="24"/>
            <w:szCs w:val="24"/>
            <w:shd w:val="clear" w:color="auto" w:fill="FCFCFC"/>
          </w:rPr>
          <w:t>)</w:t>
        </w:r>
        <w:r w:rsidR="00A86032" w:rsidRPr="00BC581F">
          <w:rPr>
            <w:rFonts w:ascii="Times New Roman" w:hAnsi="Times New Roman" w:cs="Times New Roman"/>
            <w:color w:val="000000" w:themeColor="text1"/>
            <w:sz w:val="24"/>
            <w:szCs w:val="24"/>
            <w:shd w:val="clear" w:color="auto" w:fill="FCFCFC"/>
          </w:rPr>
          <w:t xml:space="preserve"> and </w:t>
        </w:r>
        <w:r w:rsidR="00A86032">
          <w:rPr>
            <w:rFonts w:ascii="Times New Roman" w:hAnsi="Times New Roman" w:cs="Times New Roman"/>
            <w:color w:val="000000" w:themeColor="text1"/>
            <w:sz w:val="24"/>
            <w:szCs w:val="24"/>
            <w:shd w:val="clear" w:color="auto" w:fill="FCFCFC"/>
          </w:rPr>
          <w:t>(</w:t>
        </w:r>
        <w:r w:rsidR="00D033CF">
          <w:rPr>
            <w:rFonts w:ascii="Times New Roman" w:hAnsi="Times New Roman" w:cs="Times New Roman"/>
            <w:color w:val="000000" w:themeColor="text1"/>
            <w:sz w:val="24"/>
            <w:szCs w:val="24"/>
            <w:shd w:val="clear" w:color="auto" w:fill="FCFCFC"/>
          </w:rPr>
          <w:t>-82.74</w:t>
        </w:r>
        <w:r w:rsidR="00A86032">
          <w:rPr>
            <w:rFonts w:ascii="Times New Roman" w:hAnsi="Times New Roman" w:cs="Times New Roman"/>
            <w:color w:val="000000" w:themeColor="text1"/>
            <w:sz w:val="24"/>
            <w:szCs w:val="24"/>
            <w:shd w:val="clear" w:color="auto" w:fill="FCFCFC"/>
          </w:rPr>
          <w:t>, 95%CI:</w:t>
        </w:r>
        <w:r w:rsidR="00D033CF">
          <w:rPr>
            <w:rFonts w:ascii="Times New Roman" w:hAnsi="Times New Roman" w:cs="Times New Roman"/>
            <w:color w:val="000000" w:themeColor="text1"/>
            <w:sz w:val="24"/>
            <w:szCs w:val="24"/>
            <w:shd w:val="clear" w:color="auto" w:fill="FCFCFC"/>
          </w:rPr>
          <w:t xml:space="preserve"> -321.70</w:t>
        </w:r>
        <w:r w:rsidR="00A86032">
          <w:rPr>
            <w:rFonts w:ascii="Times New Roman" w:hAnsi="Times New Roman" w:cs="Times New Roman"/>
            <w:color w:val="000000" w:themeColor="text1"/>
            <w:sz w:val="24"/>
            <w:szCs w:val="24"/>
            <w:shd w:val="clear" w:color="auto" w:fill="FCFCFC"/>
          </w:rPr>
          <w:t xml:space="preserve"> to </w:t>
        </w:r>
        <w:r w:rsidR="00D033CF">
          <w:rPr>
            <w:rFonts w:ascii="Times New Roman" w:hAnsi="Times New Roman" w:cs="Times New Roman"/>
            <w:color w:val="000000" w:themeColor="text1"/>
            <w:sz w:val="24"/>
            <w:szCs w:val="24"/>
            <w:shd w:val="clear" w:color="auto" w:fill="FCFCFC"/>
          </w:rPr>
          <w:t>-6.23</w:t>
        </w:r>
        <w:r w:rsidR="00A86032">
          <w:rPr>
            <w:rFonts w:ascii="Times New Roman" w:hAnsi="Times New Roman" w:cs="Times New Roman"/>
            <w:color w:val="000000" w:themeColor="text1"/>
            <w:sz w:val="24"/>
            <w:szCs w:val="24"/>
            <w:shd w:val="clear" w:color="auto" w:fill="FCFCFC"/>
          </w:rPr>
          <w:t xml:space="preserve">), respectively. </w:t>
        </w:r>
      </w:ins>
      <w:ins w:id="73" w:author="DELL" w:date="2022-05-07T01:10:00Z">
        <w:r w:rsidR="00D033CF">
          <w:rPr>
            <w:rFonts w:ascii="Times New Roman" w:hAnsi="Times New Roman" w:cs="Times New Roman"/>
            <w:color w:val="000000" w:themeColor="text1"/>
            <w:sz w:val="24"/>
            <w:szCs w:val="24"/>
            <w:shd w:val="clear" w:color="auto" w:fill="FCFCFC"/>
          </w:rPr>
          <w:t xml:space="preserve">However, </w:t>
        </w:r>
      </w:ins>
      <w:ins w:id="74" w:author="DELL" w:date="2022-05-07T01:03:00Z">
        <w:r w:rsidR="00D033CF">
          <w:rPr>
            <w:rFonts w:ascii="Times New Roman" w:hAnsi="Times New Roman" w:cs="Times New Roman"/>
            <w:sz w:val="24"/>
            <w:szCs w:val="24"/>
          </w:rPr>
          <w:t>w</w:t>
        </w:r>
        <w:r w:rsidR="006A7AF8">
          <w:rPr>
            <w:rFonts w:ascii="Times New Roman" w:hAnsi="Times New Roman" w:cs="Times New Roman"/>
            <w:sz w:val="24"/>
            <w:szCs w:val="24"/>
          </w:rPr>
          <w:t xml:space="preserve">e found that </w:t>
        </w:r>
        <w:r w:rsidR="006A7AF8">
          <w:rPr>
            <w:rFonts w:ascii="Times New Roman" w:hAnsi="Times New Roman" w:cs="Times New Roman"/>
            <w:color w:val="000000" w:themeColor="text1"/>
            <w:sz w:val="24"/>
            <w:szCs w:val="24"/>
            <w:shd w:val="clear" w:color="auto" w:fill="FCFCFC"/>
          </w:rPr>
          <w:t>average temperature relative humidity had a significant positive impact on COVID</w:t>
        </w:r>
        <w:r w:rsidR="00D033CF">
          <w:rPr>
            <w:rFonts w:ascii="Times New Roman" w:hAnsi="Times New Roman" w:cs="Times New Roman"/>
            <w:color w:val="000000" w:themeColor="text1"/>
            <w:sz w:val="24"/>
            <w:szCs w:val="24"/>
            <w:shd w:val="clear" w:color="auto" w:fill="FCFCFC"/>
          </w:rPr>
          <w:t>-19 deaths</w:t>
        </w:r>
        <w:r w:rsidR="006A7AF8">
          <w:rPr>
            <w:rFonts w:ascii="Times New Roman" w:hAnsi="Times New Roman" w:cs="Times New Roman"/>
            <w:color w:val="000000" w:themeColor="text1"/>
            <w:sz w:val="24"/>
            <w:szCs w:val="24"/>
            <w:shd w:val="clear" w:color="auto" w:fill="FCFCFC"/>
          </w:rPr>
          <w:t xml:space="preserve"> (2.66, 95%CI: 2.24 to 7.56)</w:t>
        </w:r>
        <w:r w:rsidR="006A7AF8" w:rsidRPr="00BC581F">
          <w:rPr>
            <w:rFonts w:ascii="Times New Roman" w:hAnsi="Times New Roman" w:cs="Times New Roman"/>
            <w:color w:val="000000" w:themeColor="text1"/>
            <w:sz w:val="24"/>
            <w:szCs w:val="24"/>
            <w:shd w:val="clear" w:color="auto" w:fill="FCFCFC"/>
          </w:rPr>
          <w:t xml:space="preserve"> and </w:t>
        </w:r>
        <w:r w:rsidR="006A7AF8">
          <w:rPr>
            <w:rFonts w:ascii="Times New Roman" w:hAnsi="Times New Roman" w:cs="Times New Roman"/>
            <w:color w:val="000000" w:themeColor="text1"/>
            <w:sz w:val="24"/>
            <w:szCs w:val="24"/>
            <w:shd w:val="clear" w:color="auto" w:fill="FCFCFC"/>
          </w:rPr>
          <w:t>(125, 95%CI: 0.96 to 4.47), respectively.</w:t>
        </w:r>
      </w:ins>
      <w:ins w:id="75" w:author="DELL" w:date="2022-05-07T01:14:00Z">
        <w:r w:rsidR="00D033CF">
          <w:rPr>
            <w:rFonts w:ascii="Times New Roman" w:hAnsi="Times New Roman" w:cs="Times New Roman"/>
            <w:color w:val="000000" w:themeColor="text1"/>
            <w:sz w:val="24"/>
            <w:szCs w:val="24"/>
            <w:shd w:val="clear" w:color="auto" w:fill="FCFCFC"/>
          </w:rPr>
          <w:t xml:space="preserve"> This impact of </w:t>
        </w:r>
      </w:ins>
      <w:ins w:id="76" w:author="DELL" w:date="2022-05-07T01:15:00Z">
        <w:r w:rsidR="00D033CF">
          <w:rPr>
            <w:rFonts w:ascii="Times New Roman" w:hAnsi="Times New Roman" w:cs="Times New Roman"/>
            <w:color w:val="000000" w:themeColor="text1"/>
            <w:sz w:val="24"/>
            <w:szCs w:val="24"/>
            <w:shd w:val="clear" w:color="auto" w:fill="FCFCFC"/>
          </w:rPr>
          <w:t>meteorological</w:t>
        </w:r>
      </w:ins>
      <w:ins w:id="77" w:author="DELL" w:date="2022-05-07T01:14:00Z">
        <w:r w:rsidR="00D033CF">
          <w:rPr>
            <w:rFonts w:ascii="Times New Roman" w:hAnsi="Times New Roman" w:cs="Times New Roman"/>
            <w:color w:val="000000" w:themeColor="text1"/>
            <w:sz w:val="24"/>
            <w:szCs w:val="24"/>
            <w:shd w:val="clear" w:color="auto" w:fill="FCFCFC"/>
          </w:rPr>
          <w:t xml:space="preserve"> </w:t>
        </w:r>
      </w:ins>
      <w:ins w:id="78" w:author="DELL" w:date="2022-05-07T01:15:00Z">
        <w:r w:rsidR="00D033CF">
          <w:rPr>
            <w:rFonts w:ascii="Times New Roman" w:hAnsi="Times New Roman" w:cs="Times New Roman"/>
            <w:color w:val="000000" w:themeColor="text1"/>
            <w:sz w:val="24"/>
            <w:szCs w:val="24"/>
            <w:shd w:val="clear" w:color="auto" w:fill="FCFCFC"/>
          </w:rPr>
          <w:t>factors was</w:t>
        </w:r>
      </w:ins>
      <w:ins w:id="79" w:author="DELL" w:date="2022-05-07T01:14:00Z">
        <w:r w:rsidR="00D033CF">
          <w:rPr>
            <w:rFonts w:ascii="Times New Roman" w:hAnsi="Times New Roman" w:cs="Times New Roman"/>
            <w:color w:val="000000" w:themeColor="text1"/>
            <w:sz w:val="24"/>
            <w:szCs w:val="24"/>
            <w:shd w:val="clear" w:color="auto" w:fill="FCFCFC"/>
          </w:rPr>
          <w:t xml:space="preserve"> almost similar when we </w:t>
        </w:r>
      </w:ins>
      <w:ins w:id="80" w:author="DELL" w:date="2022-05-07T01:15:00Z">
        <w:r w:rsidR="00D033CF">
          <w:rPr>
            <w:rFonts w:ascii="Times New Roman" w:hAnsi="Times New Roman" w:cs="Times New Roman"/>
            <w:color w:val="000000" w:themeColor="text1"/>
            <w:sz w:val="24"/>
            <w:szCs w:val="24"/>
            <w:shd w:val="clear" w:color="auto" w:fill="FCFCFC"/>
          </w:rPr>
          <w:t>included</w:t>
        </w:r>
      </w:ins>
      <w:ins w:id="81" w:author="DELL" w:date="2022-05-07T01:14:00Z">
        <w:r w:rsidR="00D033CF">
          <w:rPr>
            <w:rFonts w:ascii="Times New Roman" w:hAnsi="Times New Roman" w:cs="Times New Roman"/>
            <w:color w:val="000000" w:themeColor="text1"/>
            <w:sz w:val="24"/>
            <w:szCs w:val="24"/>
            <w:shd w:val="clear" w:color="auto" w:fill="FCFCFC"/>
          </w:rPr>
          <w:t xml:space="preserve"> vaccination information in the model.</w:t>
        </w:r>
      </w:ins>
      <w:ins w:id="82" w:author="DELL" w:date="2022-05-07T01:03:00Z">
        <w:r w:rsidR="006A7AF8">
          <w:rPr>
            <w:rFonts w:ascii="Times New Roman" w:hAnsi="Times New Roman" w:cs="Times New Roman"/>
            <w:color w:val="000000" w:themeColor="text1"/>
            <w:sz w:val="24"/>
            <w:szCs w:val="24"/>
            <w:shd w:val="clear" w:color="auto" w:fill="FCFCFC"/>
          </w:rPr>
          <w:t xml:space="preserve"> </w:t>
        </w:r>
      </w:ins>
      <w:del w:id="83" w:author="DELL" w:date="2022-05-02T00:59:00Z">
        <w:r w:rsidR="00CE16D9" w:rsidRPr="00BC581F" w:rsidDel="00CF0BCA">
          <w:rPr>
            <w:rFonts w:ascii="Times New Roman" w:hAnsi="Times New Roman" w:cs="Times New Roman"/>
            <w:color w:val="000000" w:themeColor="text1"/>
            <w:sz w:val="24"/>
            <w:szCs w:val="24"/>
            <w:shd w:val="clear" w:color="auto" w:fill="FCFCFC"/>
          </w:rPr>
          <w:delText>humidity</w:delText>
        </w:r>
      </w:del>
      <w:del w:id="84" w:author="DELL" w:date="2022-05-07T00:50:00Z">
        <w:r w:rsidR="00CE16D9" w:rsidRPr="00BC581F" w:rsidDel="00A86032">
          <w:rPr>
            <w:rFonts w:ascii="Times New Roman" w:hAnsi="Times New Roman" w:cs="Times New Roman"/>
            <w:color w:val="000000" w:themeColor="text1"/>
            <w:sz w:val="24"/>
            <w:szCs w:val="24"/>
            <w:shd w:val="clear" w:color="auto" w:fill="FCFCFC"/>
          </w:rPr>
          <w:delText xml:space="preserve"> </w:delText>
        </w:r>
        <w:r w:rsidR="00C04AFC" w:rsidRPr="00BC581F" w:rsidDel="00A86032">
          <w:rPr>
            <w:rFonts w:ascii="Times New Roman" w:hAnsi="Times New Roman" w:cs="Times New Roman"/>
            <w:color w:val="000000" w:themeColor="text1"/>
            <w:sz w:val="24"/>
            <w:szCs w:val="24"/>
            <w:shd w:val="clear" w:color="auto" w:fill="FCFCFC"/>
          </w:rPr>
          <w:delText>showed</w:delText>
        </w:r>
        <w:r w:rsidR="00CE16D9" w:rsidRPr="00BC581F" w:rsidDel="00A86032">
          <w:rPr>
            <w:rFonts w:ascii="Times New Roman" w:hAnsi="Times New Roman" w:cs="Times New Roman"/>
            <w:color w:val="000000" w:themeColor="text1"/>
            <w:sz w:val="24"/>
            <w:szCs w:val="24"/>
            <w:shd w:val="clear" w:color="auto" w:fill="FCFCFC"/>
          </w:rPr>
          <w:delText xml:space="preserve"> positively correlat</w:delText>
        </w:r>
        <w:r w:rsidR="00C04AFC" w:rsidRPr="00BC581F" w:rsidDel="00A86032">
          <w:rPr>
            <w:rFonts w:ascii="Times New Roman" w:hAnsi="Times New Roman" w:cs="Times New Roman"/>
            <w:color w:val="000000" w:themeColor="text1"/>
            <w:sz w:val="24"/>
            <w:szCs w:val="24"/>
            <w:shd w:val="clear" w:color="auto" w:fill="FCFCFC"/>
          </w:rPr>
          <w:delText>ion</w:delText>
        </w:r>
        <w:r w:rsidR="00CE16D9" w:rsidRPr="00BC581F" w:rsidDel="00A86032">
          <w:rPr>
            <w:rFonts w:ascii="Times New Roman" w:hAnsi="Times New Roman" w:cs="Times New Roman"/>
            <w:color w:val="000000" w:themeColor="text1"/>
            <w:sz w:val="24"/>
            <w:szCs w:val="24"/>
            <w:shd w:val="clear" w:color="auto" w:fill="FCFCFC"/>
          </w:rPr>
          <w:delText xml:space="preserve"> </w:delText>
        </w:r>
      </w:del>
      <w:ins w:id="85" w:author="DELL" w:date="2022-05-07T01:16:00Z">
        <w:r w:rsidR="00D033CF">
          <w:rPr>
            <w:rFonts w:ascii="Times New Roman" w:hAnsi="Times New Roman" w:cs="Times New Roman"/>
            <w:color w:val="000000" w:themeColor="text1"/>
            <w:sz w:val="24"/>
            <w:szCs w:val="24"/>
            <w:shd w:val="clear" w:color="auto" w:fill="FCFCFC"/>
          </w:rPr>
          <w:t xml:space="preserve">However, the impact of vaccination in both cases and deaths model were significantly negative </w:t>
        </w:r>
      </w:ins>
      <w:ins w:id="86" w:author="DELL" w:date="2022-05-07T01:17:00Z">
        <w:r w:rsidR="00D033CF">
          <w:rPr>
            <w:rFonts w:ascii="Times New Roman" w:hAnsi="Times New Roman" w:cs="Times New Roman"/>
            <w:color w:val="000000" w:themeColor="text1"/>
            <w:sz w:val="24"/>
            <w:szCs w:val="24"/>
            <w:shd w:val="clear" w:color="auto" w:fill="FCFCFC"/>
          </w:rPr>
          <w:t>(for cases</w:t>
        </w:r>
      </w:ins>
      <w:ins w:id="87" w:author="DELL" w:date="2022-05-07T01:18:00Z">
        <w:r w:rsidR="00D033CF">
          <w:rPr>
            <w:rFonts w:ascii="Times New Roman" w:hAnsi="Times New Roman" w:cs="Times New Roman"/>
            <w:color w:val="000000" w:themeColor="text1"/>
            <w:sz w:val="24"/>
            <w:szCs w:val="24"/>
            <w:shd w:val="clear" w:color="auto" w:fill="FCFCFC"/>
          </w:rPr>
          <w:t xml:space="preserve">: -4.63, 95%CI: -8.65 to -2.92 and </w:t>
        </w:r>
      </w:ins>
      <w:ins w:id="88" w:author="DELL" w:date="2022-05-07T01:19:00Z">
        <w:r w:rsidR="00D033CF">
          <w:rPr>
            <w:rFonts w:ascii="Times New Roman" w:hAnsi="Times New Roman" w:cs="Times New Roman"/>
            <w:color w:val="000000" w:themeColor="text1"/>
            <w:sz w:val="24"/>
            <w:szCs w:val="24"/>
            <w:shd w:val="clear" w:color="auto" w:fill="FCFCFC"/>
          </w:rPr>
          <w:t xml:space="preserve">for deaths: </w:t>
        </w:r>
        <w:r w:rsidR="00EF797E">
          <w:rPr>
            <w:rFonts w:ascii="Times New Roman" w:hAnsi="Times New Roman" w:cs="Times New Roman"/>
            <w:color w:val="000000" w:themeColor="text1"/>
            <w:sz w:val="24"/>
            <w:szCs w:val="24"/>
            <w:shd w:val="clear" w:color="auto" w:fill="FCFCFC"/>
          </w:rPr>
          <w:t>-</w:t>
        </w:r>
      </w:ins>
      <w:ins w:id="89" w:author="DELL" w:date="2022-05-07T01:20:00Z">
        <w:r w:rsidR="00EF797E">
          <w:rPr>
            <w:rFonts w:ascii="Times New Roman" w:hAnsi="Times New Roman" w:cs="Times New Roman"/>
            <w:color w:val="000000" w:themeColor="text1"/>
            <w:sz w:val="24"/>
            <w:szCs w:val="24"/>
            <w:shd w:val="clear" w:color="auto" w:fill="FCFCFC"/>
          </w:rPr>
          <w:t>0.19</w:t>
        </w:r>
      </w:ins>
      <w:ins w:id="90" w:author="DELL" w:date="2022-05-07T01:19:00Z">
        <w:r w:rsidR="00D033CF">
          <w:rPr>
            <w:rFonts w:ascii="Times New Roman" w:hAnsi="Times New Roman" w:cs="Times New Roman"/>
            <w:color w:val="000000" w:themeColor="text1"/>
            <w:sz w:val="24"/>
            <w:szCs w:val="24"/>
            <w:shd w:val="clear" w:color="auto" w:fill="FCFCFC"/>
          </w:rPr>
          <w:t xml:space="preserve">, 95%CI: </w:t>
        </w:r>
        <w:r w:rsidR="00EF797E">
          <w:rPr>
            <w:rFonts w:ascii="Times New Roman" w:hAnsi="Times New Roman" w:cs="Times New Roman"/>
            <w:color w:val="000000" w:themeColor="text1"/>
            <w:sz w:val="24"/>
            <w:szCs w:val="24"/>
            <w:shd w:val="clear" w:color="auto" w:fill="FCFCFC"/>
          </w:rPr>
          <w:t>-0.81</w:t>
        </w:r>
        <w:r w:rsidR="00D033CF">
          <w:rPr>
            <w:rFonts w:ascii="Times New Roman" w:hAnsi="Times New Roman" w:cs="Times New Roman"/>
            <w:color w:val="000000" w:themeColor="text1"/>
            <w:sz w:val="24"/>
            <w:szCs w:val="24"/>
            <w:shd w:val="clear" w:color="auto" w:fill="FCFCFC"/>
          </w:rPr>
          <w:t xml:space="preserve"> to -</w:t>
        </w:r>
      </w:ins>
      <w:ins w:id="91" w:author="DELL" w:date="2022-05-07T01:20:00Z">
        <w:r w:rsidR="00EF797E">
          <w:rPr>
            <w:rFonts w:ascii="Times New Roman" w:hAnsi="Times New Roman" w:cs="Times New Roman"/>
            <w:color w:val="000000" w:themeColor="text1"/>
            <w:sz w:val="24"/>
            <w:szCs w:val="24"/>
            <w:shd w:val="clear" w:color="auto" w:fill="FCFCFC"/>
          </w:rPr>
          <w:t>0.43).</w:t>
        </w:r>
      </w:ins>
      <w:ins w:id="92" w:author="DELL" w:date="2022-05-07T01:11:00Z">
        <w:r w:rsidR="00D033CF">
          <w:rPr>
            <w:rFonts w:ascii="Times New Roman" w:hAnsi="Times New Roman" w:cs="Times New Roman"/>
            <w:color w:val="000000" w:themeColor="text1"/>
            <w:sz w:val="24"/>
            <w:szCs w:val="24"/>
            <w:shd w:val="clear" w:color="auto" w:fill="FCFCFC"/>
          </w:rPr>
          <w:t xml:space="preserve"> </w:t>
        </w:r>
      </w:ins>
      <w:del w:id="93" w:author="DELL" w:date="2022-05-07T01:11:00Z">
        <w:r w:rsidR="00CE16D9" w:rsidRPr="00BC581F" w:rsidDel="00D033CF">
          <w:rPr>
            <w:rFonts w:ascii="Times New Roman" w:hAnsi="Times New Roman" w:cs="Times New Roman"/>
            <w:color w:val="000000" w:themeColor="text1"/>
            <w:sz w:val="24"/>
            <w:szCs w:val="24"/>
            <w:shd w:val="clear" w:color="auto" w:fill="FCFCFC"/>
          </w:rPr>
          <w:delText xml:space="preserve">while </w:delText>
        </w:r>
      </w:del>
      <w:del w:id="94" w:author="DELL" w:date="2022-05-02T01:02:00Z">
        <w:r w:rsidR="00CE16D9" w:rsidRPr="00BC581F" w:rsidDel="00CF0BCA">
          <w:rPr>
            <w:rFonts w:ascii="Times New Roman" w:hAnsi="Times New Roman" w:cs="Times New Roman"/>
            <w:color w:val="000000" w:themeColor="text1"/>
            <w:sz w:val="24"/>
            <w:szCs w:val="24"/>
            <w:shd w:val="clear" w:color="auto" w:fill="FCFCFC"/>
          </w:rPr>
          <w:delText xml:space="preserve">precipitation </w:delText>
        </w:r>
      </w:del>
      <w:del w:id="95" w:author="DELL" w:date="2022-05-07T01:11:00Z">
        <w:r w:rsidR="00CE16D9" w:rsidRPr="00BC581F" w:rsidDel="00D033CF">
          <w:rPr>
            <w:rFonts w:ascii="Times New Roman" w:hAnsi="Times New Roman" w:cs="Times New Roman"/>
            <w:color w:val="000000" w:themeColor="text1"/>
            <w:sz w:val="24"/>
            <w:szCs w:val="24"/>
            <w:shd w:val="clear" w:color="auto" w:fill="FCFCFC"/>
          </w:rPr>
          <w:delText xml:space="preserve">and </w:delText>
        </w:r>
      </w:del>
      <w:del w:id="96" w:author="DELL" w:date="2022-05-02T01:02:00Z">
        <w:r w:rsidR="00CE16D9" w:rsidRPr="00BC581F" w:rsidDel="00CF0BCA">
          <w:rPr>
            <w:rFonts w:ascii="Times New Roman" w:hAnsi="Times New Roman" w:cs="Times New Roman"/>
            <w:color w:val="000000" w:themeColor="text1"/>
            <w:sz w:val="24"/>
            <w:szCs w:val="24"/>
            <w:shd w:val="clear" w:color="auto" w:fill="FCFCFC"/>
          </w:rPr>
          <w:delText xml:space="preserve">wind </w:delText>
        </w:r>
        <w:r w:rsidR="00C04AFC" w:rsidRPr="00BC581F" w:rsidDel="00CF0BCA">
          <w:rPr>
            <w:rFonts w:ascii="Times New Roman" w:hAnsi="Times New Roman" w:cs="Times New Roman"/>
            <w:color w:val="000000" w:themeColor="text1"/>
            <w:sz w:val="24"/>
            <w:szCs w:val="24"/>
            <w:shd w:val="clear" w:color="auto" w:fill="FCFCFC"/>
          </w:rPr>
          <w:delText>flow</w:delText>
        </w:r>
      </w:del>
      <w:del w:id="97" w:author="DELL" w:date="2022-05-07T01:11:00Z">
        <w:r w:rsidR="00C04AFC" w:rsidRPr="00BC581F" w:rsidDel="00D033CF">
          <w:rPr>
            <w:rFonts w:ascii="Times New Roman" w:hAnsi="Times New Roman" w:cs="Times New Roman"/>
            <w:color w:val="000000" w:themeColor="text1"/>
            <w:sz w:val="24"/>
            <w:szCs w:val="24"/>
            <w:shd w:val="clear" w:color="auto" w:fill="FCFCFC"/>
          </w:rPr>
          <w:delText xml:space="preserve"> showed </w:delText>
        </w:r>
      </w:del>
      <w:del w:id="98" w:author="DELL" w:date="2022-05-03T03:04:00Z">
        <w:r w:rsidR="00CE16D9" w:rsidRPr="00BC581F" w:rsidDel="0008518B">
          <w:rPr>
            <w:rFonts w:ascii="Times New Roman" w:hAnsi="Times New Roman" w:cs="Times New Roman"/>
            <w:color w:val="000000" w:themeColor="text1"/>
            <w:sz w:val="24"/>
            <w:szCs w:val="24"/>
            <w:shd w:val="clear" w:color="auto" w:fill="FCFCFC"/>
          </w:rPr>
          <w:delText xml:space="preserve">negative </w:delText>
        </w:r>
      </w:del>
      <w:del w:id="99" w:author="DELL" w:date="2022-05-07T01:11:00Z">
        <w:r w:rsidR="00CE16D9" w:rsidRPr="00BC581F" w:rsidDel="00D033CF">
          <w:rPr>
            <w:rFonts w:ascii="Times New Roman" w:hAnsi="Times New Roman" w:cs="Times New Roman"/>
            <w:color w:val="000000" w:themeColor="text1"/>
            <w:sz w:val="24"/>
            <w:szCs w:val="24"/>
            <w:shd w:val="clear" w:color="auto" w:fill="FCFCFC"/>
          </w:rPr>
          <w:delText>correlat</w:delText>
        </w:r>
        <w:r w:rsidR="00C04AFC" w:rsidRPr="00BC581F" w:rsidDel="00D033CF">
          <w:rPr>
            <w:rFonts w:ascii="Times New Roman" w:hAnsi="Times New Roman" w:cs="Times New Roman"/>
            <w:color w:val="000000" w:themeColor="text1"/>
            <w:sz w:val="24"/>
            <w:szCs w:val="24"/>
            <w:shd w:val="clear" w:color="auto" w:fill="FCFCFC"/>
          </w:rPr>
          <w:delText>ion</w:delText>
        </w:r>
        <w:r w:rsidR="00CE16D9" w:rsidRPr="00BC581F" w:rsidDel="00D033CF">
          <w:rPr>
            <w:rFonts w:ascii="Times New Roman" w:hAnsi="Times New Roman" w:cs="Times New Roman"/>
            <w:color w:val="000000" w:themeColor="text1"/>
            <w:sz w:val="24"/>
            <w:szCs w:val="24"/>
            <w:shd w:val="clear" w:color="auto" w:fill="FCFCFC"/>
          </w:rPr>
          <w:delText>.</w:delText>
        </w:r>
        <w:r w:rsidR="0058378C" w:rsidRPr="00BC581F" w:rsidDel="00D033CF">
          <w:rPr>
            <w:rFonts w:ascii="Times New Roman" w:hAnsi="Times New Roman" w:cs="Times New Roman"/>
            <w:color w:val="000000" w:themeColor="text1"/>
            <w:sz w:val="24"/>
            <w:szCs w:val="24"/>
          </w:rPr>
          <w:delText xml:space="preserve"> </w:delText>
        </w:r>
      </w:del>
      <w:r w:rsidR="00D60964" w:rsidRPr="00BC581F">
        <w:rPr>
          <w:rFonts w:ascii="Times New Roman" w:hAnsi="Times New Roman" w:cs="Times New Roman"/>
          <w:color w:val="000000" w:themeColor="text1"/>
          <w:sz w:val="24"/>
          <w:szCs w:val="24"/>
          <w:shd w:val="clear" w:color="auto" w:fill="FCFCFC"/>
        </w:rPr>
        <w:t xml:space="preserve">To our knowledge, this is the first study in the Bangladesh to identify association between metrological factors with </w:t>
      </w:r>
      <w:del w:id="100" w:author="DELL" w:date="2022-05-02T01:03:00Z">
        <w:r w:rsidR="00D60964" w:rsidRPr="00BC581F" w:rsidDel="00CF0BCA">
          <w:rPr>
            <w:rFonts w:ascii="Times New Roman" w:hAnsi="Times New Roman" w:cs="Times New Roman"/>
            <w:color w:val="000000" w:themeColor="text1"/>
            <w:sz w:val="24"/>
            <w:szCs w:val="24"/>
            <w:shd w:val="clear" w:color="auto" w:fill="FCFCFC"/>
          </w:rPr>
          <w:delText xml:space="preserve">case fatality rate of </w:delText>
        </w:r>
      </w:del>
      <w:r w:rsidR="00D60964" w:rsidRPr="00BC581F">
        <w:rPr>
          <w:rFonts w:ascii="Times New Roman" w:hAnsi="Times New Roman" w:cs="Times New Roman"/>
          <w:color w:val="000000" w:themeColor="text1"/>
          <w:sz w:val="24"/>
          <w:szCs w:val="24"/>
          <w:shd w:val="clear" w:color="auto" w:fill="FCFCFC"/>
        </w:rPr>
        <w:t>COVID-19</w:t>
      </w:r>
      <w:ins w:id="101" w:author="DELL" w:date="2022-05-02T01:03:00Z">
        <w:r w:rsidR="00CF0BCA">
          <w:rPr>
            <w:rFonts w:ascii="Times New Roman" w:hAnsi="Times New Roman" w:cs="Times New Roman"/>
            <w:color w:val="000000" w:themeColor="text1"/>
            <w:sz w:val="24"/>
            <w:szCs w:val="24"/>
            <w:shd w:val="clear" w:color="auto" w:fill="FCFCFC"/>
          </w:rPr>
          <w:t xml:space="preserve"> incidence</w:t>
        </w:r>
      </w:ins>
      <w:del w:id="102" w:author="DELL" w:date="2022-05-02T01:03:00Z">
        <w:r w:rsidR="00D60964" w:rsidRPr="00BC581F" w:rsidDel="00CF0BCA">
          <w:rPr>
            <w:rFonts w:ascii="Times New Roman" w:hAnsi="Times New Roman" w:cs="Times New Roman"/>
            <w:color w:val="000000" w:themeColor="text1"/>
            <w:sz w:val="24"/>
            <w:szCs w:val="24"/>
            <w:shd w:val="clear" w:color="auto" w:fill="FCFCFC"/>
          </w:rPr>
          <w:delText xml:space="preserve"> using one year </w:delText>
        </w:r>
        <w:r w:rsidR="002865DC" w:rsidRPr="00BC581F" w:rsidDel="00CF0BCA">
          <w:rPr>
            <w:rFonts w:ascii="Times New Roman" w:hAnsi="Times New Roman" w:cs="Times New Roman"/>
            <w:color w:val="000000" w:themeColor="text1"/>
            <w:sz w:val="24"/>
            <w:szCs w:val="24"/>
            <w:shd w:val="clear" w:color="auto" w:fill="FCFCFC"/>
          </w:rPr>
          <w:delText>data from</w:delText>
        </w:r>
        <w:r w:rsidR="00D60964" w:rsidRPr="00BC581F" w:rsidDel="00CF0BCA">
          <w:rPr>
            <w:rFonts w:ascii="Times New Roman" w:hAnsi="Times New Roman" w:cs="Times New Roman"/>
            <w:color w:val="000000" w:themeColor="text1"/>
            <w:sz w:val="24"/>
            <w:szCs w:val="24"/>
            <w:shd w:val="clear" w:color="auto" w:fill="FCFCFC"/>
          </w:rPr>
          <w:delText xml:space="preserve"> </w:delText>
        </w:r>
        <w:r w:rsidR="002865DC" w:rsidRPr="00BC581F" w:rsidDel="00CF0BCA">
          <w:rPr>
            <w:rFonts w:ascii="Times New Roman" w:hAnsi="Times New Roman" w:cs="Times New Roman"/>
            <w:color w:val="000000" w:themeColor="text1"/>
            <w:sz w:val="24"/>
            <w:szCs w:val="24"/>
            <w:shd w:val="clear" w:color="auto" w:fill="FCFCFC"/>
          </w:rPr>
          <w:delText>whole country</w:delText>
        </w:r>
      </w:del>
      <w:r w:rsidR="00D60964" w:rsidRPr="00BC581F">
        <w:rPr>
          <w:rFonts w:ascii="Times New Roman" w:hAnsi="Times New Roman" w:cs="Times New Roman"/>
          <w:color w:val="000000" w:themeColor="text1"/>
          <w:sz w:val="24"/>
          <w:szCs w:val="24"/>
          <w:shd w:val="clear" w:color="auto" w:fill="FCFCFC"/>
        </w:rPr>
        <w:t xml:space="preserve">. </w:t>
      </w:r>
      <w:r w:rsidR="0015132F">
        <w:rPr>
          <w:rFonts w:ascii="Times New Roman" w:hAnsi="Times New Roman" w:cs="Times New Roman"/>
          <w:color w:val="000000" w:themeColor="text1"/>
          <w:sz w:val="24"/>
          <w:szCs w:val="24"/>
          <w:shd w:val="clear" w:color="auto" w:fill="FCFCFC"/>
        </w:rPr>
        <w:t xml:space="preserve">The study findings will help other researcher and </w:t>
      </w:r>
      <w:r w:rsidR="0015132F" w:rsidRPr="00BC581F">
        <w:rPr>
          <w:rFonts w:ascii="Times New Roman" w:hAnsi="Times New Roman" w:cs="Times New Roman"/>
          <w:color w:val="000000" w:themeColor="text1"/>
          <w:sz w:val="24"/>
          <w:szCs w:val="24"/>
          <w:shd w:val="clear" w:color="auto" w:fill="FCFCFC"/>
        </w:rPr>
        <w:t xml:space="preserve">policy makers </w:t>
      </w:r>
      <w:r w:rsidR="0015132F">
        <w:rPr>
          <w:rFonts w:ascii="Times New Roman" w:hAnsi="Times New Roman" w:cs="Times New Roman"/>
          <w:color w:val="000000" w:themeColor="text1"/>
          <w:sz w:val="24"/>
          <w:szCs w:val="24"/>
          <w:shd w:val="clear" w:color="auto" w:fill="FCFCFC"/>
        </w:rPr>
        <w:t xml:space="preserve">to take </w:t>
      </w:r>
      <w:r w:rsidR="00F55124" w:rsidRPr="00BC581F">
        <w:rPr>
          <w:rFonts w:ascii="Times New Roman" w:hAnsi="Times New Roman" w:cs="Times New Roman"/>
          <w:color w:val="000000" w:themeColor="text1"/>
          <w:sz w:val="24"/>
          <w:szCs w:val="24"/>
          <w:shd w:val="clear" w:color="auto" w:fill="FCFCFC"/>
        </w:rPr>
        <w:lastRenderedPageBreak/>
        <w:t>comprehensive actions from consider</w:t>
      </w:r>
      <w:r w:rsidRPr="00BC581F">
        <w:rPr>
          <w:rFonts w:ascii="Times New Roman" w:hAnsi="Times New Roman" w:cs="Times New Roman"/>
          <w:color w:val="000000" w:themeColor="text1"/>
          <w:sz w:val="24"/>
          <w:szCs w:val="24"/>
          <w:shd w:val="clear" w:color="auto" w:fill="FCFCFC"/>
        </w:rPr>
        <w:t xml:space="preserve">ing meteorological </w:t>
      </w:r>
      <w:r w:rsidR="00C04AFC" w:rsidRPr="00BC581F">
        <w:rPr>
          <w:rFonts w:ascii="Times New Roman" w:hAnsi="Times New Roman" w:cs="Times New Roman"/>
          <w:color w:val="000000" w:themeColor="text1"/>
          <w:sz w:val="24"/>
          <w:szCs w:val="24"/>
          <w:shd w:val="clear" w:color="auto" w:fill="FCFCFC"/>
        </w:rPr>
        <w:t>parameters to</w:t>
      </w:r>
      <w:r w:rsidR="00CE16D9" w:rsidRPr="00BC581F">
        <w:rPr>
          <w:rFonts w:ascii="Times New Roman" w:hAnsi="Times New Roman" w:cs="Times New Roman"/>
          <w:color w:val="000000" w:themeColor="text1"/>
          <w:sz w:val="24"/>
          <w:szCs w:val="24"/>
          <w:shd w:val="clear" w:color="auto" w:fill="FCFCFC"/>
        </w:rPr>
        <w:t xml:space="preserve"> overcome </w:t>
      </w:r>
      <w:r w:rsidR="00F55124" w:rsidRPr="00BC581F">
        <w:rPr>
          <w:rFonts w:ascii="Times New Roman" w:hAnsi="Times New Roman" w:cs="Times New Roman"/>
          <w:color w:val="000000" w:themeColor="text1"/>
          <w:sz w:val="24"/>
          <w:szCs w:val="24"/>
          <w:shd w:val="clear" w:color="auto" w:fill="FCFCFC"/>
        </w:rPr>
        <w:t xml:space="preserve">pandemic situation in future. </w:t>
      </w:r>
    </w:p>
    <w:p w:rsidR="00F55124" w:rsidRPr="00BC581F" w:rsidRDefault="00F55124" w:rsidP="00016BD9">
      <w:pPr>
        <w:spacing w:after="0" w:line="360" w:lineRule="auto"/>
        <w:jc w:val="both"/>
        <w:rPr>
          <w:rFonts w:ascii="Times New Roman" w:hAnsi="Times New Roman" w:cs="Times New Roman"/>
          <w:b/>
          <w:bCs/>
          <w:sz w:val="24"/>
          <w:szCs w:val="24"/>
          <w:lang w:val="en-US"/>
        </w:rPr>
      </w:pPr>
      <w:r w:rsidRPr="00BC581F">
        <w:rPr>
          <w:rFonts w:ascii="Times New Roman" w:hAnsi="Times New Roman" w:cs="Times New Roman"/>
          <w:b/>
          <w:bCs/>
          <w:sz w:val="24"/>
          <w:szCs w:val="24"/>
          <w:lang w:val="en-US"/>
        </w:rPr>
        <w:t>Keyword</w:t>
      </w:r>
      <w:r w:rsidR="00543287" w:rsidRPr="00BC581F">
        <w:rPr>
          <w:rFonts w:ascii="Times New Roman" w:hAnsi="Times New Roman" w:cs="Times New Roman"/>
          <w:b/>
          <w:bCs/>
          <w:sz w:val="24"/>
          <w:szCs w:val="24"/>
          <w:lang w:val="en-US"/>
        </w:rPr>
        <w:t xml:space="preserve">: </w:t>
      </w:r>
      <w:r w:rsidRPr="00BC581F">
        <w:rPr>
          <w:rFonts w:ascii="Times New Roman" w:hAnsi="Times New Roman" w:cs="Times New Roman"/>
          <w:sz w:val="24"/>
          <w:szCs w:val="24"/>
          <w:lang w:val="en-US"/>
        </w:rPr>
        <w:t xml:space="preserve">Meteorological factors; </w:t>
      </w:r>
      <w:del w:id="103" w:author="DELL" w:date="2022-05-02T01:04:00Z">
        <w:r w:rsidRPr="00BC581F" w:rsidDel="00CF0BCA">
          <w:rPr>
            <w:rFonts w:ascii="Times New Roman" w:hAnsi="Times New Roman" w:cs="Times New Roman"/>
            <w:sz w:val="24"/>
            <w:szCs w:val="24"/>
            <w:lang w:val="en-US"/>
          </w:rPr>
          <w:delText xml:space="preserve">case fatality rate (rCFR), </w:delText>
        </w:r>
      </w:del>
      <w:r w:rsidRPr="00BC581F">
        <w:rPr>
          <w:rFonts w:ascii="Times New Roman" w:hAnsi="Times New Roman" w:cs="Times New Roman"/>
          <w:sz w:val="24"/>
          <w:szCs w:val="24"/>
          <w:lang w:val="en-US"/>
        </w:rPr>
        <w:t>COVID-19;</w:t>
      </w:r>
      <w:r w:rsidR="00D60964" w:rsidRPr="00BC581F">
        <w:rPr>
          <w:rFonts w:ascii="Times New Roman" w:hAnsi="Times New Roman" w:cs="Times New Roman"/>
          <w:sz w:val="24"/>
          <w:szCs w:val="24"/>
          <w:lang w:val="en-US"/>
        </w:rPr>
        <w:t xml:space="preserve"> </w:t>
      </w:r>
      <w:r w:rsidRPr="00BC581F">
        <w:rPr>
          <w:rFonts w:ascii="Times New Roman" w:hAnsi="Times New Roman" w:cs="Times New Roman"/>
          <w:color w:val="000000"/>
          <w:sz w:val="24"/>
          <w:szCs w:val="24"/>
        </w:rPr>
        <w:t xml:space="preserve">Mathematical models; </w:t>
      </w:r>
      <w:r w:rsidR="00534EA6" w:rsidRPr="00BC581F">
        <w:rPr>
          <w:rFonts w:ascii="Times New Roman" w:hAnsi="Times New Roman" w:cs="Times New Roman"/>
          <w:color w:val="000000"/>
          <w:sz w:val="24"/>
          <w:szCs w:val="24"/>
        </w:rPr>
        <w:t>Bangladesh;</w:t>
      </w:r>
      <w:r w:rsidR="00C04AFC" w:rsidRPr="00BC581F">
        <w:rPr>
          <w:rFonts w:ascii="Times New Roman" w:hAnsi="Times New Roman" w:cs="Times New Roman"/>
          <w:color w:val="000000"/>
          <w:sz w:val="24"/>
          <w:szCs w:val="24"/>
        </w:rPr>
        <w:t xml:space="preserve"> Temperature and </w:t>
      </w:r>
      <w:r w:rsidR="00534EA6" w:rsidRPr="00BC581F">
        <w:rPr>
          <w:rFonts w:ascii="Times New Roman" w:hAnsi="Times New Roman" w:cs="Times New Roman"/>
          <w:color w:val="000000"/>
          <w:sz w:val="24"/>
          <w:szCs w:val="24"/>
        </w:rPr>
        <w:t>Rainfall; SARS</w:t>
      </w:r>
      <w:r w:rsidR="00C04AFC" w:rsidRPr="00BC581F">
        <w:rPr>
          <w:rFonts w:ascii="Times New Roman" w:hAnsi="Times New Roman" w:cs="Times New Roman"/>
          <w:color w:val="000000"/>
          <w:sz w:val="24"/>
          <w:szCs w:val="24"/>
        </w:rPr>
        <w:t>-CoV-2</w:t>
      </w:r>
      <w:r w:rsidRPr="00BC581F">
        <w:rPr>
          <w:rFonts w:ascii="Times New Roman" w:hAnsi="Times New Roman" w:cs="Times New Roman"/>
          <w:color w:val="000000"/>
          <w:sz w:val="24"/>
          <w:szCs w:val="24"/>
        </w:rPr>
        <w:t xml:space="preserve"> </w:t>
      </w:r>
    </w:p>
    <w:p w:rsidR="00116BC0" w:rsidRPr="00BC581F" w:rsidRDefault="00116BC0" w:rsidP="00016BD9">
      <w:pPr>
        <w:spacing w:line="360" w:lineRule="auto"/>
        <w:rPr>
          <w:rFonts w:ascii="Times New Roman" w:hAnsi="Times New Roman" w:cs="Times New Roman"/>
          <w:b/>
          <w:bCs/>
          <w:sz w:val="24"/>
          <w:szCs w:val="24"/>
        </w:rPr>
      </w:pPr>
    </w:p>
    <w:p w:rsidR="0015132F" w:rsidRDefault="0015132F" w:rsidP="00016BD9">
      <w:pPr>
        <w:spacing w:line="360" w:lineRule="auto"/>
        <w:rPr>
          <w:rFonts w:ascii="Times New Roman" w:hAnsi="Times New Roman" w:cs="Times New Roman"/>
          <w:b/>
          <w:bCs/>
          <w:sz w:val="36"/>
          <w:szCs w:val="36"/>
        </w:rPr>
      </w:pPr>
    </w:p>
    <w:p w:rsidR="009D5C87" w:rsidRPr="00016BD9" w:rsidRDefault="00F927E6" w:rsidP="00016BD9">
      <w:pPr>
        <w:spacing w:line="360" w:lineRule="auto"/>
        <w:rPr>
          <w:rFonts w:ascii="Times New Roman" w:hAnsi="Times New Roman" w:cs="Times New Roman"/>
          <w:b/>
          <w:bCs/>
          <w:sz w:val="36"/>
          <w:szCs w:val="36"/>
        </w:rPr>
      </w:pPr>
      <w:r w:rsidRPr="00016BD9">
        <w:rPr>
          <w:rFonts w:ascii="Times New Roman" w:hAnsi="Times New Roman" w:cs="Times New Roman"/>
          <w:b/>
          <w:bCs/>
          <w:sz w:val="36"/>
          <w:szCs w:val="36"/>
        </w:rPr>
        <w:t xml:space="preserve">Introduction: </w:t>
      </w:r>
    </w:p>
    <w:p w:rsidR="009D5C87" w:rsidRPr="00BC581F" w:rsidRDefault="00777D57" w:rsidP="00016BD9">
      <w:pPr>
        <w:spacing w:after="0" w:line="360" w:lineRule="auto"/>
        <w:jc w:val="both"/>
        <w:rPr>
          <w:rFonts w:ascii="Times New Roman" w:hAnsi="Times New Roman" w:cs="Times New Roman"/>
          <w:sz w:val="24"/>
          <w:szCs w:val="24"/>
        </w:rPr>
      </w:pPr>
      <w:r w:rsidRPr="00BC581F">
        <w:rPr>
          <w:rFonts w:ascii="Times New Roman" w:hAnsi="Times New Roman" w:cs="Times New Roman"/>
          <w:sz w:val="24"/>
          <w:szCs w:val="24"/>
        </w:rPr>
        <w:t xml:space="preserve">In late December 2019, a disease having flu-like symptoms was first discovered in among a few patients in the Wuhan city of China, which was causing acute respiratory syndrome amongst them and upon investigating further, the disease vector </w:t>
      </w:r>
      <w:r w:rsidR="00534EA6" w:rsidRPr="00BC581F">
        <w:rPr>
          <w:rFonts w:ascii="Times New Roman" w:hAnsi="Times New Roman" w:cs="Times New Roman"/>
          <w:sz w:val="24"/>
          <w:szCs w:val="24"/>
        </w:rPr>
        <w:t>has detected</w:t>
      </w:r>
      <w:r w:rsidRPr="00BC581F">
        <w:rPr>
          <w:rFonts w:ascii="Times New Roman" w:hAnsi="Times New Roman" w:cs="Times New Roman"/>
          <w:sz w:val="24"/>
          <w:szCs w:val="24"/>
        </w:rPr>
        <w:t xml:space="preserve"> </w:t>
      </w:r>
      <w:r w:rsidR="00534EA6" w:rsidRPr="00BC581F">
        <w:rPr>
          <w:rFonts w:ascii="Times New Roman" w:hAnsi="Times New Roman" w:cs="Times New Roman"/>
          <w:sz w:val="24"/>
          <w:szCs w:val="24"/>
        </w:rPr>
        <w:t>as</w:t>
      </w:r>
      <w:r w:rsidRPr="00BC581F">
        <w:rPr>
          <w:rFonts w:ascii="Times New Roman" w:hAnsi="Times New Roman" w:cs="Times New Roman"/>
          <w:sz w:val="24"/>
          <w:szCs w:val="24"/>
        </w:rPr>
        <w:t xml:space="preserve"> corona virus, which appeared to be a novel strain and termed as the novel severe acute respiratory syndrome coronavirus 2, also known as SARS-CoV-2</w:t>
      </w:r>
      <w:r w:rsidR="00C04AFC" w:rsidRPr="00BC581F">
        <w:rPr>
          <w:rFonts w:ascii="Times New Roman" w:hAnsi="Times New Roman" w:cs="Times New Roman"/>
          <w:sz w:val="24"/>
          <w:szCs w:val="24"/>
        </w:rPr>
        <w:t xml:space="preserve"> </w:t>
      </w:r>
      <w:r w:rsidR="00A44729"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{"citationItems":[{"id":"ITEM-1","itemData":{"DOI":"10.3389/fimmu.2022.837290","ISSN":"1664-3224","abstract":"SARS-CoV-2, a novel Corona virus strain, was first detected in Wuhan, China, in December 2019. As of December 16, 2021, almost 4,822,472 people had died and over 236,132,082 were infected with this lethal viral infection. It is believed that the human immune system is thought to play a critical role in the initial phase of infection when the viruses invade the host cells. Although some effective vaccines have already been on the market, researchers and many bio-pharmaceuticals are still working hard to develop a fully functional vaccine or more effective therapeutic agent against the COVID-19. Other efforts, in addition to functional vaccines, can help strengthen the immune system to defeat the corona virus infection. Herein, we have reviewed some of those proven measures, following which a more efficient immune system can be better prepared to fight viral infection. Among these, dietary supplements like- fresh vegetables and fruits offer a plentiful of vitamins and antioxidants, enabling to build of a healthy immune system. While the pharmacologically active components of medicinal plants directly aid in fighting against viral infection, supplementary supplements combined with a healthy diet will assist to regulate the immune system and will prevent viral infection. In addition, some personal habits, like- regular physical exercise, intermittent fasting, and adequate sleep, had also been proven to aid the immune system in becoming an efficient one. Maintaining each of these will strengthen the immune system, allowing innate immunity to become a more defensive and active antagonistic mechanism against corona-virus infection. However, because dietary treatments take longer to produce beneficial effects in adaptive maturation, personalized nutrition cannot be expected to have an immediate impact on the global outbreak.","author":[{"dropping-particle":"","family":"Islam","given":"Md. Aminul","non-dropping-particle":"","parse-names":false,"suffix":""},{"dropping-particle":"","family":"Haque","given":"Md. Atiqul","non-dropping-particle":"","parse-names":false,"suffix":""},{"dropping-particle":"","family":"Rahman","given":"Md. Arifur","non-dropping-particle":"","parse-names":false,"suffix":""},{"dropping-particle":"","family":"Hossen","given":"Foysal","non-dropping-particle":"","parse-names":false,"suffix":""},{"dropping-particle":"","family":"Reza","given":"Mahin","non-dropping-particle":"","parse-names":false,"suffix":""},{"dropping-particle":"","family":"Barua","given":"Abanti","non-dropping-particle":"","parse-names":false,"suffix":""},{"dropping-particle":"Al","family":"Marzan","given":"Abdullah","non-dropping-particle":"","parse-names":false,"suffix":""},{"dropping-particle":"","family":"Das","given":"Tuhin","non-dropping-particle":"","parse-names":false,"suffix":""},{"dropping-particle":"","family":"Kumar Baral","given":"Sumit","non-dropping-particle":"","parse-names":false,"suffix":""},{"dropping-particle":"","family":"He","given":"Cheng","non-dropping-particle":"","parse-names":false,"suffix":""},{"dropping-particle":"","family":"Ahmed","given":"Firoz","non-dropping-particle":"","parse-names":false,"suffix":""},{"dropping-particle":"","family":"Bhattacharya","given":"Prosun","non-dropping-particle":"","parse-names":false,"suffix":""},{"dropping-particle":"","family":"Jakariya","given":"Md.","non-dropping-particle":"","parse-names":false,"suffix":""}],"container-title":"Frontiers in Immunology","id":"ITEM-1","issued":{"date-parts":[["2022","3","15"]]},"title":"A Review on Measures to Rejuvenate Immune System: Natural Mode of Protection Against Coronavirus Infection","type":"article-journal","volume":"13"},"uris":["http://www.mendeley.com/documents/?uuid=c57ac3ef-f657-49fc-8ebe-e621abc4a470"]}],"mendeley":{"formattedCitation":"(1)","manualFormatting":"(1,","plainTextFormattedCitation":"(1)","previouslyFormattedCitation":"(2)"},"properties":{"noteIndex":0},"schema":"https://github.com/citation-style-language/schema/raw/master/csl-citation.json"}</w:instrText>
      </w:r>
      <w:r w:rsidR="00A44729" w:rsidRPr="00BC581F">
        <w:rPr>
          <w:rFonts w:ascii="Times New Roman" w:hAnsi="Times New Roman" w:cs="Times New Roman"/>
          <w:sz w:val="24"/>
          <w:szCs w:val="24"/>
        </w:rPr>
        <w:fldChar w:fldCharType="separate"/>
      </w:r>
      <w:r w:rsidR="00A44729" w:rsidRPr="00BC581F">
        <w:rPr>
          <w:rFonts w:ascii="Times New Roman" w:hAnsi="Times New Roman" w:cs="Times New Roman"/>
          <w:noProof/>
          <w:sz w:val="24"/>
          <w:szCs w:val="24"/>
        </w:rPr>
        <w:t>(1,</w:t>
      </w:r>
      <w:r w:rsidR="00A44729" w:rsidRPr="00BC581F">
        <w:rPr>
          <w:rFonts w:ascii="Times New Roman" w:hAnsi="Times New Roman" w:cs="Times New Roman"/>
          <w:sz w:val="24"/>
          <w:szCs w:val="24"/>
        </w:rPr>
        <w:fldChar w:fldCharType="end"/>
      </w:r>
      <w:r w:rsidR="00116BC0" w:rsidRPr="00BC581F">
        <w:rPr>
          <w:rFonts w:ascii="Times New Roman" w:hAnsi="Times New Roman" w:cs="Times New Roman"/>
          <w:sz w:val="24"/>
          <w:szCs w:val="24"/>
        </w:rPr>
        <w:t xml:space="preserve"> </w:t>
      </w:r>
      <w:r w:rsidR="001463A7"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{"citationItems":[{"id":"ITEM-1","itemData":{"DOI":"10.1017/S0950268820002046","ISSN":"14694409","PMID":"32892793","abstract":"Global Health Security Index (GHSI) and Joint External Evaluation (JEE) are two well-known health security and related capabilities indices. We hypothesized that countries with higher GHSI or JEE scores would have detected their first case earlier, and would experience lower mortality outcome compared to countries with lower scores. We evaluated the effectiveness of GHSI and JEE in predicting countries’ COVID-19 detection response times and mortality outcome (deaths/million). We used two different outcomes for the evaluation, i) detection response time, the duration of time to the first (confirmed) case detection (from 31st December 2019 to February 20th 2020 when every country’s first case was linked to travel from China) and ii) mortality outcome (deaths/million) (up until March 11th and July 1st 2020, respectively). We interpreted the detection response time alongside previously published relative risk of the importation of COVID-19 cases from China. We performed multiple linear regression and negative binomial regression analysis to evaluate how these indices predicted the actual outcome. The two indices, GHSI and JEE were strongly correlated (r= 0.82), indicating a good agreement between them. However, both GHSI (r=0.31) and JEE (r=0.37) had a poor correlation with countries’ COVID-19 related mortality outcome. Higher risk of importation of COVID-19 from China for a given country was negatively correlated with the time taken to detect the first case in that country (adjusted R2=0.63-0.66), while the GHSI and JEE had minimal predictive value. In the negative binomial regressing model, countries’ mortality outcome were strongly predicted by the population’s age above 65 years (Incidence rate ratio [IRR]: 1.10 (95% CI: 1.01-1.21) while overall GHSI score (IRR: 1.01 (95% CI: 0.98-1.01) and JEE (IRR: 0.99 (95% CI: 0.96-1.02) were not significant predictor. GHSI and JEE had lower predictive value for detection response time and mortality outcome due to COVID-19. We suggest introduction of a population healthiness parameter, to address demographic and comorbidity vulnerabilities and reappraisal of the ranking system and methods used to obtain the index based on experience gained from this pandemic.","author":[{"dropping-particle":"","family":"Haider","given":"Najmul","non-dropping-particle":"","parse-names":false,"suffix":""},{"dropping-particle":"","family":"Yavlinsky","given":"Alexei","non-dropping-particle":"","parse-names":false,"suffix":""},{"dropping-particle":"","family":"Chang","given":"Yu Mei","non-dropping-particle":"","parse-names":false,"suffix":""},{"dropping-particle":"","family":"Hasan","given":"Mohammad Nayeem","non-dropping-particle":"","parse-names":false,"suffix":""},{"dropping-particle":"","family":"Benfield","given":"Camilla","non-dropping-particle":"","parse-names":false,"suffix":""},{"dropping-particle":"","family":"Osman","given":"Abdinasir Yusuf","non-dropping-particle":"","parse-names":false,"suffix":""},{"dropping-particle":"","family":"Uddin","given":"Md Jamal","non-dropping-particle":"","parse-names":false,"suffix":""},{"dropping-particle":"","family":"Dar","given":"Osman","non-dropping-particle":"","parse-names":false,"suffix":""},{"dropping-particle":"","family":"Ntoumi","given":"Francine","non-dropping-particle":"","parse-names":false,"suffix":""},{"dropping-particle":"","family":"Zumla","given":"Alimuddin","non-dropping-particle":"","parse-names":false,"suffix":""},{"dropping-particle":"","family":"Kock","given":"Richard","non-dropping-particle":"","parse-names":false,"suffix":""}],"container-title":"Epidemiology and Infection","id":"ITEM-1","issued":{"date-parts":[["2020"]]},"title":"The global health security index and joint external evaluation score for health preparedness are not correlated with countries' covid-19 detection response time and mortality outcome","type":"article-journal"},"uris":["http://www.mendeley.com/documents/?uuid=02603f8b-d4c6-4688-a12c-68c37dc3b96e","http://www.mendeley.com/documents/?uuid=a6dcba89-ade5-4f90-8206-2a0674333489"]},{"id":"ITEM-2","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Practice","id":"ITEM-2","issued":{"date-parts":[["2020"]]},"page":"100041","title":"Managing SARS-CoV-2 outbreak challenges in psychiatric hospitals of Bangladesh","type":"article-journal","volume":"1"},"uris":["http://www.mendeley.com/documents/?uuid=d46e6e44-3c8f-4988-8ddd-c04d9a6f9887","http://www.mendeley.com/documents/?uuid=8c57be62-d2e5-4b30-90bf-987297d98b84"]}],"mendeley":{"formattedCitation":"(2,3)","manualFormatting":"2, 3","plainTextFormattedCitation":"(2,3)","previouslyFormattedCitation":"(3,4)"},"properties":{"noteIndex":0},"schema":"https://github.com/citation-style-language/schema/raw/master/csl-citation.json"}</w:instrText>
      </w:r>
      <w:r w:rsidR="001463A7" w:rsidRPr="00BC581F">
        <w:rPr>
          <w:rFonts w:ascii="Times New Roman" w:hAnsi="Times New Roman" w:cs="Times New Roman"/>
          <w:sz w:val="24"/>
          <w:szCs w:val="24"/>
        </w:rPr>
        <w:fldChar w:fldCharType="separate"/>
      </w:r>
      <w:r w:rsidR="00C04AFC" w:rsidRPr="00BC581F">
        <w:rPr>
          <w:rFonts w:ascii="Times New Roman" w:hAnsi="Times New Roman" w:cs="Times New Roman"/>
          <w:noProof/>
          <w:sz w:val="24"/>
          <w:szCs w:val="24"/>
        </w:rPr>
        <w:t>2, 3</w:t>
      </w:r>
      <w:r w:rsidR="001463A7" w:rsidRPr="00BC581F">
        <w:rPr>
          <w:rFonts w:ascii="Times New Roman" w:hAnsi="Times New Roman" w:cs="Times New Roman"/>
          <w:sz w:val="24"/>
          <w:szCs w:val="24"/>
        </w:rPr>
        <w:fldChar w:fldCharType="end"/>
      </w:r>
      <w:r w:rsidR="00C04AFC" w:rsidRPr="00BC581F">
        <w:rPr>
          <w:rFonts w:ascii="Times New Roman" w:hAnsi="Times New Roman" w:cs="Times New Roman"/>
          <w:sz w:val="24"/>
          <w:szCs w:val="24"/>
        </w:rPr>
        <w:t xml:space="preserve">, </w:t>
      </w:r>
      <w:r w:rsidR="001463A7"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{"citationItems":[{"id":"ITEM-1","itemData":{"DOI":"10.1016/j.compbiomed.2021.104759","ISSN":"00104825","author":[{"dropping-particle":"","family":"Sakib","given":"Md Minhas Hossain","non-dropping-particle":"","parse-names":false,"suffix":""},{"dropping-particle":"","family":"Nishat","given":"Aktiya Anjum","non-dropping-particle":"","parse-names":false,"suffix":""},{"dropping-particle":"","family":"Islam","given":"Mohammad Tarequl","non-dropping-particle":"","parse-names":false,"suffix":""},{"dropping-particle":"","family":"Raihan Uddin","given":"Mohammad Abu","non-dropping-particle":"","parse-names":false,"suffix":""},{"dropping-particle":"","family":"Iqbal","given":"Md Shahriar","non-dropping-particle":"","parse-names":false,"suffix":""},{"dropping-particle":"","family":"Hossen","given":"Farhan Fuad","non-dropping-particle":"Bin","parse-names":false,"suffix":""},{"dropping-particle":"","family":"Ahmed","given":"Mohammad Imran","non-dropping-particle":"","parse-names":false,"suffix":""},{"dropping-particle":"","family":"Bashir","given":"Md Samiul","non-dropping-particle":"","parse-names":false,"suffix":""},{"dropping-particle":"","family":"Hossain","given":"Takbir","non-dropping-particle":"","parse-names":false,"suffix":""},{"dropping-particle":"","family":"Tohura","given":"Umma Sumia","non-dropping-particle":"","parse-names":false,"suffix":""},{"dropping-particle":"","family":"Saif","given":"Saiful Islam","non-dropping-particle":"","parse-names":false,"suffix":""},{"dropping-particle":"","family":"Jui","given":"Nabilah Rahman","non-dropping-particle":"","parse-names":false,"suffix":""},{"dropping-particle":"","family":"Alam","given":"Mosharaf","non-dropping-particle":"","parse-names":false,"suffix":""},{"dropping-particle":"","family":"Islam","given":"Md Aminul","non-dropping-particle":"","parse-names":false,"suffix":""},{"dropping-particle":"","family":"Hasan","given":"Md Mehadi","non-dropping-particle":"","parse-names":false,"suffix":""},{"dropping-particle":"","family":"Sufian","given":"Md Abu","non-dropping-particle":"","parse-names":false,"suffix":""},{"dropping-particle":"","family":"Ali","given":"Md Ackas","non-dropping-particle":"","parse-names":false,"suffix":""},{"dropping-particle":"","family":"Islam","given":"Rajib","non-dropping-particle":"","parse-names":false,"suffix":""},{"dropping-particle":"","family":"Hossain","given":"Mohammed Akhter","non-dropping-particle":"","parse-names":false,"suffix":""},{"dropping-particle":"","family":"Halim","given":"Mohammad A.","non-dropping-particle":"","parse-names":false,"suffix":""}],"container-title":"Computers in Biology and Medicine","id":"ITEM-1","issued":{"date-parts":[["2021","9"]]},"page":"104759","title":"Computational screening of 645 antiviral peptides against the receptor-binding domain of the spike protein in SARS-CoV-2","type":"article-journal","volume":"136"},"uris":["http://www.mendeley.com/documents/?uuid=6d75f53f-d71d-462a-a2e2-9397f2bed38e"]}],"mendeley":{"formattedCitation":"(4)","manualFormatting":"4)","plainTextFormattedCitation":"(4)","previouslyFormattedCitation":"(5)"},"properties":{"noteIndex":0},"schema":"https://github.com/citation-style-language/schema/raw/master/csl-citation.json"}</w:instrText>
      </w:r>
      <w:r w:rsidR="001463A7" w:rsidRPr="00BC581F">
        <w:rPr>
          <w:rFonts w:ascii="Times New Roman" w:hAnsi="Times New Roman" w:cs="Times New Roman"/>
          <w:sz w:val="24"/>
          <w:szCs w:val="24"/>
        </w:rPr>
        <w:fldChar w:fldCharType="separate"/>
      </w:r>
      <w:r w:rsidR="00C04AFC" w:rsidRPr="00BC581F">
        <w:rPr>
          <w:rFonts w:ascii="Times New Roman" w:hAnsi="Times New Roman" w:cs="Times New Roman"/>
          <w:noProof/>
          <w:sz w:val="24"/>
          <w:szCs w:val="24"/>
        </w:rPr>
        <w:t>4)</w:t>
      </w:r>
      <w:r w:rsidR="001463A7" w:rsidRPr="00BC581F">
        <w:rPr>
          <w:rFonts w:ascii="Times New Roman" w:hAnsi="Times New Roman" w:cs="Times New Roman"/>
          <w:sz w:val="24"/>
          <w:szCs w:val="24"/>
        </w:rPr>
        <w:fldChar w:fldCharType="end"/>
      </w:r>
      <w:r w:rsidR="00C04AFC" w:rsidRPr="00BC581F">
        <w:rPr>
          <w:rFonts w:ascii="Times New Roman" w:hAnsi="Times New Roman" w:cs="Times New Roman"/>
          <w:sz w:val="24"/>
          <w:szCs w:val="24"/>
        </w:rPr>
        <w:t>.</w:t>
      </w:r>
      <w:r w:rsidRPr="00BC581F">
        <w:rPr>
          <w:rFonts w:ascii="Times New Roman" w:hAnsi="Times New Roman" w:cs="Times New Roman"/>
          <w:sz w:val="24"/>
          <w:szCs w:val="24"/>
        </w:rPr>
        <w:t xml:space="preserve"> </w:t>
      </w:r>
      <w:r w:rsidR="00C04AFC" w:rsidRPr="00BC581F">
        <w:rPr>
          <w:rFonts w:ascii="Times New Roman" w:hAnsi="Times New Roman" w:cs="Times New Roman"/>
          <w:sz w:val="24"/>
          <w:szCs w:val="24"/>
        </w:rPr>
        <w:t xml:space="preserve">It has been three years since COVID-19 pandemic has started and despite the process of vaccination, the end of the pandemic still cannot be predicted for new mutations and new variants of SARS-CoV-2 </w:t>
      </w:r>
      <w:r w:rsidR="001463A7"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{"citationItems":[{"id":"ITEM-1","itemData":{"DOI":"10.1016/j.scitotenv.2020.139090","ISSN":"18791026","PMID":"32388137","abstract":"This study aimed to analyze how meteorological conditions such as temperature, humidity and rainfall can affect the spread of COVID-19 in five Brazilian (São Paulo, Rio de Janeiro, Brasília, Manaus and Fortaleza) cities. The cities selected were those with the largest number of confirmed cases considering data of April 13. Variables such as number of cumulative cases, new daily cases and contamination rate were employed for this study. Our results showed that higher mean temperatures and average relative humidity favored the COVID-19 transmission, differently from reports from coldest countries or periods of time under cool temperatures. Thus, considering the results obtained, intersectoral policies and actions are necessary, mainly in cities where the contamination rate is increasing rapidly. Thus, prevention and protection measures should be adopted in these cities aiming to reduce transmission and the possible collapse of the health system.","author":[{"dropping-particle":"","family":"Auler","given":"A. C.","non-dropping-particle":"","parse-names":false,"suffix":""},{"dropping-particle":"","family":"Cássaro","given":"F. A.M.","non-dropping-particle":"","parse-names":false,"suffix":""},{"dropping-particle":"","family":"Silva","given":"V. O.","non-dropping-particle":"da","parse-names":false,"suffix":""},{"dropping-particle":"","family":"Pires","given":"L. F.","non-dropping-particle":"","parse-names":false,"suffix":""}],"container-title":"Science of the Total Environment","id":"ITEM-1","issued":{"date-parts":[["2020"]]},"title":"Evidence that high temperatures and intermediate relative humidity might favor the spread of COVID-19 in tropical climate: A case study for the most affected Brazilian cities","type":"article-journal","volume":"729"},"uris":["http://www.mendeley.com/documents/?uuid=2e0e2c42-9efb-425e-b430-2313eaca45fe","http://www.mendeley.com/documents/?uuid=afd6613a-3f23-4f29-8e1d-c89447ffdd18"]},{"id":"ITEM-2","itemData":{"DOI":"10.1016/j.scitotenv.2020.138835","ISSN":"18791026","PMID":"32334162","abstract":"This study analyzed the association between COVID-19 and climate indicators in New York City, USA. We used secondary published data from New York city health services and National weather service, USA. The climate indicators included in the study are average temperature, minimum temperature, maximum temperature, rainfall, average humidity, wind speed, and air quality. Kendall and Spearman rank correlation tests were chosen for data analysis. We find that average temperature, minimum temperature, and air quality were significantly associated with the COVID-19 pandemic. The findings of this study will help World Health Organization and health regulators such as Center for Disease Control (CDC) to combat COVID-19 in New York and the rest of the world.","author":[{"dropping-particle":"","family":"Bashir","given":"Muhammad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Environment","id":"ITEM-2","issued":{"date-parts":[["2020"]]},"title":"Correlation between climate indicators and COVID-19 pandemic in New York, USA","type":"article-journal","volume":"728"},"uris":["http://www.mendeley.com/documents/?uuid=8591ce79-8891-48e7-b048-783bcd1056bc","http://www.mendeley.com/documents/?uuid=0f3ecf0f-e3e0-4301-9b8e-2af85944a1f1"]},{"id":"ITEM-3","itemData":{"DOI":"10.1017/S0950268820002046","ISSN":"14694409","PMID":"32892793","abstract":"Global Health Security Index (GHSI) and Joint External Evaluation (JEE) are two well-known health security and related capabilities indices. We hypothesized that countries with higher GHSI or JEE scores would have detected their first case earlier, and would experience lower mortality outcome compared to countries with lower scores. We evaluated the effectiveness of GHSI and JEE in predicting countries’ COVID-19 detection response times and mortality outcome (deaths/million). We used two different outcomes for the evaluation, i) detection response time, the duration of time to the first (confirmed) case detection (from 31st December 2019 to February 20th 2020 when every country’s first case was linked to travel from China) and ii) mortality outcome (deaths/million) (up until March 11th and July 1st 2020, respectively). We interpreted the detection response time alongside previously published relative risk of the importation of COVID-19 cases from China. We performed multiple linear regression and negative binomial regression analysis to evaluate how these indices predicted the actual outcome. The two indices, GHSI and JEE were strongly correlated (r= 0.82), indicating a good agreement between them. However, both GHSI (r=0.31) and JEE (r=0.37) had a poor correlation with countries’ COVID-19 related mortality outcome. Higher risk of importation of COVID-19 from China for a given country was negatively correlated with the time taken to detect the first case in that country (adjusted R2=0.63-0.66), while the GHSI and JEE had minimal predictive value. In the negative binomial regressing model, countries’ mortality outcome were strongly predicted by the population’s age above 65 years (Incidence rate ratio [IRR]: 1.10 (95% CI: 1.01-1.21) while overall GHSI score (IRR: 1.01 (95% CI: 0.98-1.01) and JEE (IRR: 0.99 (95% CI: 0.96-1.02) were not significant predictor. GHSI and JEE had lower predictive value for detection response time and mortality outcome due to COVID-19. We suggest introduction of a population healthiness parameter, to address demographic and comorbidity vulnerabilities and reappraisal of the ranking system and methods used to obtain the index based on experience gained from this pandemic.","author":[{"dropping-particle":"","family":"Haider","given":"Najmul","non-dropping-particle":"","parse-names":false,"suffix":""},{"dropping-particle":"","family":"Yavlinsky","given":"Alexei","non-dropping-particle":"","parse-names":false,"suffix":""},{"dropping-particle":"","family":"Chang","given":"Yu Mei","non-dropping-particle":"","parse-names":false,"suffix":""},{"dropping-particle":"","family":"Hasan","given":"Mohammad Nayeem","non-dropping-particle":"","parse-names":false,"suffix":""},{"dropping-particle":"","family":"Benfield","given":"Camilla","non-dropping-particle":"","parse-names":false,"suffix":""},{"dropping-particle":"","family":"Osman","given":"Abdinasir Yusuf","non-dropping-particle":"","parse-names":false,"suffix":""},{"dropping-particle":"","family":"Uddin","given":"Md Jamal","non-dropping-particle":"","parse-names":false,"suffix":""},{"dropping-particle":"","family":"Dar","given":"Osman","non-dropping-particle":"","parse-names":false,"suffix":""},{"dropping-particle":"","family":"Ntoumi","given":"Francine","non-dropping-particle":"","parse-names":false,"suffix":""},{"dropping-particle":"","family":"Zumla","given":"Alimuddin","non-dropping-particle":"","parse-names":false,"suffix":""},{"dropping-particle":"","family":"Kock","given":"Richard","non-dropping-particle":"","parse-names":false,"suffix":""}],"container-title":"Epidemiology and Infection","id":"ITEM-3","issued":{"date-parts":[["2020"]]},"title":"The global health security index and joint external evaluation score for health preparedness are not correlated with countries' covid-19 detection response time and mortality outcome","type":"article-journal"},"uris":["http://www.mendeley.com/documents/?uuid=a6dcba89-ade5-4f90-8206-2a0674333489","http://www.mendeley.com/documents/?uuid=02603f8b-d4c6-4688-a12c-68c37dc3b96e"]}],"mendeley":{"formattedCitation":"(2,5,6)","manualFormatting":"(2, 5 ,6 ,","plainTextFormattedCitation":"(2,5,6)","previouslyFormattedCitation":"(3,6,7)"},"properties":{"noteIndex":0},"schema":"https://github.com/citation-style-language/schema/raw/master/csl-citation.json"}</w:instrText>
      </w:r>
      <w:r w:rsidR="001463A7" w:rsidRPr="00BC581F">
        <w:rPr>
          <w:rFonts w:ascii="Times New Roman" w:hAnsi="Times New Roman" w:cs="Times New Roman"/>
          <w:sz w:val="24"/>
          <w:szCs w:val="24"/>
        </w:rPr>
        <w:fldChar w:fldCharType="separate"/>
      </w:r>
      <w:r w:rsidR="00C04AFC" w:rsidRPr="00BC581F">
        <w:rPr>
          <w:rFonts w:ascii="Times New Roman" w:hAnsi="Times New Roman" w:cs="Times New Roman"/>
          <w:noProof/>
          <w:sz w:val="24"/>
          <w:szCs w:val="24"/>
        </w:rPr>
        <w:t>(2, 5 ,6 ,</w:t>
      </w:r>
      <w:r w:rsidR="001463A7" w:rsidRPr="00BC581F">
        <w:rPr>
          <w:rFonts w:ascii="Times New Roman" w:hAnsi="Times New Roman" w:cs="Times New Roman"/>
          <w:sz w:val="24"/>
          <w:szCs w:val="24"/>
        </w:rPr>
        <w:fldChar w:fldCharType="end"/>
      </w:r>
      <w:r w:rsidR="00C04AFC" w:rsidRPr="00BC581F">
        <w:rPr>
          <w:rFonts w:ascii="Times New Roman" w:hAnsi="Times New Roman" w:cs="Times New Roman"/>
          <w:sz w:val="24"/>
          <w:szCs w:val="24"/>
        </w:rPr>
        <w:t xml:space="preserve"> </w:t>
      </w:r>
      <w:r w:rsidR="001463A7"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{"citationItems":[{"id":"ITEM-1","itemData":{"abstract":"&lt;p&gt;Whole-genome sequencing is increasingly being used to investigate the spatial and temporal distribution of viral pathogens including the Severe Acute Respiratory Syndrome Coronavirus Variant 2 (SARS-CoV-2) which is responsible for the ongoing COVID-19 pandemic. In this study, we determined 55 complete genome sequences of SARS-CoV-2 strains isolated from patients from Noakhali, a South-Eastern district in Bangladesh. Variant analysis of our sequenced genomes identified sixteen rare variations in S, six in N, two in M, one in E protein and the S protein variation, Y204F, identified in two of our sequenced strains, has not been reported from any other countries in the GISAID database. Comparison of the prevalence pattern across the country showed GH clade lineages B.1.36 and B.1.36.16 to be abundant in Noakhali and the South-Eastern region of Chittagong when compared to the rest of the country. Phylodynamic analysis of our sequenced genomes revealed that the virus was estimated to be evolving at the rate of 1.065 X 10&lt;sup&gt;&amp;minus;&amp;thinsp;4&lt;/sup&gt; subs/site/year. The study results demonstrated the necessity of initiating a concerted, country-wide genomics surveillance effort to determine any novel mutation of functional significance, understanding virus evolution, transmission, and spread in Bangladesh.&lt;/p&gt; &lt;p&gt; &lt;b&gt;Short running title&lt;/b&gt;: Genome sequencing of Noakhali isolates SARS-Cov-2 in Bangladesh&lt;/p&gt;","author":[{"dropping-particle":"","family":"Hossain","given":"Maqsud","non-dropping-particle":"","parse-names":false,"suffix":""},{"dropping-particle":"","family":"Saiha Huq","given":"Tahrima","non-dropping-particle":"","parse-names":false,"suffix":""},{"dropping-particle":"","family":"Rahman","given":"Aura","non-dropping-particle":"","parse-names":false,"suffix":""},{"dropping-particle":"","family":"Aminul Islam","given":"Md","non-dropping-particle":"","parse-names":false,"suffix":""},{"dropping-particle":"","family":"Naushin Tabassum","given":"Syeda","non-dropping-particle":"","parse-names":false,"suffix":""},{"dropping-particle":"","family":"Nadim Hasan","given":"Kazi","non-dropping-particle":"","parse-names":false,"suffix":""},{"dropping-particle":"","family":"Khaleque","given":"Abdul","non-dropping-particle":"","parse-names":false,"suffix":""},{"dropping-particle":"","family":"Sadique","given":"Abdus","non-dropping-particle":"","parse-names":false,"suffix":""},{"dropping-particle":"","family":"Salim Hossain","given":"Mohammad","non-dropping-particle":"","parse-names":false,"suffix":""},{"dropping-particle":"","family":"Mohammed Bahadur","given":"Newaz","non-dropping-particle":"","parse-names":false,"suffix":""},{"dropping-particle":"","family":"Ahmed","given":"Firoz","non-dropping-particle":"","parse-names":false,"suffix":""},{"dropping-particle":"","family":"Mahmud Reza","given":"Hasan","non-dropping-particle":"","parse-names":false,"suffix":""}],"id":"ITEM-1","issued":{"date-parts":[["2021"]]},"title":"Novel mutations identified from whole-genome sequencing of SARS-CoV-2 isolated from Noakhali, Bangladesh","type":"article-journal"},"uris":["http://www.mendeley.com/documents/?uuid=8ff557b2-f603-454c-82d7-3571dea4cf54"]}],"mendeley":{"formattedCitation":"(7)","manualFormatting":"7)","plainTextFormattedCitation":"(7)","previouslyFormattedCitation":"(8)"},"properties":{"noteIndex":0},"schema":"https://github.com/citation-style-language/schema/raw/master/csl-citation.json"}</w:instrText>
      </w:r>
      <w:r w:rsidR="001463A7" w:rsidRPr="00BC581F">
        <w:rPr>
          <w:rFonts w:ascii="Times New Roman" w:hAnsi="Times New Roman" w:cs="Times New Roman"/>
          <w:sz w:val="24"/>
          <w:szCs w:val="24"/>
        </w:rPr>
        <w:fldChar w:fldCharType="separate"/>
      </w:r>
      <w:r w:rsidR="00C04AFC" w:rsidRPr="00BC581F">
        <w:rPr>
          <w:rFonts w:ascii="Times New Roman" w:hAnsi="Times New Roman" w:cs="Times New Roman"/>
          <w:noProof/>
          <w:sz w:val="24"/>
          <w:szCs w:val="24"/>
        </w:rPr>
        <w:t>7)</w:t>
      </w:r>
      <w:r w:rsidR="001463A7" w:rsidRPr="00BC581F">
        <w:rPr>
          <w:rFonts w:ascii="Times New Roman" w:hAnsi="Times New Roman" w:cs="Times New Roman"/>
          <w:sz w:val="24"/>
          <w:szCs w:val="24"/>
        </w:rPr>
        <w:fldChar w:fldCharType="end"/>
      </w:r>
      <w:r w:rsidR="00C04AFC" w:rsidRPr="00BC581F">
        <w:rPr>
          <w:rFonts w:ascii="Times New Roman" w:hAnsi="Times New Roman" w:cs="Times New Roman"/>
          <w:sz w:val="24"/>
          <w:szCs w:val="24"/>
        </w:rPr>
        <w:t>.</w:t>
      </w:r>
      <w:r w:rsidR="00E47578" w:rsidRPr="00BC581F">
        <w:rPr>
          <w:rFonts w:ascii="Times New Roman" w:hAnsi="Times New Roman" w:cs="Times New Roman"/>
          <w:sz w:val="24"/>
          <w:szCs w:val="24"/>
        </w:rPr>
        <w:t xml:space="preserve"> </w:t>
      </w:r>
      <w:r w:rsidR="00E47578" w:rsidRPr="00BC581F">
        <w:rPr>
          <w:rFonts w:ascii="Times New Roman" w:hAnsi="Times New Roman" w:cs="Times New Roman"/>
          <w:color w:val="000000" w:themeColor="text1"/>
          <w:sz w:val="24"/>
          <w:szCs w:val="24"/>
        </w:rPr>
        <w:t xml:space="preserve">To manage the ongoing pandemic condition, it is essential to find out the related factors linked with the rapid spreading of COVID-19. </w:t>
      </w:r>
      <w:r w:rsidR="00E47578" w:rsidRPr="00BC581F">
        <w:rPr>
          <w:rFonts w:ascii="Times New Roman" w:hAnsi="Times New Roman" w:cs="Times New Roman"/>
          <w:sz w:val="24"/>
          <w:szCs w:val="24"/>
        </w:rPr>
        <w:t xml:space="preserve"> </w:t>
      </w:r>
      <w:r w:rsidR="00E47578" w:rsidRPr="00BC581F">
        <w:rPr>
          <w:rFonts w:ascii="Times New Roman" w:hAnsi="Times New Roman" w:cs="Times New Roman"/>
          <w:color w:val="000000" w:themeColor="text1"/>
          <w:sz w:val="24"/>
          <w:szCs w:val="24"/>
        </w:rPr>
        <w:t>It is found from previous studies that respiratory-related diseases such as Cystic fibrosis, Acute bronchitis, Emphysema, Chronic bronchitis, Chronic obstructive pulmonary disease</w:t>
      </w:r>
      <w:r w:rsidR="00C04AFC" w:rsidRPr="00BC581F">
        <w:rPr>
          <w:rFonts w:ascii="Times New Roman" w:hAnsi="Times New Roman" w:cs="Times New Roman"/>
          <w:color w:val="000000" w:themeColor="text1"/>
          <w:sz w:val="24"/>
          <w:szCs w:val="24"/>
        </w:rPr>
        <w:t xml:space="preserve"> </w:t>
      </w:r>
      <w:r w:rsidR="00E47578" w:rsidRPr="00BC581F">
        <w:rPr>
          <w:rFonts w:ascii="Times New Roman" w:hAnsi="Times New Roman" w:cs="Times New Roman"/>
          <w:color w:val="000000" w:themeColor="text1"/>
          <w:sz w:val="24"/>
          <w:szCs w:val="24"/>
        </w:rPr>
        <w:t xml:space="preserve">(COPD), shortness of breath, and lung cancer are related to metrological factors </w:t>
      </w:r>
      <w:r w:rsidR="001463A7" w:rsidRPr="00BC581F">
        <w:rPr>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{"citationItems":[{"id":"ITEM-1","itemData":{"DOI":"10.2147/COPD.S5098","ISSN":"1178-2005","author":[{"dropping-particle":"","family":"Ling","given":"Sean","non-dropping-particle":"","parse-names":false,"suffix":""}],"container-title":"International Journal of Chronic Obstructive Pulmonary Disease","id":"ITEM-1","issued":{"date-parts":[["2009","6"]]},"page":"233","title":"Particulate matter air pollution exposure: role in the development and exacerbation of chronic obstructive pulmonary disease","type":"article-journal"},"uris":["http://www.mendeley.com/documents/?uuid=d1cfab8d-1df5-499c-aecc-69370fed29ab"]}],"mendeley":{"formattedCitation":"(8)","manualFormatting":"(8","plainTextFormattedCitation":"(8)","previouslyFormattedCitation":"(9)"},"properties":{"noteIndex":0},"schema":"https://github.com/citation-style-language/schema/raw/master/csl-citation.json"}</w:instrText>
      </w:r>
      <w:r w:rsidR="001463A7" w:rsidRPr="00BC581F">
        <w:rPr>
          <w:rFonts w:ascii="Times New Roman" w:hAnsi="Times New Roman" w:cs="Times New Roman"/>
          <w:color w:val="000000" w:themeColor="text1"/>
          <w:sz w:val="24"/>
          <w:szCs w:val="24"/>
        </w:rPr>
        <w:fldChar w:fldCharType="separate"/>
      </w:r>
      <w:r w:rsidR="00C04AFC" w:rsidRPr="00BC581F">
        <w:rPr>
          <w:rFonts w:ascii="Times New Roman" w:hAnsi="Times New Roman" w:cs="Times New Roman"/>
          <w:noProof/>
          <w:color w:val="000000" w:themeColor="text1"/>
          <w:sz w:val="24"/>
          <w:szCs w:val="24"/>
        </w:rPr>
        <w:t>(8</w:t>
      </w:r>
      <w:r w:rsidR="001463A7" w:rsidRPr="00BC581F">
        <w:rPr>
          <w:rFonts w:ascii="Times New Roman" w:hAnsi="Times New Roman" w:cs="Times New Roman"/>
          <w:color w:val="000000" w:themeColor="text1"/>
          <w:sz w:val="24"/>
          <w:szCs w:val="24"/>
        </w:rPr>
        <w:fldChar w:fldCharType="end"/>
      </w:r>
      <w:r w:rsidR="001463A7" w:rsidRPr="00BC581F">
        <w:rPr>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{"citationItems":[{"id":"ITEM-1","itemData":{"DOI":"10.2147/COPD.S5098","ISSN":"1178-2005","author":[{"dropping-particle":"","family":"Ling","given":"Sean","non-dropping-particle":"","parse-names":false,"suffix":""}],"container-title":"International Journal of Chronic Obstructive Pulmonary Disease","id":"ITEM-1","issued":{"date-parts":[["2009","6"]]},"page":"233","title":"Particulate matter air pollution exposure: role in the development and exacerbation of chronic obstructive pulmonary disease","type":"article-journal"},"uris":["http://www.mendeley.com/documents/?uuid=d1cfab8d-1df5-499c-aecc-69370fed29ab"]}],"mendeley":{"formattedCitation":"(8)","manualFormatting":", 9)","plainTextFormattedCitation":"(8)","previouslyFormattedCitation":"(9)"},"properties":{"noteIndex":0},"schema":"https://github.com/citation-style-language/schema/raw/master/csl-citation.json"}</w:instrText>
      </w:r>
      <w:r w:rsidR="001463A7" w:rsidRPr="00BC581F">
        <w:rPr>
          <w:rFonts w:ascii="Times New Roman" w:hAnsi="Times New Roman" w:cs="Times New Roman"/>
          <w:color w:val="000000" w:themeColor="text1"/>
          <w:sz w:val="24"/>
          <w:szCs w:val="24"/>
        </w:rPr>
        <w:fldChar w:fldCharType="separate"/>
      </w:r>
      <w:r w:rsidR="00C04AFC" w:rsidRPr="00BC581F">
        <w:rPr>
          <w:rFonts w:ascii="Times New Roman" w:hAnsi="Times New Roman" w:cs="Times New Roman"/>
          <w:noProof/>
          <w:color w:val="000000" w:themeColor="text1"/>
          <w:sz w:val="24"/>
          <w:szCs w:val="24"/>
        </w:rPr>
        <w:t>, 9)</w:t>
      </w:r>
      <w:r w:rsidR="001463A7" w:rsidRPr="00BC581F">
        <w:rPr>
          <w:rFonts w:ascii="Times New Roman" w:hAnsi="Times New Roman" w:cs="Times New Roman"/>
          <w:color w:val="000000" w:themeColor="text1"/>
          <w:sz w:val="24"/>
          <w:szCs w:val="24"/>
        </w:rPr>
        <w:fldChar w:fldCharType="end"/>
      </w:r>
      <w:r w:rsidR="00E47578" w:rsidRPr="00BC581F">
        <w:rPr>
          <w:rFonts w:ascii="Times New Roman" w:hAnsi="Times New Roman" w:cs="Times New Roman"/>
          <w:color w:val="000000" w:themeColor="text1"/>
          <w:sz w:val="24"/>
          <w:szCs w:val="24"/>
        </w:rPr>
        <w:t xml:space="preserve">. </w:t>
      </w:r>
      <w:r w:rsidRPr="00BC581F">
        <w:rPr>
          <w:rFonts w:ascii="Times New Roman" w:hAnsi="Times New Roman" w:cs="Times New Roman"/>
          <w:sz w:val="24"/>
          <w:szCs w:val="24"/>
        </w:rPr>
        <w:t xml:space="preserve">In </w:t>
      </w:r>
      <w:r w:rsidR="00C04AFC" w:rsidRPr="00BC581F">
        <w:rPr>
          <w:rFonts w:ascii="Times New Roman" w:hAnsi="Times New Roman" w:cs="Times New Roman"/>
          <w:sz w:val="24"/>
          <w:szCs w:val="24"/>
        </w:rPr>
        <w:t>the previous</w:t>
      </w:r>
      <w:r w:rsidRPr="00BC581F">
        <w:rPr>
          <w:rFonts w:ascii="Times New Roman" w:hAnsi="Times New Roman" w:cs="Times New Roman"/>
          <w:sz w:val="24"/>
          <w:szCs w:val="24"/>
        </w:rPr>
        <w:t xml:space="preserve"> study, it was </w:t>
      </w:r>
      <w:r w:rsidR="00E47578" w:rsidRPr="00BC581F">
        <w:rPr>
          <w:rFonts w:ascii="Times New Roman" w:hAnsi="Times New Roman" w:cs="Times New Roman"/>
          <w:sz w:val="24"/>
          <w:szCs w:val="24"/>
        </w:rPr>
        <w:t xml:space="preserve">also </w:t>
      </w:r>
      <w:r w:rsidRPr="00BC581F">
        <w:rPr>
          <w:rFonts w:ascii="Times New Roman" w:hAnsi="Times New Roman" w:cs="Times New Roman"/>
          <w:sz w:val="24"/>
          <w:szCs w:val="24"/>
        </w:rPr>
        <w:t>found that SARS-CoV, a positive (+) sense RNA virus</w:t>
      </w:r>
      <w:r w:rsidR="00E47578" w:rsidRPr="00BC581F">
        <w:rPr>
          <w:rFonts w:ascii="Times New Roman" w:hAnsi="Times New Roman" w:cs="Times New Roman"/>
          <w:sz w:val="24"/>
          <w:szCs w:val="24"/>
        </w:rPr>
        <w:t xml:space="preserve"> </w:t>
      </w:r>
      <w:r w:rsidR="001463A7"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{"citationItems":[{"id":"ITEM-1","itemData":{"DOI":"10.1111/tmi.13383","ISSN":"13653156","PMID":"32052514","author":[{"dropping-particle":"","family":"Velavan","given":"Thirumalaisamy P.","non-dropping-particle":"","parse-names":false,"suffix":""},{"dropping-particle":"","family":"Meyer","given":"Christian G.","non-dropping-particle":"","parse-names":false,"suffix":""}],"container-title":"Tropical Medicine and International Health","id":"ITEM-1","issue":"3","issued":{"date-parts":[["2020"]]},"page":"278-280","title":"The COVID-19 epidemic","type":"article-journal","volume":"25"},"uris":["http://www.mendeley.com/documents/?uuid=8d320195-0143-4f3a-8777-a31e8227730b","http://www.mendeley.com/documents/?uuid=c0548e88-6ebd-48e9-88fa-c10c24cf7177"]}],"mendeley":{"formattedCitation":"(9)","plainTextFormattedCitation":"(9)","previouslyFormattedCitation":"(10)"},"properties":{"noteIndex":0},"schema":"https://github.com/citation-style-language/schema/raw/master/csl-citation.json"}</w:instrText>
      </w:r>
      <w:r w:rsidR="001463A7" w:rsidRPr="00BC581F">
        <w:rPr>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(9)</w:t>
      </w:r>
      <w:r w:rsidR="001463A7" w:rsidRPr="00BC581F">
        <w:rPr>
          <w:rFonts w:ascii="Times New Roman" w:hAnsi="Times New Roman" w:cs="Times New Roman"/>
          <w:sz w:val="24"/>
          <w:szCs w:val="24"/>
        </w:rPr>
        <w:fldChar w:fldCharType="end"/>
      </w:r>
      <w:r w:rsidRPr="00BC581F">
        <w:rPr>
          <w:rFonts w:ascii="Times New Roman" w:hAnsi="Times New Roman" w:cs="Times New Roman"/>
          <w:sz w:val="24"/>
          <w:szCs w:val="24"/>
        </w:rPr>
        <w:t>, appeared to have survived over five days on surfaces that have low ambient temperature and low relative humidity however they quickly perished away wh</w:t>
      </w:r>
      <w:r w:rsidR="00534EA6" w:rsidRPr="00BC581F">
        <w:rPr>
          <w:rFonts w:ascii="Times New Roman" w:hAnsi="Times New Roman" w:cs="Times New Roman"/>
          <w:sz w:val="24"/>
          <w:szCs w:val="24"/>
        </w:rPr>
        <w:t>en there is a temperature of 40</w:t>
      </w:r>
      <w:r w:rsidRPr="00BC581F">
        <w:rPr>
          <w:rFonts w:ascii="Times New Roman" w:hAnsi="Times New Roman" w:cs="Times New Roman"/>
          <w:sz w:val="24"/>
          <w:szCs w:val="24"/>
        </w:rPr>
        <w:t xml:space="preserve">°C and higher humidity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{"citationItems":[{"id":"ITEM-1","itemData":{"DOI":"10.1186/S12985-020-01418-7","ISSN":"1743-422X","PMID":"33028356","abstract":"Background: The rate at which COVID-19 has spread throughout the globe has been alarming. While the role of fomite transmission is not yet fully understood, precise data on the environmental stability of SARS-CoV-2 is required to determine the risks of fomite transmission from contaminated surfaces. Methods: This study measured the survival rates of infectious SARS-CoV-2, suspended in a standard ASTM E2197 matrix, on several common surface types. All experiments were carried out in the dark, to negate any effects of UV light. Inoculated surfaces were incubated at 20 °C, 30 °C and 40 °C and sampled at various time points. Results: Survival rates of SARS-CoV-2 were determined at different temperatures and D-values, Z-values and half-life were calculated. We obtained half lives of between 1.7 and 2.7 days at 20 °C, reducing to a few hours when temperature was elevated to 40 °C. With initial viral loads broadly equivalent to the highest titres excreted by infectious patients, viable virus was isolated for up to 28 days at 20 °C from common surfaces such as glass, stainless steel and both paper and polymer banknotes. Conversely, infectious virus survived less than 24 h at 40 °C on some surfaces. Conclusion: These findings demonstrate SARS-CoV-2 can remain infectious for significantly longer time periods than generally considered possible. These results could be used to inform improved risk mitigation procedures to prevent the fomite spread of COVID-19.","author":[{"dropping-particle":"","family":"Riddell","given":"Shane","non-dropping-particle":"","parse-names":false,"suffix":""},{"dropping-particle":"","family":"Goldie","given":"Sarah","non-dropping-particle":"","parse-names":false,"suffix":""},{"dropping-particle":"","family":"Hill","given":"Andrew","non-dropping-particle":"","parse-names":false,"suffix":""},{"dropping-particle":"","family":"Eagles","given":"Debbie","non-dropping-particle":"","parse-names":false,"suffix":""},{"dropping-particle":"","family":"Drew","given":"Trevor W.","non-dropping-particle":"","parse-names":false,"suffix":""}],"container-title":"Virology journal","id":"ITEM-1","issue":"1","issued":{"date-parts":[["2020","10"]]},"publisher":"Virol J","title":"The effect of temperature on persistence of SARS-CoV-2 on common surfaces","type":"article-journal","volume":"17"},"uris":["http://www.mendeley.com/documents/?uuid=b86c2ab4-8f15-3735-9ba2-dfbfd69bc1b4","http://www.mendeley.com/documents/?uuid=5dddc3bc-3989-4db8-9cf8-87a9f8287fa7","http://www.mendeley.com/documents/?uuid=9c8cd150-f793-4473-942f-3efee57d182e"]}],"mendeley":{"formattedCitation":"(10)","plainTextFormattedCitation":"(10)","previouslyFormattedCitation":"(11)"},"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bCs/>
          <w:noProof/>
          <w:sz w:val="24"/>
          <w:szCs w:val="24"/>
          <w:lang w:val="en-US"/>
        </w:rPr>
        <w:t>(10)</w:t>
      </w:r>
      <w:r w:rsidR="001463A7" w:rsidRPr="00BC581F">
        <w:rPr>
          <w:rStyle w:val="FootnoteReference"/>
          <w:rFonts w:ascii="Times New Roman" w:hAnsi="Times New Roman" w:cs="Times New Roman"/>
          <w:sz w:val="24"/>
          <w:szCs w:val="24"/>
        </w:rPr>
        <w:fldChar w:fldCharType="end"/>
      </w:r>
      <w:r w:rsidRPr="00BC581F">
        <w:rPr>
          <w:rFonts w:ascii="Times New Roman" w:hAnsi="Times New Roman" w:cs="Times New Roman"/>
          <w:sz w:val="24"/>
          <w:szCs w:val="24"/>
        </w:rPr>
        <w:t xml:space="preserve">. Some other studies have also shown that </w:t>
      </w:r>
      <w:r w:rsidR="00C04AFC" w:rsidRPr="00BC581F">
        <w:rPr>
          <w:rFonts w:ascii="Times New Roman" w:hAnsi="Times New Roman" w:cs="Times New Roman"/>
          <w:sz w:val="24"/>
          <w:szCs w:val="24"/>
        </w:rPr>
        <w:t>metrological</w:t>
      </w:r>
      <w:r w:rsidRPr="00BC581F">
        <w:rPr>
          <w:rFonts w:ascii="Times New Roman" w:hAnsi="Times New Roman" w:cs="Times New Roman"/>
          <w:sz w:val="24"/>
          <w:szCs w:val="24"/>
        </w:rPr>
        <w:t xml:space="preserve"> factors have an </w:t>
      </w:r>
      <w:r w:rsidR="00C04AFC" w:rsidRPr="00BC581F">
        <w:rPr>
          <w:rFonts w:ascii="Times New Roman" w:hAnsi="Times New Roman" w:cs="Times New Roman"/>
          <w:sz w:val="24"/>
          <w:szCs w:val="24"/>
        </w:rPr>
        <w:t xml:space="preserve">significantly </w:t>
      </w:r>
      <w:r w:rsidRPr="00BC581F">
        <w:rPr>
          <w:rFonts w:ascii="Times New Roman" w:hAnsi="Times New Roman" w:cs="Times New Roman"/>
          <w:sz w:val="24"/>
          <w:szCs w:val="24"/>
        </w:rPr>
        <w:t>effect on the growth and activity of respiratory viral diseases</w:t>
      </w:r>
      <w:r w:rsidR="00C04AFC" w:rsidRPr="00BC581F">
        <w:rPr>
          <w:rFonts w:ascii="Times New Roman" w:hAnsi="Times New Roman" w:cs="Times New Roman"/>
          <w:sz w:val="24"/>
          <w:szCs w:val="24"/>
        </w:rPr>
        <w:t xml:space="preserve"> including SARS-CoV</w:t>
      </w:r>
      <w:r w:rsidRPr="00BC581F">
        <w:rPr>
          <w:rFonts w:ascii="Times New Roman" w:hAnsi="Times New Roman" w:cs="Times New Roman"/>
          <w:sz w:val="24"/>
          <w:szCs w:val="24"/>
        </w:rPr>
        <w:t xml:space="preserve">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10.1111/irv.12682","ISSN":"1750-2640","author":[{"dropping-particle":"","family":"Park","given":"Ji‐Eun","non-dropping-particle":"","parse-names":false,"suffix":""},{"dropping-particle":"","family":"Son","given":"Woo‐Sik","non-dropping-particle":"","parse-names":false,"suffix":""},{"dropping-particle":"","family":"Ryu","given":"Yeonhee","non-dropping-particle":"","parse-names":false,"suffix":""},{"dropping-particle":"","family":"Choi","given":"Soo Beom","non-dropping-particle":"","parse-names":false,"suffix":""},{"dropping-particle":"","family":"Kwon","given":"Okyu","non-dropping-particle":"","parse-names":false,"suffix":""},{"dropping-particle":"","family":"Ahn","given":"Insung","non-dropping-particle":"","parse-names":false,"suffix":""}],"container-title":"Influenza and Other Respiratory Viruses","id":"ITEM-1","issue":"1","issued":{"date-parts":[["2020","1"]]},"page":"11-18","title":"Effects of temperature, humidity, and diurnal temperature range on influenza incidence in a temperate region","type":"article-journal","volume":"14"},"uris":["http://www.mendeley.com/documents/?uuid=d0abe751-7be5-4cce-bc29-79ceccb6d740","http://www.mendeley.com/documents/?uuid=daf5a4f9-ad53-41a5-a7e2-6c9f40cabb98","http://www.mendeley.com/documents/?uuid=eccddae5-036a-4f64-8a0e-0ae96b9be318"]},{"id":"ITEM-2","itemData":{"DOI":"10.2807/1560-7917.ES2013.18.38.20590/CITE/PLAINTEXT","ISSN":"15607917","abstract":"The stability of Middle East respiratory syndrome cor-onavirus (MERS-CoV) was determined at 20°C - 40% relative humidity (RH); 30°C - 30% RH and 30°C - 80% RH. MERS-CoV was more stable at low temperature/ low humidity conditions and could still be recovered after 48 hours. During aerosolisation of MERS-CoV, no decrease in stability was observed at 20°C - 40% RH. These data suggest the potential of MERS-CoV to be transmitted via contact or fomite transmission due to prolonged environmental presence.","author":[{"dropping-particle":"","family":"Doremalen","given":"N.","non-dropping-particle":"van","parse-names":false,"suffix":""},{"dropping-particle":"","family":"Bushmaker","given":"T.","non-dropping-particle":"","parse-names":false,"suffix":""},{"dropping-particle":"","family":"Munster","given":"V. J.","non-dropping-particle":"","parse-names":false,"suffix":""}],"container-title":"Eurosurveillance","id":"ITEM-2","issue":"38","issued":{"date-parts":[["2013","9"]]},"page":"20590","publisher":"European Centre for Disease Prevention and Control (ECDC)","title":"Stability of middle east respiratory syndrome coronavirus (MERS-CoV) under different environmental conditions","type":"article-journal","volume":"18"},"uris":["http://www.mendeley.com/documents/?uuid=d774e696-4528-3c87-a206-c27ed820367c","http://www.mendeley.com/documents/?uuid=e363c921-1381-4416-8a68-55479b48fc16","http://www.mendeley.com/documents/?uuid=aadbcae6-023e-47d4-85dc-90907c217a39"]},{"id":"ITEM-3","itemData":{"DOI":"10.1111/j.1445-5994.2007.01358.x","ISSN":"14440903","author":[{"dropping-particle":"","family":"Bi","given":"P.","non-dropping-particle":"","parse-names":false,"suffix":""},{"dropping-particle":"","family":"Wang","given":"J","non-dropping-particle":"","parse-names":false,"suffix":""},{"dropping-particle":"","family":"Hiller","given":"J. E.","non-dropping-particle":"","parse-names":false,"suffix":""}],"container-title":"Internal Medicine Journal","id":"ITEM-3","issue":"8","issued":{"date-parts":[["2007","8"]]},"page":"550-554","title":"Weather: driving force behind the transmission of severe acute respiratory syndrome in China?","type":"article-journal","volume":"37"},"uris":["http://www.mendeley.com/documents/?uuid=511188fb-18b8-4155-a080-9e944e0fc8a8","http://www.mendeley.com/documents/?uuid=360a82a8-ecf0-44c2-bbbc-c327eb0b8828","http://www.mendeley.com/documents/?uuid=a8b7bf6e-e36a-4065-8858-1b082327b1bc"]},{"id":"ITEM-4","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health","id":"ITEM-4","issue":"3","issued":{"date-parts":[["2005","3"]]},"page":"186-92","title":"An initial investigation of the association between the SARS outbreak and weather: with the view of the environmental temperature and its variation.","type":"article-journal","volume":"59"},"uris":["http://www.mendeley.com/documents/?uuid=22510d89-b07d-4b91-9ce2-86072bf09e60","http://www.mendeley.com/documents/?uuid=82f8aeae-1d9c-4048-977d-171000e04cb7","http://www.mendeley.com/documents/?uuid=2e7c9433-67a5-47bd-88a5-57b51478ad63"]}],"mendeley":{"formattedCitation":"(11–14)","plainTextFormattedCitation":"(11–14)","previouslyFormattedCitation":"(12–15)"},"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bCs/>
          <w:noProof/>
          <w:sz w:val="24"/>
          <w:szCs w:val="24"/>
          <w:lang w:val="en-US"/>
        </w:rPr>
        <w:t>(11–14)</w:t>
      </w:r>
      <w:r w:rsidR="001463A7" w:rsidRPr="00BC581F">
        <w:rPr>
          <w:rStyle w:val="FootnoteReference"/>
          <w:rFonts w:ascii="Times New Roman" w:hAnsi="Times New Roman" w:cs="Times New Roman"/>
          <w:sz w:val="24"/>
          <w:szCs w:val="24"/>
        </w:rPr>
        <w:fldChar w:fldCharType="end"/>
      </w:r>
      <w:r w:rsidRPr="00BC581F">
        <w:rPr>
          <w:rFonts w:ascii="Times New Roman" w:hAnsi="Times New Roman" w:cs="Times New Roman"/>
          <w:sz w:val="24"/>
          <w:szCs w:val="24"/>
        </w:rPr>
        <w:t xml:space="preserve">. For instance, </w:t>
      </w:r>
      <w:r w:rsidR="00C04AFC" w:rsidRPr="00BC581F">
        <w:rPr>
          <w:rFonts w:ascii="Times New Roman" w:hAnsi="Times New Roman" w:cs="Times New Roman"/>
          <w:sz w:val="24"/>
          <w:szCs w:val="24"/>
        </w:rPr>
        <w:t>one experimental findings claimed, a</w:t>
      </w:r>
      <w:r w:rsidRPr="00BC581F">
        <w:rPr>
          <w:rFonts w:ascii="Times New Roman" w:hAnsi="Times New Roman" w:cs="Times New Roman"/>
          <w:sz w:val="24"/>
          <w:szCs w:val="24"/>
        </w:rPr>
        <w:t xml:space="preserve">nimal tests </w:t>
      </w:r>
      <w:r w:rsidR="00C04AFC" w:rsidRPr="00BC581F">
        <w:rPr>
          <w:rFonts w:ascii="Times New Roman" w:hAnsi="Times New Roman" w:cs="Times New Roman"/>
          <w:sz w:val="24"/>
          <w:szCs w:val="24"/>
        </w:rPr>
        <w:t>using</w:t>
      </w:r>
      <w:r w:rsidRPr="00BC581F">
        <w:rPr>
          <w:rFonts w:ascii="Times New Roman" w:hAnsi="Times New Roman" w:cs="Times New Roman"/>
          <w:sz w:val="24"/>
          <w:szCs w:val="24"/>
        </w:rPr>
        <w:t xml:space="preserve"> the influenza virus </w:t>
      </w:r>
      <w:r w:rsidR="00C04AFC" w:rsidRPr="00BC581F">
        <w:rPr>
          <w:rFonts w:ascii="Times New Roman" w:hAnsi="Times New Roman" w:cs="Times New Roman"/>
          <w:sz w:val="24"/>
          <w:szCs w:val="24"/>
        </w:rPr>
        <w:t>shown</w:t>
      </w:r>
      <w:r w:rsidRPr="00BC581F">
        <w:rPr>
          <w:rFonts w:ascii="Times New Roman" w:hAnsi="Times New Roman" w:cs="Times New Roman"/>
          <w:sz w:val="24"/>
          <w:szCs w:val="24"/>
        </w:rPr>
        <w:t xml:space="preserve"> that </w:t>
      </w:r>
      <w:r w:rsidR="00C04AFC" w:rsidRPr="00BC581F">
        <w:rPr>
          <w:rFonts w:ascii="Times New Roman" w:hAnsi="Times New Roman" w:cs="Times New Roman"/>
          <w:sz w:val="24"/>
          <w:szCs w:val="24"/>
        </w:rPr>
        <w:t xml:space="preserve">spreading of virus </w:t>
      </w:r>
      <w:r w:rsidRPr="00BC581F">
        <w:rPr>
          <w:rFonts w:ascii="Times New Roman" w:hAnsi="Times New Roman" w:cs="Times New Roman"/>
          <w:sz w:val="24"/>
          <w:szCs w:val="24"/>
        </w:rPr>
        <w:t xml:space="preserve">was more </w:t>
      </w:r>
      <w:r w:rsidR="00C04AFC" w:rsidRPr="00BC581F">
        <w:rPr>
          <w:rFonts w:ascii="Times New Roman" w:hAnsi="Times New Roman" w:cs="Times New Roman"/>
          <w:sz w:val="24"/>
          <w:szCs w:val="24"/>
        </w:rPr>
        <w:t>proficient</w:t>
      </w:r>
      <w:r w:rsidRPr="00BC581F">
        <w:rPr>
          <w:rFonts w:ascii="Times New Roman" w:hAnsi="Times New Roman" w:cs="Times New Roman"/>
          <w:sz w:val="24"/>
          <w:szCs w:val="24"/>
        </w:rPr>
        <w:t xml:space="preserve"> at </w:t>
      </w:r>
      <w:r w:rsidR="00C04AFC" w:rsidRPr="00BC581F">
        <w:rPr>
          <w:rFonts w:ascii="Times New Roman" w:hAnsi="Times New Roman" w:cs="Times New Roman"/>
          <w:sz w:val="24"/>
          <w:szCs w:val="24"/>
        </w:rPr>
        <w:t>five</w:t>
      </w:r>
      <w:r w:rsidRPr="00BC581F">
        <w:rPr>
          <w:rFonts w:ascii="Times New Roman" w:hAnsi="Times New Roman" w:cs="Times New Roman"/>
          <w:sz w:val="24"/>
          <w:szCs w:val="24"/>
        </w:rPr>
        <w:t xml:space="preserve"> degrees Celsius than at </w:t>
      </w:r>
      <w:r w:rsidR="00C04AFC" w:rsidRPr="00BC581F">
        <w:rPr>
          <w:rFonts w:ascii="Times New Roman" w:hAnsi="Times New Roman" w:cs="Times New Roman"/>
          <w:sz w:val="24"/>
          <w:szCs w:val="24"/>
        </w:rPr>
        <w:t xml:space="preserve">twenty </w:t>
      </w:r>
      <w:r w:rsidRPr="00BC581F">
        <w:rPr>
          <w:rFonts w:ascii="Times New Roman" w:hAnsi="Times New Roman" w:cs="Times New Roman"/>
          <w:sz w:val="24"/>
          <w:szCs w:val="24"/>
        </w:rPr>
        <w:t xml:space="preserve">degrees Celsius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{"citationItems":[{"id":"ITEM-1","itemData":{"DOI":"10.1371/JOURNAL.PPAT.0030151","ISSN":"1553-7374","PMID":"17953482","abstract":"Using the guinea pig as a model host, we show that aerosol spread of influenza virus is dependent upon both ambient relative humidity and temperature. Twenty experiments performed at relative humidities from 20% to 80% and 5 °C, 20 °C, or 30 °C indicated that both cold and dry conditions favor transmission. The relationship between transmission via aerosols and relative humidity at 20 °C is similar to that previously reported for the stability of influenza viruses (except at high relative humidity, 80%), implying that the effects of humidity act largely at the level of the virus particle. For infected guinea pigs housed at 5 °C, the duration of peak shedding was approximately 40 h longer than that of animals housed at 20 °C; this increased shedding likely accounts for the enhanced transmission seen at 5 °C. To investigate the mechanism permitting prolonged viral growth, expression levels in the upper respiratory tract of several innate immune mediators were determined. Innate responses proved to be comparable between animals housed at 5 °C and 20 °C, suggesting that cold temperature (5 °C) does not impair the innate immune response in this system. Although the seasonal epidemiology of influenza is well characterized, the underlying reasons for predominant wintertime spread are not clear. We provide direct, experimental evidence to support the role of weather conditions in the dynamics of influenza and thereby address a long-standing question fundamental to the understanding of influenza epidemiology and evolution.","author":[{"dropping-particle":"","family":"Lowen","given":"Anice C.","non-dropping-particle":"","parse-names":false,"suffix":""},{"dropping-particle":"","family":"Mubareka","given":"Samira","non-dropping-particle":"","parse-names":false,"suffix":""},{"dropping-particle":"","family":"Steel","given":"John","non-dropping-particle":"","parse-names":false,"suffix":""},{"dropping-particle":"","family":"Palese","given":"Peter","non-dropping-particle":"","parse-names":false,"suffix":""}],"container-title":"PLOS Pathogens","id":"ITEM-1","issue":"10","issued":{"date-parts":[["2007","10"]]},"page":"e151","publisher":"Public Library of Science","title":"Influenza Virus Transmission Is Dependent on Relative Humidity and Temperature","type":"article-journal","volume":"3"},"uris":["http://www.mendeley.com/documents/?uuid=a96975f4-7d98-3a07-820f-1535ecd8a16e","http://www.mendeley.com/documents/?uuid=fbbe2c05-7a6a-47c6-9091-bce13cb0b1ac","http://www.mendeley.com/documents/?uuid=77e97808-ab43-47a2-b8be-ff9b108c225f","http://www.mendeley.com/documents/?uuid=25012ef2-a498-498d-8b99-9ba0f097e127"]}],"mendeley":{"formattedCitation":"(15)","plainTextFormattedCitation":"(15)","previouslyFormattedCitation":"(16)"},"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bCs/>
          <w:noProof/>
          <w:sz w:val="24"/>
          <w:szCs w:val="24"/>
          <w:lang w:val="en-US"/>
        </w:rPr>
        <w:t>(15)</w:t>
      </w:r>
      <w:r w:rsidR="001463A7" w:rsidRPr="00BC581F">
        <w:rPr>
          <w:rStyle w:val="FootnoteReference"/>
          <w:rFonts w:ascii="Times New Roman" w:hAnsi="Times New Roman" w:cs="Times New Roman"/>
          <w:sz w:val="24"/>
          <w:szCs w:val="24"/>
        </w:rPr>
        <w:fldChar w:fldCharType="end"/>
      </w:r>
      <w:r w:rsidRPr="00BC581F">
        <w:rPr>
          <w:rFonts w:ascii="Times New Roman" w:hAnsi="Times New Roman" w:cs="Times New Roman"/>
          <w:sz w:val="24"/>
          <w:szCs w:val="24"/>
        </w:rPr>
        <w:t xml:space="preserve">. Furthermore, supporting this </w:t>
      </w:r>
      <w:r w:rsidR="00534EA6" w:rsidRPr="00BC581F">
        <w:rPr>
          <w:rFonts w:ascii="Times New Roman" w:hAnsi="Times New Roman" w:cs="Times New Roman"/>
          <w:sz w:val="24"/>
          <w:szCs w:val="24"/>
        </w:rPr>
        <w:t>result</w:t>
      </w:r>
      <w:r w:rsidRPr="00BC581F">
        <w:rPr>
          <w:rFonts w:ascii="Times New Roman" w:hAnsi="Times New Roman" w:cs="Times New Roman"/>
          <w:sz w:val="24"/>
          <w:szCs w:val="24"/>
        </w:rPr>
        <w:t xml:space="preserve">, another </w:t>
      </w:r>
      <w:r w:rsidR="00534EA6" w:rsidRPr="00BC581F">
        <w:rPr>
          <w:rFonts w:ascii="Times New Roman" w:hAnsi="Times New Roman" w:cs="Times New Roman"/>
          <w:sz w:val="24"/>
          <w:szCs w:val="24"/>
        </w:rPr>
        <w:t xml:space="preserve">study </w:t>
      </w:r>
      <w:r w:rsidRPr="00BC581F">
        <w:rPr>
          <w:rFonts w:ascii="Times New Roman" w:hAnsi="Times New Roman" w:cs="Times New Roman"/>
          <w:sz w:val="24"/>
          <w:szCs w:val="24"/>
        </w:rPr>
        <w:t xml:space="preserve">reported was done in Saudi Arabia, where it was found that there is a significant relationship between </w:t>
      </w:r>
      <w:r w:rsidR="00C04AFC" w:rsidRPr="00BC581F">
        <w:rPr>
          <w:rFonts w:ascii="Times New Roman" w:hAnsi="Times New Roman" w:cs="Times New Roman"/>
          <w:sz w:val="24"/>
          <w:szCs w:val="24"/>
        </w:rPr>
        <w:t>metrological</w:t>
      </w:r>
      <w:r w:rsidRPr="00BC581F">
        <w:rPr>
          <w:rFonts w:ascii="Times New Roman" w:hAnsi="Times New Roman" w:cs="Times New Roman"/>
          <w:sz w:val="24"/>
          <w:szCs w:val="24"/>
        </w:rPr>
        <w:t xml:space="preserve"> conditions, especially the temperature, and the incidence rate of MERS-CoV</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{"citationItems":[{"id":"ITEM-1","itemData":{"DOI":"10.1016/J.JIPH.2019.11.011","ISSN":"1876-035X","PMID":"31813836","abstract":"Background: Our understanding of climate factors and their links to the Middle East Respiratory Syndrome Coronavirus (MERS-CoV) outbreaks is incomplete. This study aimed to estimate the monthly incidence of MERS-CoV cases and to investigate their correlation to climate factors. Methods: The study used aggregated monthly MERS-CoV cases that reported to the Saudi Center for Disease Prevention and Control from the Riyadh Region between November 1, 2012 and December 31, 2018. Data on the meteorological situation throughout the study period was calculated based on Google reports on the Riyadh Region (24.7136 °N, 46.6753 °E). The Poisson regression was used to estimate the incidence rate ratio (IRR) and its 95% confidence intervals (CI) for each climate factor. Results: A total of 712 MERS-CoV cases were included in the analysis (mean age 54.2 ± 9.9 years), and more than half (404) (56.1%) MERS-CoV cases were diagnosed during a five-month period from April to August. The highest peak timing positioned in August 2015, followed by April 2014, June 2017, March 2015, and June 2016. High temperatures (IRR = 1.054, 95% CI: 1.043–1.065) and a high ultraviolet index (IRR = 1.401, 95% CI: 1.331–1.475) were correlated with a higher incidence of MERS-CoV cases. However, low relative humidity (IRR = 0.956, 95% CI: 0.948–0.964) and low wind speed (IRR = 0.945, 95% CI: 0.912–0.979) were correlated with a lower incidence of MERS-CoV cases. Conclusion: The novel coronavirus, MERS-CoV, is influenced by climate conditions with increasing incidence between April and August. High temperature, high ultraviolet index, low wind speed, and low relative humidity are contributors to increased MERS-CoV cases. The climate factors must be evaluated in hospitals and community settings and integrated into guidelines to serve as source of control measures to prevent and eliminate the risk of infection.","author":[{"dropping-particle":"","family":"Altamimi","given":"Asmaa","non-dropping-particle":"","parse-names":false,"suffix":""},{"dropping-particle":"","family":"Ahmed","given":"Anwar E.","non-dropping-particle":"","parse-names":false,"suffix":""}],"container-title":"Journal of infection and public health","id":"ITEM-1","issue":"5","issued":{"date-parts":[["2020","5"]]},"page":"704-708","publisher":"J Infect Public Health","title":"Climate factors and incidence of Middle East respiratory syndrome coronavirus","type":"article-journal","volume":"13"},"uris":["http://www.mendeley.com/documents/?uuid=45f75b54-4ab0-32a3-99cb-c5bc737dede5","http://www.mendeley.com/documents/?uuid=34fdfbb3-f279-4fa9-9af2-8b975d47d824","http://www.mendeley.com/documents/?uuid=828a41a0-f1cc-4311-8561-8b465917a0d6"]}],"mendeley":{"formattedCitation":"(16)","plainTextFormattedCitation":"(16)","previouslyFormattedCitation":"(17)"},"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bCs/>
          <w:noProof/>
          <w:sz w:val="24"/>
          <w:szCs w:val="24"/>
          <w:lang w:val="en-US"/>
        </w:rPr>
        <w:t>(16)</w:t>
      </w:r>
      <w:r w:rsidR="001463A7" w:rsidRPr="00BC581F">
        <w:rPr>
          <w:rStyle w:val="FootnoteReference"/>
          <w:rFonts w:ascii="Times New Roman" w:hAnsi="Times New Roman" w:cs="Times New Roman"/>
          <w:sz w:val="24"/>
          <w:szCs w:val="24"/>
        </w:rPr>
        <w:fldChar w:fldCharType="end"/>
      </w:r>
      <w:r w:rsidRPr="00BC581F">
        <w:rPr>
          <w:rFonts w:ascii="Times New Roman" w:hAnsi="Times New Roman" w:cs="Times New Roman"/>
          <w:sz w:val="24"/>
          <w:szCs w:val="24"/>
        </w:rPr>
        <w:t>.</w:t>
      </w:r>
      <w:r w:rsidR="00C04AFC" w:rsidRPr="00BC581F">
        <w:rPr>
          <w:rFonts w:ascii="Times New Roman" w:hAnsi="Times New Roman" w:cs="Times New Roman"/>
          <w:sz w:val="24"/>
          <w:szCs w:val="24"/>
        </w:rPr>
        <w:t xml:space="preserve"> A</w:t>
      </w:r>
      <w:r w:rsidRPr="00BC581F">
        <w:rPr>
          <w:rFonts w:ascii="Times New Roman" w:hAnsi="Times New Roman" w:cs="Times New Roman"/>
          <w:sz w:val="24"/>
          <w:szCs w:val="24"/>
        </w:rPr>
        <w:t xml:space="preserve">ccording to </w:t>
      </w:r>
      <w:r w:rsidR="00C04AFC" w:rsidRPr="00BC581F">
        <w:rPr>
          <w:rFonts w:ascii="Times New Roman" w:hAnsi="Times New Roman" w:cs="Times New Roman"/>
          <w:sz w:val="24"/>
          <w:szCs w:val="24"/>
        </w:rPr>
        <w:t xml:space="preserve">another </w:t>
      </w:r>
      <w:r w:rsidR="00534EA6" w:rsidRPr="00BC581F">
        <w:rPr>
          <w:rFonts w:ascii="Times New Roman" w:hAnsi="Times New Roman" w:cs="Times New Roman"/>
          <w:sz w:val="24"/>
          <w:szCs w:val="24"/>
        </w:rPr>
        <w:t>laboratory</w:t>
      </w:r>
      <w:r w:rsidRPr="00BC581F">
        <w:rPr>
          <w:rFonts w:ascii="Times New Roman" w:hAnsi="Times New Roman" w:cs="Times New Roman"/>
          <w:sz w:val="24"/>
          <w:szCs w:val="24"/>
        </w:rPr>
        <w:t xml:space="preserve"> </w:t>
      </w:r>
      <w:r w:rsidR="00C04AFC" w:rsidRPr="00BC581F">
        <w:rPr>
          <w:rFonts w:ascii="Times New Roman" w:hAnsi="Times New Roman" w:cs="Times New Roman"/>
          <w:sz w:val="24"/>
          <w:szCs w:val="24"/>
        </w:rPr>
        <w:t>research</w:t>
      </w:r>
      <w:r w:rsidRPr="00BC581F">
        <w:rPr>
          <w:rFonts w:ascii="Times New Roman" w:hAnsi="Times New Roman" w:cs="Times New Roman"/>
          <w:sz w:val="24"/>
          <w:szCs w:val="24"/>
        </w:rPr>
        <w:t xml:space="preserve">, SARS-CoV-2 is </w:t>
      </w:r>
      <w:r w:rsidR="00C04AFC" w:rsidRPr="00BC581F">
        <w:rPr>
          <w:rFonts w:ascii="Times New Roman" w:hAnsi="Times New Roman" w:cs="Times New Roman"/>
          <w:sz w:val="24"/>
          <w:szCs w:val="24"/>
        </w:rPr>
        <w:t xml:space="preserve">highly active </w:t>
      </w:r>
      <w:r w:rsidRPr="00BC581F">
        <w:rPr>
          <w:rFonts w:ascii="Times New Roman" w:hAnsi="Times New Roman" w:cs="Times New Roman"/>
          <w:sz w:val="24"/>
          <w:szCs w:val="24"/>
        </w:rPr>
        <w:t xml:space="preserve">at </w:t>
      </w:r>
      <w:r w:rsidR="00C04AFC" w:rsidRPr="00BC581F">
        <w:rPr>
          <w:rFonts w:ascii="Times New Roman" w:hAnsi="Times New Roman" w:cs="Times New Roman"/>
          <w:sz w:val="24"/>
          <w:szCs w:val="24"/>
        </w:rPr>
        <w:t xml:space="preserve">the </w:t>
      </w:r>
      <w:r w:rsidR="00C04AFC" w:rsidRPr="00BC581F">
        <w:rPr>
          <w:rFonts w:ascii="Times New Roman" w:hAnsi="Times New Roman" w:cs="Times New Roman"/>
          <w:sz w:val="24"/>
          <w:szCs w:val="24"/>
        </w:rPr>
        <w:lastRenderedPageBreak/>
        <w:t xml:space="preserve">condition with </w:t>
      </w:r>
      <w:r w:rsidRPr="00BC581F">
        <w:rPr>
          <w:rFonts w:ascii="Times New Roman" w:hAnsi="Times New Roman" w:cs="Times New Roman"/>
          <w:sz w:val="24"/>
          <w:szCs w:val="24"/>
        </w:rPr>
        <w:t xml:space="preserve">low relative humidity and </w:t>
      </w:r>
      <w:r w:rsidR="00C04AFC" w:rsidRPr="00BC581F">
        <w:rPr>
          <w:rFonts w:ascii="Times New Roman" w:hAnsi="Times New Roman" w:cs="Times New Roman"/>
          <w:sz w:val="24"/>
          <w:szCs w:val="24"/>
        </w:rPr>
        <w:t>temperature</w:t>
      </w:r>
      <w:r w:rsidRPr="00BC581F">
        <w:rPr>
          <w:rFonts w:ascii="Times New Roman" w:hAnsi="Times New Roman" w:cs="Times New Roman"/>
          <w:sz w:val="24"/>
          <w:szCs w:val="24"/>
        </w:rPr>
        <w:t xml:space="preserve">, and </w:t>
      </w:r>
      <w:r w:rsidR="00C04AFC" w:rsidRPr="00BC581F">
        <w:rPr>
          <w:rFonts w:ascii="Times New Roman" w:hAnsi="Times New Roman" w:cs="Times New Roman"/>
          <w:sz w:val="24"/>
          <w:szCs w:val="24"/>
        </w:rPr>
        <w:t xml:space="preserve">genetic materials </w:t>
      </w:r>
      <w:r w:rsidRPr="00BC581F">
        <w:rPr>
          <w:rFonts w:ascii="Times New Roman" w:hAnsi="Times New Roman" w:cs="Times New Roman"/>
          <w:sz w:val="24"/>
          <w:szCs w:val="24"/>
        </w:rPr>
        <w:t xml:space="preserve">decay </w:t>
      </w:r>
      <w:r w:rsidR="00C04AFC" w:rsidRPr="00BC581F">
        <w:rPr>
          <w:rFonts w:ascii="Times New Roman" w:hAnsi="Times New Roman" w:cs="Times New Roman"/>
          <w:sz w:val="24"/>
          <w:szCs w:val="24"/>
        </w:rPr>
        <w:t>rapidly</w:t>
      </w:r>
      <w:r w:rsidRPr="00BC581F">
        <w:rPr>
          <w:rFonts w:ascii="Times New Roman" w:hAnsi="Times New Roman" w:cs="Times New Roman"/>
          <w:sz w:val="24"/>
          <w:szCs w:val="24"/>
        </w:rPr>
        <w:t xml:space="preserve"> at </w:t>
      </w:r>
      <w:r w:rsidR="00C04AFC" w:rsidRPr="00BC581F">
        <w:rPr>
          <w:rFonts w:ascii="Times New Roman" w:hAnsi="Times New Roman" w:cs="Times New Roman"/>
          <w:sz w:val="24"/>
          <w:szCs w:val="24"/>
        </w:rPr>
        <w:t xml:space="preserve">the environment with </w:t>
      </w:r>
      <w:r w:rsidRPr="00BC581F">
        <w:rPr>
          <w:rFonts w:ascii="Times New Roman" w:hAnsi="Times New Roman" w:cs="Times New Roman"/>
          <w:sz w:val="24"/>
          <w:szCs w:val="24"/>
        </w:rPr>
        <w:t>high relative humidi</w:t>
      </w:r>
      <w:r w:rsidR="00C04AFC" w:rsidRPr="00BC581F">
        <w:rPr>
          <w:rFonts w:ascii="Times New Roman" w:hAnsi="Times New Roman" w:cs="Times New Roman"/>
          <w:sz w:val="24"/>
          <w:szCs w:val="24"/>
        </w:rPr>
        <w:t xml:space="preserve">ty and temperature </w:t>
      </w:r>
      <w:r w:rsidR="001463A7"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{"citationItems":[{"id":"ITEM-1","itemData":{"abstract":"The presence of SARS-CoV-2 genetic materials in wastewater has become a matter of grave for many countries of the world. Wastewater based epidemiology, in this context, emerged as an important tool in developed countries where proper sewage system is available. Due to the recent shift in the spread of the infection from urban to rural areas, it is now equally important to develop a similar mechanism for rural areas as well. Considering the urgency of the issue a study was conducted in 14 districts of Bangladesh and a total of 238 sewage samples were collected in two different periods from December 2020 to January 2021. We are the first to propose a surveillance system for both urban and rural areas where a proper sewage system is absent. Based on RT-PCR analysis of the water samples, in more than 92% of cases, we found the presence of the SARS-COV-2 gene (ORF1ab, N, and Internal Control-IC). The trend of Ct value varies for different study locations. The spread of genetic material for on-site (m = - 0.0386) sanitation system was found more prominent than that of off-site sewage system (m = 0.0105); which indicated the shift of genetic material from urban to rural areas. Wastewater samples were also measured for physicochemical parameters, including pH (6.30 - 12.50) and temperature (22.10 - 32.60)C. The highest viral titer of 1975 copy/mL in sewage sample was observed in a sample collected from the isolation ward of the SARS-COV-2 hospital. Additionally, a correlation was found between bacterial load and SARS-CoV-2 genetic materials. The results indicated the association of increased Ct values with decreasing number of patients and vice versa. The findings reported in this paper contributed to the field of wastewater-based epidemiology dealing with SARS-COV-2 surveillance for developing countries where proper sewage system is absent and highlighting some of the challenges associated with this approach in such settings. Keywords: On-site Sanitation, Off-site Sanitation, SARS-CoV-2, Genetic Materials, Developing Countries, Rural Wastewater-Based Surveillance System.Competing Interest StatementThe authors have declared no competing interest.Funding StatementThis study was funded by Water Aid and North South University.Author DeclarationsI confirm all relevant ethical guidelines have been followed, and any necessary IRB and/or ethics committee approvals have been obtained.YesThe details of the IRB/oversight body that provided approval or exemption for the r…","author":[{"dropping-particle":"","family":"Jakariya","given":"Md.","non-dropping-particle":"","parse-names":false,"suffix":""},{"dropping-particle":"","family":"Ahmed","given":"Firoz","non-dropping-particle":"","parse-names":false,"suffix":""},{"dropping-particle":"","family":"Islam","given":"Md. Aminul","non-dropping-particle":"","parse-names":false,"suffix":""},{"dropping-particle":"","family":"Ahmed","given":"Tanvir","non-dropping-particle":"","parse-names":false,"suffix":""},{"dropping-particle":"Al","family":"Marzan","given":"Abdullah","non-dropping-particle":"","parse-names":false,"suffix":""},{"dropping-particle":"","family":"Hossain","given":"Maqsud","non-dropping-particle":"","parse-names":false,"suffix":""},{"dropping-particle":"","family":"Reza","given":"Hasan Mahmud","non-dropping-particle":"","parse-names":false,"suffix":""},{"dropping-particle":"","family":"Bhattacharya","given":"Prosun","non-dropping-particle":"","parse-names":false,"suffix":""},{"dropping-particle":"","family":"Hossain","given":"Ahmed","non-dropping-particle":"","parse-names":false,"suffix":""},{"dropping-particle":"","family":"Nahla","given":"Turasa","non-dropping-particle":"","parse-names":false,"suffix":""},{"dropping-particle":"","family":"Bahadur","given":"Newaz Mohammed","non-dropping-particle":"","parse-names":false,"suffix":""},{"dropping-particle":"","family":"Hasan","given":"Mohammad Nayeem","non-dropping-particle":"","parse-names":false,"suffix":""},{"dropping-particle":"","family":"Islam","given":"Md. Tahmidul","non-dropping-particle":"","parse-names":false,"suffix":""},{"dropping-particle":"","family":"Hossen","given":"Md. Foysal","non-dropping-particle":"","parse-names":false,"suffix":""},{"dropping-particle":"","family":"Alam","given":"Md. Didar ul","non-dropping-particle":"","parse-names":false,"suffix":""},{"dropping-particle":"","family":"Mou","given":"Nowrin","non-dropping-particle":"","parse-names":false,"suffix":""},{"dropping-particle":"","family":"Jahan","given":"Hasin","non-dropping-particle":"","parse-names":false,"suffix":""}],"container-title":"medRxiv","id":"ITEM-1","issued":{"date-parts":[["2021"]]},"page":"2021.07.30.21261347","title":"Wastewater based surveillance system to detect SARS-CoV-2 genetic material for countries with on-site sanitation facilities: an experience from Bangladesh","type":"article-journal","volume":"8852000"},"uris":["http://www.mendeley.com/documents/?uuid=5817a630-3e73-42ab-ba38-2f5627320861"]},{"id":"ITEM-2","itemData":{"DOI":"10.1016/j.scitotenv.2021.145724","ISSN":"00489697","author":[{"dropping-particle":"","family":"Ahmed","given":"Firoz","non-dropping-particle":"","parse-names":false,"suffix":""},{"dropping-particle":"","family":"Islam","given":"Md. Aminul","non-dropping-particle":"","parse-names":false,"suffix":""},{"dropping-particle":"","family":"Kumar","given":"Manish","non-dropping-particle":"","parse-names":false,"suffix":""},{"dropping-particle":"","family":"Hossain","given":"Maqsud","non-dropping-particle":"","parse-names":false,"suffix":""},{"dropping-particle":"","family":"Bhattacharya","given":"Prosun","non-dropping-particle":"","parse-names":false,"suffix":""},{"dropping-particle":"","family":"Islam","given":"Md. Tahmidul","non-dropping-particle":"","parse-names":false,"suffix":""},{"dropping-particle":"","family":"Hossen","given":"Foysal","non-dropping-particle":"","parse-names":false,"suffix":""},{"dropping-particle":"","family":"Hossain","given":"Md. Shahadat","non-dropping-particle":"","parse-names":false,"suffix":""},{"dropping-particle":"","family":"Islam","given":"Md. Sydul","non-dropping-particle":"","parse-names":false,"suffix":""},{"dropping-particle":"","family":"Uddin","given":"Md. Main","non-dropping-particle":"","parse-names":false,"suffix":""},{"dropping-particle":"","family":"Islam","given":"Md. Nur","non-dropping-particle":"","parse-names":false,"suffix":""},{"dropping-particle":"","family":"Bahadur","given":"Newaz Mohammed","non-dropping-particle":"","parse-names":false,"suffix":""},{"dropping-particle":"","family":"Didar-ul-Alam","given":"Md.","non-dropping-particle":"","parse-names":false,"suffix":""},{"dropping-particle":"","family":"Reza","given":"Hasan Mahmud","non-dropping-particle":"","parse-names":false,"suffix":""},{"dropping-particle":"","family":"Jakariya","given":"Md.","non-dropping-particle":"","parse-names":false,"suffix":""}],"container-title":"Science of The Total Environment","id":"ITEM-2","issued":{"date-parts":[["2021","7"]]},"page":"145724","title":"First detection of SARS-CoV-2 genetic material in the vicinity of COVID-19 isolation Centre in Bangladesh: Variation along the sewer network","type":"article-journal","volume":"776"},"uris":["http://www.mendeley.com/documents/?uuid=2037212c-cfa0-4137-99d1-9a1bbaaa331d"]}],"mendeley":{"formattedCitation":"(17,18)","manualFormatting":"(17, ","plainTextFormattedCitation":"(17,18)","previouslyFormattedCitation":"(18,19)"},"properties":{"noteIndex":0},"schema":"https://github.com/citation-style-language/schema/raw/master/csl-citation.json"}</w:instrText>
      </w:r>
      <w:r w:rsidR="001463A7" w:rsidRPr="00BC581F">
        <w:rPr>
          <w:rFonts w:ascii="Times New Roman" w:hAnsi="Times New Roman" w:cs="Times New Roman"/>
          <w:sz w:val="24"/>
          <w:szCs w:val="24"/>
        </w:rPr>
        <w:fldChar w:fldCharType="separate"/>
      </w:r>
      <w:r w:rsidR="00C04AFC" w:rsidRPr="00BC581F">
        <w:rPr>
          <w:rFonts w:ascii="Times New Roman" w:hAnsi="Times New Roman" w:cs="Times New Roman"/>
          <w:noProof/>
          <w:sz w:val="24"/>
          <w:szCs w:val="24"/>
        </w:rPr>
        <w:t xml:space="preserve">(17, </w:t>
      </w:r>
      <w:r w:rsidR="001463A7" w:rsidRPr="00BC581F">
        <w:rPr>
          <w:rFonts w:ascii="Times New Roman" w:hAnsi="Times New Roman" w:cs="Times New Roman"/>
          <w:sz w:val="24"/>
          <w:szCs w:val="24"/>
        </w:rPr>
        <w:fldChar w:fldCharType="end"/>
      </w:r>
      <w:r w:rsidR="001463A7"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10.1016/j.scitotenv.2021.145724","ISSN":"00489697","author":[{"dropping-particle":"","family":"Ahmed","given":"Firoz","non-dropping-particle":"","parse-names":false,"suffix":""},{"dropping-particle":"","family":"Islam","given":"Md. Aminul","non-dropping-particle":"","parse-names":false,"suffix":""},{"dropping-particle":"","family":"Kumar","given":"Manish","non-dropping-particle":"","parse-names":false,"suffix":""},{"dropping-particle":"","family":"Hossain","given":"Maqsud","non-dropping-particle":"","parse-names":false,"suffix":""},{"dropping-particle":"","family":"Bhattacharya","given":"Prosun","non-dropping-particle":"","parse-names":false,"suffix":""},{"dropping-particle":"","family":"Islam","given":"Md. Tahmidul","non-dropping-particle":"","parse-names":false,"suffix":""},{"dropping-particle":"","family":"Hossen","given":"Foysal","non-dropping-particle":"","parse-names":false,"suffix":""},{"dropping-particle":"","family":"Hossain","given":"Md. Shahadat","non-dropping-particle":"","parse-names":false,"suffix":""},{"dropping-particle":"","family":"Islam","given":"Md. Sydul","non-dropping-particle":"","parse-names":false,"suffix":""},{"dropping-particle":"","family":"Uddin","given":"Md. Main","non-dropping-particle":"","parse-names":false,"suffix":""},{"dropping-particle":"","family":"Islam","given":"Md. Nur","non-dropping-particle":"","parse-names":false,"suffix":""},{"dropping-particle":"","family":"Bahadur","given":"Newaz Mohammed","non-dropping-particle":"","parse-names":false,"suffix":""},{"dropping-particle":"","family":"Didar-ul-Alam","given":"Md.","non-dropping-particle":"","parse-names":false,"suffix":""},{"dropping-particle":"","family":"Reza","given":"Hasan Mahmud","non-dropping-particle":"","parse-names":false,"suffix":""},{"dropping-particle":"","family":"Jakariya","given":"Md.","non-dropping-particle":"","parse-names":false,"suffix":""}],"container-title":"Science of The Total Environment","id":"ITEM-1","issued":{"date-parts":[["2021","7"]]},"page":"145724","title":"First detection of SARS-CoV-2 genetic material in the vicinity of COVID-19 isolation Centre in Bangladesh: Variation along the sewer network","type":"article-journal","volume":"776"},"uris":["http://www.mendeley.com/documents/?uuid=2037212c-cfa0-4137-99d1-9a1bbaaa331d"]}],"mendeley":{"formattedCitation":"(18)","manualFormatting":"18)","plainTextFormattedCitation":"(18)","previouslyFormattedCitation":"(19)"},"properties":{"noteIndex":0},"schema":"https://github.com/citation-style-language/schema/raw/master/csl-citation.json"}</w:instrText>
      </w:r>
      <w:r w:rsidR="001463A7" w:rsidRPr="00BC581F">
        <w:rPr>
          <w:rFonts w:ascii="Times New Roman" w:hAnsi="Times New Roman" w:cs="Times New Roman"/>
          <w:sz w:val="24"/>
          <w:szCs w:val="24"/>
        </w:rPr>
        <w:fldChar w:fldCharType="separate"/>
      </w:r>
      <w:r w:rsidR="00C04AFC" w:rsidRPr="00BC581F">
        <w:rPr>
          <w:rFonts w:ascii="Times New Roman" w:hAnsi="Times New Roman" w:cs="Times New Roman"/>
          <w:noProof/>
          <w:sz w:val="24"/>
          <w:szCs w:val="24"/>
        </w:rPr>
        <w:t>18)</w:t>
      </w:r>
      <w:r w:rsidR="001463A7" w:rsidRPr="00BC581F">
        <w:rPr>
          <w:rFonts w:ascii="Times New Roman" w:hAnsi="Times New Roman" w:cs="Times New Roman"/>
          <w:sz w:val="24"/>
          <w:szCs w:val="24"/>
        </w:rPr>
        <w:fldChar w:fldCharType="end"/>
      </w:r>
      <w:r w:rsidR="00C04AFC" w:rsidRPr="00BC581F">
        <w:rPr>
          <w:rFonts w:ascii="Times New Roman" w:hAnsi="Times New Roman" w:cs="Times New Roman"/>
          <w:sz w:val="24"/>
          <w:szCs w:val="24"/>
        </w:rPr>
        <w:t>.</w:t>
      </w:r>
      <w:r w:rsidRPr="00BC581F">
        <w:rPr>
          <w:rFonts w:ascii="Times New Roman" w:hAnsi="Times New Roman" w:cs="Times New Roman"/>
          <w:sz w:val="24"/>
          <w:szCs w:val="24"/>
        </w:rPr>
        <w:t xml:space="preserve"> When the virus is exposed to increased relative humidity and temperatures, as well as simulated solar light, the virus becomes even less stable (half-life, 3 min)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{"citationItems":[{"id":"ITEM-1","itemData":{"id":"ITEM-1","issued":{"date-parts":[["2020"]]},"title":"DHS S&amp;T Launches Indoor Predictive Modeling Tool for Coronavirus Stability","type":"webpage"},"uris":["http://www.mendeley.com/documents/?uuid=af0aefd0-8a0c-3d23-a62b-cffca8b2f7d0","http://www.mendeley.com/documents/?uuid=b5f9cf47-553e-434c-88f3-63c7d4fe33d8","http://www.mendeley.com/documents/?uuid=7d56fd03-dcc6-4ab1-b308-283384339e7d","http://www.mendeley.com/documents/?uuid=3d85cde5-1ad5-4bcb-9974-a8280fc842cd"]}],"mendeley":{"formattedCitation":"(19)","plainTextFormattedCitation":"(19)","previouslyFormattedCitation":"(20)"},"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(19)</w:t>
      </w:r>
      <w:r w:rsidR="001463A7" w:rsidRPr="00BC581F">
        <w:rPr>
          <w:rStyle w:val="FootnoteReference"/>
          <w:rFonts w:ascii="Times New Roman" w:hAnsi="Times New Roman" w:cs="Times New Roman"/>
          <w:sz w:val="24"/>
          <w:szCs w:val="24"/>
        </w:rPr>
        <w:fldChar w:fldCharType="end"/>
      </w:r>
      <w:r w:rsidRPr="00BC581F">
        <w:rPr>
          <w:rFonts w:ascii="Times New Roman" w:hAnsi="Times New Roman" w:cs="Times New Roman"/>
          <w:sz w:val="24"/>
          <w:szCs w:val="24"/>
        </w:rPr>
        <w:t>. Besides, the factor of temperature, it appears that rainfall and wind speed, among other weather/meteorological factors, influence the</w:t>
      </w:r>
      <w:r w:rsidR="00C04AFC" w:rsidRPr="00BC581F">
        <w:rPr>
          <w:rFonts w:ascii="Times New Roman" w:hAnsi="Times New Roman" w:cs="Times New Roman"/>
          <w:sz w:val="24"/>
          <w:szCs w:val="24"/>
        </w:rPr>
        <w:t xml:space="preserve"> spread of</w:t>
      </w:r>
      <w:r w:rsidRPr="00BC581F">
        <w:rPr>
          <w:rFonts w:ascii="Times New Roman" w:hAnsi="Times New Roman" w:cs="Times New Roman"/>
          <w:sz w:val="24"/>
          <w:szCs w:val="24"/>
        </w:rPr>
        <w:t xml:space="preserve"> COVID-19</w:t>
      </w:r>
      <w:r w:rsidR="00C04AFC" w:rsidRPr="00BC581F">
        <w:rPr>
          <w:rFonts w:ascii="Times New Roman" w:hAnsi="Times New Roman" w:cs="Times New Roman"/>
          <w:sz w:val="24"/>
          <w:szCs w:val="24"/>
        </w:rPr>
        <w:t xml:space="preserve">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{"citationItems":[{"id":"ITEM-1","itemData":{"DOI":"10.1007/S11356-021-13249-2/FIGURES/6","ISSN":"16147499","PMID":"33725302","abstract":"The number of sunspots shows the solar activity level. During the high solar activity, emissions of matter and electromagnetic fields from the Sun make it difficult for cosmic rays to penetrate the Earth. When solar energy is high, cosmic ray intensity is lower, so that the solar magnetic field and solar winds affect the Earth externally and originate new viruses. In this paper, we assess the possible effects of sunspot numbers on the world virus appearance. The literature has no sufficient results about these phenomena. Therefore, we try to relate solar ray extremum to virus generation and the history of pandemics. First, wavelet decomposition is used for smoothing the sunspot cycle to predict past pandemics and forecast the future time of possible virus generation. Finally, we investigate the geographical appearance of the virus in the world to show vulnerable places in the world. The result of the analysis of pandemics that occurred from 1750 to 2020 shows that world’s great viral pandemics like COVID-19 coincide with the relative extrema of sunspot number. Based on our result, 27 pandemic (from 36) incidences are on sunspot extrema. Then, we forecast future pandemics in the world for about 110 years or 10 cycles using presented multi-step autoregression (MSAR). To confirm these phenomena and the generation of new viruses because of solar activity, researchers should carry out experimental studies.","author":[{"dropping-particle":"","family":"Nasirpour","given":"Mohammad Hossein","non-dropping-particle":"","parse-names":false,"suffix":""},{"dropping-particle":"","family":"Sharifi","given":"Abbas","non-dropping-particle":"","parse-names":false,"suffix":""},{"dropping-particle":"","family":"Ahmadi","given":"Mohsen","non-dropping-particle":"","parse-names":false,"suffix":""},{"dropping-particle":"","family":"Jafarzadeh Ghoushchi","given":"Saeid","non-dropping-particle":"","parse-names":false,"suffix":""}],"container-title":"Environmental Science and Pollution Research","id":"ITEM-1","issue":"28","issued":{"date-parts":[["2021","7"]]},"page":"38074-38084","publisher":"Springer Science and Business Media Deutschland GmbH","title":"Revealing the relationship between solar activity and COVID-19 and forecasting of possible future viruses using multi-step autoregression (MSAR)","type":"article-journal","volume":"28"},"uris":["http://www.mendeley.com/documents/?uuid=d81959dc-1290-38ae-8115-41906a98b449","http://www.mendeley.com/documents/?uuid=52e9849c-c15f-424b-9f9d-07c1583e6c7e","http://www.mendeley.com/documents/?uuid=3dfd718c-1a5f-44df-bfb2-4b47b555c728","http://www.mendeley.com/documents/?uuid=4a4e18f6-dc90-49fe-8da6-ecd02fd7b43f"]},{"id":"ITEM-2","itemData":{"DOI":"10.1016/J.SCITOTENV.2020.138705","ISSN":"0048-9697","PMID":"32361432","abstract":"SARS CoV-2 (COVID-19) Coronavirus cases are confirmed throughout the world and millions of people are being put into quarantine. A better understanding of the effective parameters in infection spreading can bring about a logical measurement toward COVID-19. The effect of climatic factors on spreading of COVID-19 can play an important role in the new Coronavirus outbreak. In this study, the main parameters, including the number of infected people with COVID-19, population density, intra-provincial movement, and infection days to end of the study period, average temperature, average precipitation, humidity, wind speed, and average solar radiation investigated to understand how can these parameters effects on COVID-19 spreading in Iran? The Partial correlation coefficient (PCC) and Sobol’-Jansen methods are used for analyzing the effect and correlation of variables with the COVID-19 spreading rate. The result of sensitivity analysis shows that the population density, intra-provincial movement have a direct relationship with the infection outbreak. Conversely, areas with low values of wind speed, humidity, and solar radiation exposure to a high rate of infection that support the virus's survival. The provinces such as Tehran, Mazandaran, Alborz, Gilan, and Qom are more susceptible to infection because of high population density, intra-provincial movements and high humidity rate in comparison with Southern provinces.","author":[{"dropping-particle":"","family":"Ahmadi","given":"Mohsen","non-dropping-particle":"","parse-names":false,"suffix":""},{"dropping-particle":"","family":"Sharifi","given":"Abbas","non-dropping-particle":"","parse-names":false,"suffix":""},{"dropping-particle":"","family":"Dorosti","given":"Shadi","non-dropping-particle":"","parse-names":false,"suffix":""},{"dropping-particle":"","family":"Jafarzadeh Ghoushchi","given":"Saeid","non-dropping-particle":"","parse-names":false,"suffix":""},{"dropping-particle":"","family":"Ghanbari","given":"Negar","non-dropping-particle":"","parse-names":false,"suffix":""}],"container-title":"Science of The Total Environment","id":"ITEM-2","issued":{"date-parts":[["2020","8"]]},"page":"138705","publisher":"Elsevier","title":"Investigation of effective climatology parameters on COVID-19 outbreak in Iran","type":"article-journal","volume":"729"},"uris":["http://www.mendeley.com/documents/?uuid=0273ffeb-fe93-3c42-b285-d98170d2e0fc","http://www.mendeley.com/documents/?uuid=21c1eda1-a319-468d-822b-b9bb8a4eb1d3","http://www.mendeley.com/documents/?uuid=e2f54a1f-0345-4cf1-bf94-1bbd42be26a5","http://www.mendeley.com/documents/?uuid=46869540-8691-49b9-a947-8b1bb5f7489a"]}],"mendeley":{"formattedCitation":"(20,21)","plainTextFormattedCitation":"(20,21)","previouslyFormattedCitation":"(21,22)"},"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bCs/>
          <w:noProof/>
          <w:sz w:val="24"/>
          <w:szCs w:val="24"/>
          <w:lang w:val="en-US"/>
        </w:rPr>
        <w:t>(20,21)</w:t>
      </w:r>
      <w:r w:rsidR="001463A7" w:rsidRPr="00BC581F">
        <w:rPr>
          <w:rStyle w:val="FootnoteReference"/>
          <w:rFonts w:ascii="Times New Roman" w:hAnsi="Times New Roman" w:cs="Times New Roman"/>
          <w:sz w:val="24"/>
          <w:szCs w:val="24"/>
        </w:rPr>
        <w:fldChar w:fldCharType="end"/>
      </w:r>
      <w:r w:rsidRPr="00BC581F">
        <w:rPr>
          <w:rFonts w:ascii="Times New Roman" w:hAnsi="Times New Roman" w:cs="Times New Roman"/>
          <w:sz w:val="24"/>
          <w:szCs w:val="24"/>
        </w:rPr>
        <w:t xml:space="preserve">. It can be </w:t>
      </w:r>
      <w:r w:rsidR="00C04AFC" w:rsidRPr="00BC581F">
        <w:rPr>
          <w:rFonts w:ascii="Times New Roman" w:hAnsi="Times New Roman" w:cs="Times New Roman"/>
          <w:sz w:val="24"/>
          <w:szCs w:val="24"/>
        </w:rPr>
        <w:t>proved</w:t>
      </w:r>
      <w:r w:rsidRPr="00BC581F">
        <w:rPr>
          <w:rFonts w:ascii="Times New Roman" w:hAnsi="Times New Roman" w:cs="Times New Roman"/>
          <w:sz w:val="24"/>
          <w:szCs w:val="24"/>
        </w:rPr>
        <w:t xml:space="preserve"> by the study of Bashir et al. (2020), where it was observed </w:t>
      </w:r>
      <w:r w:rsidR="00534EA6" w:rsidRPr="00BC581F">
        <w:rPr>
          <w:rFonts w:ascii="Times New Roman" w:hAnsi="Times New Roman" w:cs="Times New Roman"/>
          <w:sz w:val="24"/>
          <w:szCs w:val="24"/>
        </w:rPr>
        <w:t>,</w:t>
      </w:r>
      <w:r w:rsidRPr="00BC581F">
        <w:rPr>
          <w:rFonts w:ascii="Times New Roman" w:hAnsi="Times New Roman" w:cs="Times New Roman"/>
          <w:sz w:val="24"/>
          <w:szCs w:val="24"/>
        </w:rPr>
        <w:t xml:space="preserve">a </w:t>
      </w:r>
      <w:r w:rsidR="00C04AFC" w:rsidRPr="00BC581F">
        <w:rPr>
          <w:rFonts w:ascii="Times New Roman" w:hAnsi="Times New Roman" w:cs="Times New Roman"/>
          <w:sz w:val="24"/>
          <w:szCs w:val="24"/>
        </w:rPr>
        <w:t xml:space="preserve"> significant </w:t>
      </w:r>
      <w:r w:rsidRPr="00BC581F">
        <w:rPr>
          <w:rFonts w:ascii="Times New Roman" w:hAnsi="Times New Roman" w:cs="Times New Roman"/>
          <w:sz w:val="24"/>
          <w:szCs w:val="24"/>
        </w:rPr>
        <w:t xml:space="preserve">role of wind speed </w:t>
      </w:r>
      <w:r w:rsidR="00C04AFC" w:rsidRPr="00BC581F">
        <w:rPr>
          <w:rFonts w:ascii="Times New Roman" w:hAnsi="Times New Roman" w:cs="Times New Roman"/>
          <w:sz w:val="24"/>
          <w:szCs w:val="24"/>
        </w:rPr>
        <w:t xml:space="preserve">in  transmission of </w:t>
      </w:r>
      <w:r w:rsidRPr="00BC581F">
        <w:rPr>
          <w:rFonts w:ascii="Times New Roman" w:hAnsi="Times New Roman" w:cs="Times New Roman"/>
          <w:sz w:val="24"/>
          <w:szCs w:val="24"/>
        </w:rPr>
        <w:t>COVID-19</w:t>
      </w:r>
      <w:r w:rsidR="00C04AFC" w:rsidRPr="00BC581F">
        <w:rPr>
          <w:rFonts w:ascii="Times New Roman" w:hAnsi="Times New Roman" w:cs="Times New Roman"/>
          <w:sz w:val="24"/>
          <w:szCs w:val="24"/>
        </w:rPr>
        <w:t xml:space="preserve"> rapidly</w:t>
      </w:r>
      <w:r w:rsidRPr="00BC581F">
        <w:rPr>
          <w:rFonts w:ascii="Times New Roman" w:hAnsi="Times New Roman" w:cs="Times New Roman"/>
          <w:sz w:val="24"/>
          <w:szCs w:val="24"/>
        </w:rPr>
        <w:t xml:space="preserve">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{"citationItems":[{"id":"ITEM-1","itemData":{"DOI":"10.1016/J.SCITOTENV.2020.138835","ISSN":"0048-9697","PMID":"32334162","abstract":"This study analyzed the association between COVID-19 and climate indicators in New York City, USA. We used secondary published data from New York city health services and National weather service, USA. The climate indicators included in the study are average temperature, minimum temperature, maximum temperature, rainfall, average humidity, wind speed, and air quality. Kendall and Spearman rank correlation tests were chosen for data analysis. We find that average temperature, minimum temperature, and air quality were significantly associated with the COVID-19 pandemic. The findings of this study will help World Health Organization and health regulators such as Center for Disease Control (CDC) to combat COVID-19 in New York and the rest of the world.","author":[{"dropping-particle":"","family":"Bashir","given":"Muhammad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Environment","id":"ITEM-1","issued":{"date-parts":[["2020","8"]]},"page":"138835","publisher":"Elsevier","title":"Correlation between climate indicators and COVID-19 pandemic in New York, USA","type":"article-journal","volume":"728"},"uris":["http://www.mendeley.com/documents/?uuid=b0c246b6-a502-32a0-97a5-7fbce07898aa","http://www.mendeley.com/documents/?uuid=bb6fb1ae-faa2-4fe5-874e-890e284dc6a2","http://www.mendeley.com/documents/?uuid=91525cfd-f640-4791-bc33-93880dd554b9"]}],"mendeley":{"formattedCitation":"(22)","plainTextFormattedCitation":"(22)","previouslyFormattedCitation":"(23)"},"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(22)</w:t>
      </w:r>
      <w:r w:rsidR="001463A7" w:rsidRPr="00BC581F">
        <w:rPr>
          <w:rStyle w:val="FootnoteReference"/>
          <w:rFonts w:ascii="Times New Roman" w:hAnsi="Times New Roman" w:cs="Times New Roman"/>
          <w:sz w:val="24"/>
          <w:szCs w:val="24"/>
        </w:rPr>
        <w:fldChar w:fldCharType="end"/>
      </w:r>
      <w:r w:rsidRPr="00BC581F">
        <w:rPr>
          <w:rFonts w:ascii="Times New Roman" w:hAnsi="Times New Roman" w:cs="Times New Roman"/>
          <w:sz w:val="24"/>
          <w:szCs w:val="24"/>
        </w:rPr>
        <w:t>. However in Asian countries</w:t>
      </w:r>
      <w:r w:rsidR="00C04AFC" w:rsidRPr="00BC581F">
        <w:rPr>
          <w:rFonts w:ascii="Times New Roman" w:hAnsi="Times New Roman" w:cs="Times New Roman"/>
          <w:sz w:val="24"/>
          <w:szCs w:val="24"/>
        </w:rPr>
        <w:t xml:space="preserve"> like Bangladesh</w:t>
      </w:r>
      <w:r w:rsidRPr="00BC581F">
        <w:rPr>
          <w:rFonts w:ascii="Times New Roman" w:hAnsi="Times New Roman" w:cs="Times New Roman"/>
          <w:sz w:val="24"/>
          <w:szCs w:val="24"/>
        </w:rPr>
        <w:t>,</w:t>
      </w:r>
      <w:r w:rsidR="00C04AFC" w:rsidRPr="00BC581F">
        <w:rPr>
          <w:rFonts w:ascii="Times New Roman" w:hAnsi="Times New Roman" w:cs="Times New Roman"/>
          <w:sz w:val="24"/>
          <w:szCs w:val="24"/>
        </w:rPr>
        <w:t xml:space="preserve"> India , Pakistan</w:t>
      </w:r>
      <w:r w:rsidRPr="00BC581F">
        <w:rPr>
          <w:rFonts w:ascii="Times New Roman" w:hAnsi="Times New Roman" w:cs="Times New Roman"/>
          <w:sz w:val="24"/>
          <w:szCs w:val="24"/>
        </w:rPr>
        <w:t xml:space="preserve"> the wind speed and air pressure </w:t>
      </w:r>
      <w:r w:rsidR="00C04AFC" w:rsidRPr="00BC581F">
        <w:rPr>
          <w:rFonts w:ascii="Times New Roman" w:hAnsi="Times New Roman" w:cs="Times New Roman"/>
          <w:sz w:val="24"/>
          <w:szCs w:val="24"/>
        </w:rPr>
        <w:t>found</w:t>
      </w:r>
      <w:r w:rsidRPr="00BC581F">
        <w:rPr>
          <w:rFonts w:ascii="Times New Roman" w:hAnsi="Times New Roman" w:cs="Times New Roman"/>
          <w:sz w:val="24"/>
          <w:szCs w:val="24"/>
        </w:rPr>
        <w:t xml:space="preserve"> to have stronger negative association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{"citationItems":[{"id":"ITEM-1","itemData":{"DOI":"10.1175/WCAS-D-21-0132.1","ISSN":"1948-8327","abstract":"Because many viral respiratory diseases show seasonal cycles, weather conditions could affect the spread of COVID-19. Although many studies pursued this possible link early in the pandemic, their results were inconsistent. Here, we assembled 158 quantitative empirical studies examining the link between weather and COVID-19. A meta-regression analysis was performed on their 4,793 correlation coefficients to explain these inconsistent results. We found four principal findings. First, 80 of the 158 studies did not state the time lag between infection and reporting, rendering these studies ineffective in determining the weather–COVID-19 relationship. Second, the research outcomes depended on the statistical analysis methods employed in each study. Specifically, studies using correlation tests produced outcomes that were functions of the geographical locations of the data from the original studies, whereas studies using linear regression produced outcomes that were functions of the analyzed weather variables. Third, Asian countries had more positive associations for air temperature than other regions, possibly because the air temperature was undergoing its seasonal increase from winter to spring during the rapid outbreak of COVID-19 in these countries. Fourth, higher solar energy was associated with reduced COVID-19 spread, regardless of statistical analysis method and geographical location. These results help interpret the inconsistent results and motivate recommendations for best practices in future research. These recommendations include calculating the effects of a time lag between the weather and COVID-19, using regression analysis models, considering nonlinear effects, increasing the time period considered in the analysis to encompass more variety of weather conditions and to increase sample size, and eliminating multicollinearity between weather variables.","author":[{"dropping-particle":"","family":"Tan","given":"Ling","non-dropping-particle":"","parse-names":false,"suffix":""},{"dropping-particle":"","family":"Schultz","given":"David M.","non-dropping-particle":"","parse-names":false,"suffix":""}],"container-title":"Weather, Climate, and Society","id":"ITEM-1","issue":"1","issued":{"date-parts":[["2022","1"]]},"page":"237-255","publisher":"American Meteorological Society","title":"How Is COVID-19 Affected by Weather? Metaregression of 158 Studies and Recommendations for Best Practices in Future Research","type":"article-journal","volume":"14"},"uris":["http://www.mendeley.com/documents/?uuid=6c8a6fc0-51d5-3582-9268-4a22067adf3f","http://www.mendeley.com/documents/?uuid=e17d3666-e9ac-4941-8e12-645cf43498bb","http://www.mendeley.com/documents/?uuid=8b828e9c-3505-4693-9bea-3da40dfa5ae5","http://www.mendeley.com/documents/?uuid=216bbce4-b8a3-4798-832f-ecf43ae0f581"]}],"mendeley":{"formattedCitation":"(23)","plainTextFormattedCitation":"(23)","previouslyFormattedCitation":"(24)"},"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bCs/>
          <w:noProof/>
          <w:sz w:val="24"/>
          <w:szCs w:val="24"/>
          <w:lang w:val="en-US"/>
        </w:rPr>
        <w:t>(23)</w:t>
      </w:r>
      <w:r w:rsidR="001463A7" w:rsidRPr="00BC581F">
        <w:rPr>
          <w:rStyle w:val="FootnoteReference"/>
          <w:rFonts w:ascii="Times New Roman" w:hAnsi="Times New Roman" w:cs="Times New Roman"/>
          <w:sz w:val="24"/>
          <w:szCs w:val="24"/>
        </w:rPr>
        <w:fldChar w:fldCharType="end"/>
      </w:r>
      <w:r w:rsidRPr="00BC581F">
        <w:rPr>
          <w:rFonts w:ascii="Times New Roman" w:hAnsi="Times New Roman" w:cs="Times New Roman"/>
          <w:sz w:val="24"/>
          <w:szCs w:val="24"/>
        </w:rPr>
        <w:t xml:space="preserve">. </w:t>
      </w:r>
    </w:p>
    <w:p w:rsidR="009D5C87" w:rsidRPr="00BC581F" w:rsidRDefault="00E47578" w:rsidP="00016BD9">
      <w:pPr>
        <w:spacing w:after="0" w:line="360" w:lineRule="auto"/>
        <w:jc w:val="both"/>
        <w:rPr>
          <w:rFonts w:ascii="Times New Roman" w:hAnsi="Times New Roman" w:cs="Times New Roman"/>
          <w:sz w:val="24"/>
          <w:szCs w:val="24"/>
        </w:rPr>
      </w:pPr>
      <w:r w:rsidRPr="00BC581F">
        <w:rPr>
          <w:rFonts w:ascii="Times New Roman" w:hAnsi="Times New Roman" w:cs="Times New Roman"/>
          <w:color w:val="000000" w:themeColor="text1"/>
          <w:sz w:val="24"/>
          <w:szCs w:val="24"/>
          <w:shd w:val="clear" w:color="auto" w:fill="FCFCFC"/>
        </w:rPr>
        <w:t xml:space="preserve">Bangladesh is one of the most </w:t>
      </w:r>
      <w:r w:rsidR="00C04AFC" w:rsidRPr="00BC581F">
        <w:rPr>
          <w:rFonts w:ascii="Times New Roman" w:hAnsi="Times New Roman" w:cs="Times New Roman"/>
          <w:color w:val="000000" w:themeColor="text1"/>
          <w:sz w:val="24"/>
          <w:szCs w:val="24"/>
          <w:shd w:val="clear" w:color="auto" w:fill="FCFCFC"/>
        </w:rPr>
        <w:t>colonized</w:t>
      </w:r>
      <w:r w:rsidRPr="00BC581F">
        <w:rPr>
          <w:rFonts w:ascii="Times New Roman" w:hAnsi="Times New Roman" w:cs="Times New Roman"/>
          <w:color w:val="000000" w:themeColor="text1"/>
          <w:sz w:val="24"/>
          <w:szCs w:val="24"/>
          <w:shd w:val="clear" w:color="auto" w:fill="FCFCFC"/>
        </w:rPr>
        <w:t xml:space="preserve"> </w:t>
      </w:r>
      <w:r w:rsidR="00401DFA" w:rsidRPr="00BC581F">
        <w:rPr>
          <w:rFonts w:ascii="Times New Roman" w:hAnsi="Times New Roman" w:cs="Times New Roman"/>
          <w:color w:val="000000" w:themeColor="text1"/>
          <w:sz w:val="24"/>
          <w:szCs w:val="24"/>
          <w:shd w:val="clear" w:color="auto" w:fill="FCFCFC"/>
        </w:rPr>
        <w:t>developing country</w:t>
      </w:r>
      <w:r w:rsidRPr="00BC581F">
        <w:rPr>
          <w:rFonts w:ascii="Times New Roman" w:hAnsi="Times New Roman" w:cs="Times New Roman"/>
          <w:color w:val="000000" w:themeColor="text1"/>
          <w:sz w:val="24"/>
          <w:szCs w:val="24"/>
          <w:shd w:val="clear" w:color="auto" w:fill="FCFCFC"/>
        </w:rPr>
        <w:t xml:space="preserve"> in the world with 165,084,336 people (as of 15 April 2022), and</w:t>
      </w:r>
      <w:r w:rsidR="00401DFA" w:rsidRPr="00BC581F">
        <w:rPr>
          <w:rFonts w:ascii="Times New Roman" w:hAnsi="Times New Roman" w:cs="Times New Roman"/>
          <w:color w:val="000000" w:themeColor="text1"/>
          <w:sz w:val="24"/>
          <w:szCs w:val="24"/>
          <w:shd w:val="clear" w:color="auto" w:fill="FCFCFC"/>
        </w:rPr>
        <w:t xml:space="preserve"> the inhabitants</w:t>
      </w:r>
      <w:r w:rsidRPr="00BC581F">
        <w:rPr>
          <w:rFonts w:ascii="Times New Roman" w:hAnsi="Times New Roman" w:cs="Times New Roman"/>
          <w:color w:val="000000" w:themeColor="text1"/>
          <w:sz w:val="24"/>
          <w:szCs w:val="24"/>
          <w:shd w:val="clear" w:color="auto" w:fill="FCFCFC"/>
        </w:rPr>
        <w:t xml:space="preserve"> </w:t>
      </w:r>
      <w:r w:rsidR="00401DFA" w:rsidRPr="00BC581F">
        <w:rPr>
          <w:rFonts w:ascii="Times New Roman" w:hAnsi="Times New Roman" w:cs="Times New Roman"/>
          <w:color w:val="000000" w:themeColor="text1"/>
          <w:sz w:val="24"/>
          <w:szCs w:val="24"/>
          <w:shd w:val="clear" w:color="auto" w:fill="FCFCFC"/>
        </w:rPr>
        <w:t xml:space="preserve">found </w:t>
      </w:r>
      <w:r w:rsidRPr="00BC581F">
        <w:rPr>
          <w:rFonts w:ascii="Times New Roman" w:hAnsi="Times New Roman" w:cs="Times New Roman"/>
          <w:color w:val="000000" w:themeColor="text1"/>
          <w:sz w:val="24"/>
          <w:szCs w:val="24"/>
          <w:shd w:val="clear" w:color="auto" w:fill="FCFCFC"/>
        </w:rPr>
        <w:t xml:space="preserve">1265 per square </w:t>
      </w:r>
      <w:r w:rsidR="00401DFA" w:rsidRPr="00BC581F">
        <w:rPr>
          <w:rFonts w:ascii="Times New Roman" w:hAnsi="Times New Roman" w:cs="Times New Roman"/>
          <w:color w:val="000000" w:themeColor="text1"/>
          <w:sz w:val="24"/>
          <w:szCs w:val="24"/>
          <w:shd w:val="clear" w:color="auto" w:fill="FCFCFC"/>
        </w:rPr>
        <w:t>kilometre</w:t>
      </w:r>
      <w:r w:rsidRPr="00BC581F">
        <w:rPr>
          <w:rFonts w:ascii="Times New Roman" w:hAnsi="Times New Roman" w:cs="Times New Roman"/>
          <w:color w:val="000000" w:themeColor="text1"/>
          <w:sz w:val="24"/>
          <w:szCs w:val="24"/>
          <w:shd w:val="clear" w:color="auto" w:fill="FCFCFC"/>
        </w:rPr>
        <w:t xml:space="preserve"> (Worldometer, 2022b). </w:t>
      </w:r>
      <w:r w:rsidR="00401DFA" w:rsidRPr="00BC581F">
        <w:rPr>
          <w:rFonts w:ascii="Times New Roman" w:hAnsi="Times New Roman" w:cs="Times New Roman"/>
          <w:color w:val="000000" w:themeColor="text1"/>
          <w:sz w:val="24"/>
          <w:szCs w:val="24"/>
          <w:shd w:val="clear" w:color="auto" w:fill="FCFCFC"/>
        </w:rPr>
        <w:t>It</w:t>
      </w:r>
      <w:r w:rsidRPr="00BC581F">
        <w:rPr>
          <w:rFonts w:ascii="Times New Roman" w:hAnsi="Times New Roman" w:cs="Times New Roman"/>
          <w:color w:val="000000" w:themeColor="text1"/>
          <w:sz w:val="24"/>
          <w:szCs w:val="24"/>
          <w:shd w:val="clear" w:color="auto" w:fill="FCFCFC"/>
        </w:rPr>
        <w:t xml:space="preserve"> also has been fighting against COVID-19 after reported the first COVID-19 case on March 08, 2020 (IEDCR, 2020). As of 13 April 2022, Bangladesh Government has reported 1,952,109 confirmed cases, and 29,124 death cases </w:t>
      </w:r>
      <w:r w:rsidR="001463A7" w:rsidRPr="00BC581F">
        <w:rPr>
          <w:rFonts w:ascii="Times New Roman" w:hAnsi="Times New Roman" w:cs="Times New Roman"/>
          <w:color w:val="000000" w:themeColor="text1"/>
          <w:sz w:val="24"/>
          <w:szCs w:val="24"/>
          <w:shd w:val="clear" w:color="auto" w:fill="FCFCFC"/>
        </w:rPr>
        <w:fldChar w:fldCharType="begin" w:fldLock="1"/>
      </w:r>
      <w:r w:rsidR="00100CBD" w:rsidRPr="00BC581F">
        <w:rPr>
          <w:rFonts w:ascii="Times New Roman" w:hAnsi="Times New Roman" w:cs="Times New Roman"/>
          <w:color w:val="000000" w:themeColor="text1"/>
          <w:sz w:val="24"/>
          <w:szCs w:val="24"/>
          <w:shd w:val="clear" w:color="auto" w:fill="FCFCFC"/>
        </w:rPr>
        <w:instrText>ADDIN CSL_CITATION {"citationItems":[{"id":"ITEM-1","itemData":{"DOI":"doi.org/10.1101/2021.07.05.21259933.","author":[{"dropping-particle":"","family":"Islam et al.;2021","given":"","non-dropping-particle":"","parse-names":false,"suffix":""}],"id":"ITEM-1","issued":{"date-parts":[["0"]]},"title":"Sex-specific epidemiological and clinical characteristics of COVID-19 patients in the southeast region of Bangladesh 2021.MedRxivhttps://doi.org/10.1101/2021.07.05.21259933.","type":"article-journal"},"uris":["http://www.mendeley.com/documents/?uuid=8508e070-2601-41c9-aeec-5c8cf53c2c94"]}],"mendeley":{"formattedCitation":"(24)","plainTextFormattedCitation":"(24)","previouslyFormattedCitation":"(25)"},"properties":{"noteIndex":0},"schema":"https://github.com/citation-style-language/schema/raw/master/csl-citation.json"}</w:instrText>
      </w:r>
      <w:r w:rsidR="001463A7" w:rsidRPr="00BC581F">
        <w:rPr>
          <w:rFonts w:ascii="Times New Roman" w:hAnsi="Times New Roman" w:cs="Times New Roman"/>
          <w:color w:val="000000" w:themeColor="text1"/>
          <w:sz w:val="24"/>
          <w:szCs w:val="24"/>
          <w:shd w:val="clear" w:color="auto" w:fill="FCFCFC"/>
        </w:rPr>
        <w:fldChar w:fldCharType="separate"/>
      </w:r>
      <w:r w:rsidR="00100CBD" w:rsidRPr="00BC581F">
        <w:rPr>
          <w:rFonts w:ascii="Times New Roman" w:hAnsi="Times New Roman" w:cs="Times New Roman"/>
          <w:noProof/>
          <w:color w:val="000000" w:themeColor="text1"/>
          <w:sz w:val="24"/>
          <w:szCs w:val="24"/>
          <w:shd w:val="clear" w:color="auto" w:fill="FCFCFC"/>
        </w:rPr>
        <w:t>(24)</w:t>
      </w:r>
      <w:r w:rsidR="001463A7" w:rsidRPr="00BC581F">
        <w:rPr>
          <w:rFonts w:ascii="Times New Roman" w:hAnsi="Times New Roman" w:cs="Times New Roman"/>
          <w:color w:val="000000" w:themeColor="text1"/>
          <w:sz w:val="24"/>
          <w:szCs w:val="24"/>
          <w:shd w:val="clear" w:color="auto" w:fill="FCFCFC"/>
        </w:rPr>
        <w:fldChar w:fldCharType="end"/>
      </w:r>
      <w:r w:rsidR="00401DFA" w:rsidRPr="00BC581F">
        <w:rPr>
          <w:rFonts w:ascii="Times New Roman" w:hAnsi="Times New Roman" w:cs="Times New Roman"/>
          <w:color w:val="000000" w:themeColor="text1"/>
          <w:sz w:val="24"/>
          <w:szCs w:val="24"/>
          <w:shd w:val="clear" w:color="auto" w:fill="FCFCFC"/>
        </w:rPr>
        <w:t xml:space="preserve"> (</w:t>
      </w:r>
      <w:r w:rsidRPr="00BC581F">
        <w:rPr>
          <w:rFonts w:ascii="Times New Roman" w:hAnsi="Times New Roman" w:cs="Times New Roman"/>
          <w:color w:val="000000" w:themeColor="text1"/>
          <w:sz w:val="24"/>
          <w:szCs w:val="24"/>
          <w:shd w:val="clear" w:color="auto" w:fill="FCFCFC"/>
        </w:rPr>
        <w:t>https://dghs dashboard.com/pages/covid19.php). In Bangladesh, COVID-19 has appeared in third waves and the country people are currently facing the end of the third one</w:t>
      </w:r>
      <w:r w:rsidR="00777D57" w:rsidRPr="00BC581F">
        <w:rPr>
          <w:rFonts w:ascii="Times New Roman" w:hAnsi="Times New Roman" w:cs="Times New Roman"/>
          <w:sz w:val="24"/>
          <w:szCs w:val="24"/>
        </w:rPr>
        <w:t xml:space="preserve"> </w:t>
      </w:r>
      <w:r w:rsidRPr="00BC581F">
        <w:rPr>
          <w:rFonts w:ascii="Times New Roman" w:hAnsi="Times New Roman" w:cs="Times New Roman"/>
          <w:sz w:val="24"/>
          <w:szCs w:val="24"/>
        </w:rPr>
        <w:t>but</w:t>
      </w:r>
      <w:r w:rsidR="00777D57" w:rsidRPr="00BC581F">
        <w:rPr>
          <w:rFonts w:ascii="Times New Roman" w:hAnsi="Times New Roman" w:cs="Times New Roman"/>
          <w:sz w:val="24"/>
          <w:szCs w:val="24"/>
        </w:rPr>
        <w:t>, there are no reported studies so far on the topic of whether and how meteorological</w:t>
      </w:r>
      <w:r w:rsidR="00777D57" w:rsidRPr="00BC581F">
        <w:rPr>
          <w:rStyle w:val="Strong"/>
          <w:rFonts w:ascii="Times New Roman" w:hAnsi="Times New Roman" w:cs="Times New Roman"/>
          <w:color w:val="0E101A"/>
          <w:sz w:val="24"/>
          <w:szCs w:val="24"/>
        </w:rPr>
        <w:t> </w:t>
      </w:r>
      <w:r w:rsidR="00777D57" w:rsidRPr="00BC581F">
        <w:rPr>
          <w:rFonts w:ascii="Times New Roman" w:hAnsi="Times New Roman" w:cs="Times New Roman"/>
          <w:sz w:val="24"/>
          <w:szCs w:val="24"/>
        </w:rPr>
        <w:t xml:space="preserve">conditions can affect COVID-19 </w:t>
      </w:r>
      <w:ins w:id="104" w:author="DELL" w:date="2022-05-02T01:47:00Z">
        <w:r w:rsidR="00D01BC6">
          <w:rPr>
            <w:rFonts w:ascii="Times New Roman" w:hAnsi="Times New Roman" w:cs="Times New Roman"/>
            <w:sz w:val="24"/>
            <w:szCs w:val="24"/>
          </w:rPr>
          <w:t xml:space="preserve">incidence </w:t>
        </w:r>
      </w:ins>
      <w:del w:id="105" w:author="DELL" w:date="2022-05-02T01:47:00Z">
        <w:r w:rsidR="00777D57" w:rsidRPr="00BC581F" w:rsidDel="00D01BC6">
          <w:rPr>
            <w:rFonts w:ascii="Times New Roman" w:hAnsi="Times New Roman" w:cs="Times New Roman"/>
            <w:sz w:val="24"/>
            <w:szCs w:val="24"/>
          </w:rPr>
          <w:delText xml:space="preserve">mortality </w:delText>
        </w:r>
      </w:del>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8285300a-649b-458d-a044-5a840962184c","http://www.mendeley.com/documents/?uuid=7e834fb2-4a31-434e-843f-40cad0e0646b","http://www.mendeley.com/documents/?uuid=391716ce-2b99-4749-952f-2e6b8bc76aac"]}],"mendeley":{"formattedCitation":"(25)","plainTextFormattedCitation":"(25)","previouslyFormattedCitation":"(26)"},"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(25)</w:t>
      </w:r>
      <w:r w:rsidR="001463A7" w:rsidRPr="00BC581F">
        <w:rPr>
          <w:rStyle w:val="FootnoteReference"/>
          <w:rFonts w:ascii="Times New Roman" w:hAnsi="Times New Roman" w:cs="Times New Roman"/>
          <w:sz w:val="24"/>
          <w:szCs w:val="24"/>
        </w:rPr>
        <w:fldChar w:fldCharType="end"/>
      </w:r>
      <w:r w:rsidR="00777D57" w:rsidRPr="00BC581F">
        <w:rPr>
          <w:rFonts w:ascii="Times New Roman" w:hAnsi="Times New Roman" w:cs="Times New Roman"/>
          <w:sz w:val="24"/>
          <w:szCs w:val="24"/>
        </w:rPr>
        <w:t xml:space="preserve">. </w:t>
      </w:r>
      <w:del w:id="106" w:author="DELL" w:date="2022-05-03T03:07:00Z">
        <w:r w:rsidR="00777D57" w:rsidRPr="00BC581F" w:rsidDel="0008518B">
          <w:rPr>
            <w:rFonts w:ascii="Times New Roman" w:hAnsi="Times New Roman" w:cs="Times New Roman"/>
            <w:sz w:val="24"/>
            <w:szCs w:val="24"/>
          </w:rPr>
          <w:delText xml:space="preserve">As COVID-19 continuously keeps spreading rapidly throughout Bangladesh, studying the relationship between </w:delText>
        </w:r>
      </w:del>
      <w:del w:id="107" w:author="DELL" w:date="2022-05-02T01:48:00Z">
        <w:r w:rsidR="00777D57" w:rsidRPr="00BC581F" w:rsidDel="00D01BC6">
          <w:rPr>
            <w:rFonts w:ascii="Times New Roman" w:hAnsi="Times New Roman" w:cs="Times New Roman"/>
            <w:sz w:val="24"/>
            <w:szCs w:val="24"/>
          </w:rPr>
          <w:delText xml:space="preserve">the case fatality rate (CFR), </w:delText>
        </w:r>
        <w:r w:rsidR="00017B4E" w:rsidRPr="00BC581F" w:rsidDel="00D01BC6">
          <w:rPr>
            <w:rFonts w:ascii="Times New Roman" w:hAnsi="Times New Roman" w:cs="Times New Roman"/>
            <w:sz w:val="24"/>
            <w:szCs w:val="24"/>
          </w:rPr>
          <w:delText>(T</w:delText>
        </w:r>
        <w:r w:rsidR="00777D57" w:rsidRPr="00BC581F" w:rsidDel="00D01BC6">
          <w:rPr>
            <w:rFonts w:ascii="Times New Roman" w:hAnsi="Times New Roman" w:cs="Times New Roman"/>
            <w:sz w:val="24"/>
            <w:szCs w:val="24"/>
          </w:rPr>
          <w:delText xml:space="preserve">he </w:delText>
        </w:r>
        <w:r w:rsidR="00017B4E" w:rsidRPr="00BC581F" w:rsidDel="00D01BC6">
          <w:rPr>
            <w:rFonts w:ascii="Times New Roman" w:hAnsi="Times New Roman" w:cs="Times New Roman"/>
            <w:sz w:val="24"/>
            <w:szCs w:val="24"/>
          </w:rPr>
          <w:delText>ratio</w:delText>
        </w:r>
        <w:r w:rsidR="00777D57" w:rsidRPr="00BC581F" w:rsidDel="00D01BC6">
          <w:rPr>
            <w:rFonts w:ascii="Times New Roman" w:hAnsi="Times New Roman" w:cs="Times New Roman"/>
            <w:sz w:val="24"/>
            <w:szCs w:val="24"/>
          </w:rPr>
          <w:delText xml:space="preserve"> of death </w:delText>
        </w:r>
        <w:r w:rsidR="00017B4E" w:rsidRPr="00BC581F" w:rsidDel="00D01BC6">
          <w:rPr>
            <w:rFonts w:ascii="Times New Roman" w:hAnsi="Times New Roman" w:cs="Times New Roman"/>
            <w:sz w:val="24"/>
            <w:szCs w:val="24"/>
          </w:rPr>
          <w:delText>cases by</w:delText>
        </w:r>
        <w:r w:rsidR="00777D57" w:rsidRPr="00BC581F" w:rsidDel="00D01BC6">
          <w:rPr>
            <w:rFonts w:ascii="Times New Roman" w:hAnsi="Times New Roman" w:cs="Times New Roman"/>
            <w:sz w:val="24"/>
            <w:szCs w:val="24"/>
          </w:rPr>
          <w:delText xml:space="preserve"> a </w:delText>
        </w:r>
        <w:r w:rsidR="00017B4E" w:rsidRPr="00BC581F" w:rsidDel="00D01BC6">
          <w:rPr>
            <w:rFonts w:ascii="Times New Roman" w:hAnsi="Times New Roman" w:cs="Times New Roman"/>
            <w:sz w:val="24"/>
            <w:szCs w:val="24"/>
          </w:rPr>
          <w:delText>certain</w:delText>
        </w:r>
        <w:r w:rsidR="00777D57" w:rsidRPr="00BC581F" w:rsidDel="00D01BC6">
          <w:rPr>
            <w:rFonts w:ascii="Times New Roman" w:hAnsi="Times New Roman" w:cs="Times New Roman"/>
            <w:sz w:val="24"/>
            <w:szCs w:val="24"/>
          </w:rPr>
          <w:delText xml:space="preserve"> </w:delText>
        </w:r>
        <w:r w:rsidR="00017B4E" w:rsidRPr="00BC581F" w:rsidDel="00D01BC6">
          <w:rPr>
            <w:rFonts w:ascii="Times New Roman" w:hAnsi="Times New Roman" w:cs="Times New Roman"/>
            <w:sz w:val="24"/>
            <w:szCs w:val="24"/>
          </w:rPr>
          <w:delText xml:space="preserve">infectious </w:delText>
        </w:r>
        <w:r w:rsidR="00777D57" w:rsidRPr="00BC581F" w:rsidDel="00D01BC6">
          <w:rPr>
            <w:rFonts w:ascii="Times New Roman" w:hAnsi="Times New Roman" w:cs="Times New Roman"/>
            <w:sz w:val="24"/>
            <w:szCs w:val="24"/>
          </w:rPr>
          <w:delText>disease</w:delText>
        </w:r>
        <w:r w:rsidR="00017B4E" w:rsidRPr="00BC581F" w:rsidDel="00D01BC6">
          <w:rPr>
            <w:rFonts w:ascii="Times New Roman" w:hAnsi="Times New Roman" w:cs="Times New Roman"/>
            <w:sz w:val="24"/>
            <w:szCs w:val="24"/>
          </w:rPr>
          <w:delText>)</w:delText>
        </w:r>
        <w:r w:rsidR="00777D57" w:rsidRPr="00BC581F" w:rsidDel="00D01BC6">
          <w:rPr>
            <w:rFonts w:ascii="Times New Roman" w:hAnsi="Times New Roman" w:cs="Times New Roman"/>
            <w:sz w:val="24"/>
            <w:szCs w:val="24"/>
          </w:rPr>
          <w:delText xml:space="preserve">, of </w:delText>
        </w:r>
      </w:del>
      <w:del w:id="108" w:author="DELL" w:date="2022-05-03T03:07:00Z">
        <w:r w:rsidR="00777D57" w:rsidRPr="00BC581F" w:rsidDel="0008518B">
          <w:rPr>
            <w:rFonts w:ascii="Times New Roman" w:hAnsi="Times New Roman" w:cs="Times New Roman"/>
            <w:sz w:val="24"/>
            <w:szCs w:val="24"/>
          </w:rPr>
          <w:delText xml:space="preserve">COVID-19 and the meteorological variables could bring useful recommendations in the upcoming months for health policy and decision-makers to have public health response preparedness. </w:delText>
        </w:r>
      </w:del>
      <w:ins w:id="109" w:author="DELL" w:date="2022-05-02T01:54:00Z">
        <w:r w:rsidR="00D01BC6">
          <w:rPr>
            <w:rFonts w:ascii="Times New Roman" w:hAnsi="Times New Roman" w:cs="Times New Roman"/>
            <w:color w:val="000000" w:themeColor="text1"/>
            <w:sz w:val="24"/>
            <w:szCs w:val="24"/>
          </w:rPr>
          <w:t xml:space="preserve">In </w:t>
        </w:r>
        <w:r w:rsidR="00D01BC6" w:rsidRPr="008F50E0">
          <w:rPr>
            <w:rFonts w:ascii="Times New Roman" w:hAnsi="Times New Roman" w:cs="Times New Roman"/>
            <w:color w:val="000000" w:themeColor="text1"/>
            <w:sz w:val="24"/>
            <w:szCs w:val="24"/>
          </w:rPr>
          <w:t>this</w:t>
        </w:r>
        <w:r w:rsidR="00D01BC6">
          <w:rPr>
            <w:rFonts w:ascii="Times New Roman" w:hAnsi="Times New Roman" w:cs="Times New Roman"/>
            <w:color w:val="000000" w:themeColor="text1"/>
            <w:sz w:val="24"/>
            <w:szCs w:val="24"/>
          </w:rPr>
          <w:t xml:space="preserve"> study, </w:t>
        </w:r>
      </w:ins>
      <w:ins w:id="110" w:author="DELL" w:date="2022-05-02T01:56:00Z">
        <w:r w:rsidR="00D01BC6">
          <w:rPr>
            <w:rFonts w:ascii="Times New Roman" w:hAnsi="Times New Roman" w:cs="Times New Roman"/>
            <w:color w:val="000000" w:themeColor="text1"/>
            <w:sz w:val="24"/>
            <w:szCs w:val="24"/>
          </w:rPr>
          <w:t xml:space="preserve">we examine the changes of </w:t>
        </w:r>
      </w:ins>
      <w:ins w:id="111" w:author="DELL" w:date="2022-05-02T01:54:00Z">
        <w:r w:rsidR="00D01BC6" w:rsidRPr="008F50E0">
          <w:rPr>
            <w:rFonts w:ascii="Times New Roman" w:hAnsi="Times New Roman" w:cs="Times New Roman"/>
            <w:color w:val="000000" w:themeColor="text1"/>
            <w:sz w:val="24"/>
            <w:szCs w:val="24"/>
          </w:rPr>
          <w:t>C</w:t>
        </w:r>
        <w:r w:rsidR="00D01BC6">
          <w:rPr>
            <w:rFonts w:ascii="Times New Roman" w:hAnsi="Times New Roman" w:cs="Times New Roman"/>
            <w:color w:val="000000" w:themeColor="text1"/>
            <w:sz w:val="24"/>
            <w:szCs w:val="24"/>
          </w:rPr>
          <w:t>OVID-19 cases and deaths</w:t>
        </w:r>
        <w:r w:rsidR="00D01BC6" w:rsidRPr="008F50E0">
          <w:rPr>
            <w:rFonts w:ascii="Times New Roman" w:hAnsi="Times New Roman" w:cs="Times New Roman"/>
            <w:color w:val="000000" w:themeColor="text1"/>
            <w:sz w:val="24"/>
            <w:szCs w:val="24"/>
          </w:rPr>
          <w:t xml:space="preserve"> over time in Bangladesh</w:t>
        </w:r>
        <w:r w:rsidR="00D01BC6">
          <w:rPr>
            <w:rFonts w:ascii="Times New Roman" w:hAnsi="Times New Roman" w:cs="Times New Roman"/>
            <w:color w:val="000000" w:themeColor="text1"/>
            <w:sz w:val="24"/>
            <w:szCs w:val="24"/>
          </w:rPr>
          <w:t xml:space="preserve"> using </w:t>
        </w:r>
      </w:ins>
      <w:ins w:id="112" w:author="DELL" w:date="2022-05-02T01:56:00Z">
        <w:r w:rsidR="00D01BC6">
          <w:rPr>
            <w:rFonts w:ascii="Times New Roman" w:hAnsi="Times New Roman" w:cs="Times New Roman"/>
            <w:color w:val="000000" w:themeColor="text1"/>
            <w:sz w:val="24"/>
            <w:szCs w:val="24"/>
          </w:rPr>
          <w:t>time</w:t>
        </w:r>
        <w:r w:rsidR="00D01BC6">
          <w:rPr>
            <w:rFonts w:ascii="Times New Roman" w:hAnsi="Times New Roman" w:cs="Times New Roman"/>
            <w:sz w:val="24"/>
            <w:szCs w:val="24"/>
          </w:rPr>
          <w:t xml:space="preserve"> series </w:t>
        </w:r>
      </w:ins>
      <w:ins w:id="113" w:author="DELL" w:date="2022-05-02T01:54:00Z">
        <w:r w:rsidR="00D01BC6" w:rsidRPr="00BC581F">
          <w:rPr>
            <w:rFonts w:ascii="Times New Roman" w:hAnsi="Times New Roman" w:cs="Times New Roman"/>
            <w:sz w:val="24"/>
            <w:szCs w:val="24"/>
          </w:rPr>
          <w:t>model</w:t>
        </w:r>
        <w:r w:rsidR="00D01BC6" w:rsidRPr="008F50E0">
          <w:rPr>
            <w:rFonts w:ascii="Times New Roman" w:hAnsi="Times New Roman" w:cs="Times New Roman"/>
            <w:color w:val="000000" w:themeColor="text1"/>
            <w:sz w:val="24"/>
            <w:szCs w:val="24"/>
          </w:rPr>
          <w:t xml:space="preserve">, and to find characteristics </w:t>
        </w:r>
      </w:ins>
      <w:ins w:id="114" w:author="DELL" w:date="2022-05-07T01:36:00Z">
        <w:r w:rsidR="000914DC">
          <w:rPr>
            <w:rFonts w:ascii="Times New Roman" w:hAnsi="Times New Roman" w:cs="Times New Roman"/>
            <w:color w:val="000000" w:themeColor="text1"/>
            <w:sz w:val="24"/>
            <w:szCs w:val="24"/>
          </w:rPr>
          <w:t xml:space="preserve">of meteorological factors </w:t>
        </w:r>
      </w:ins>
      <w:ins w:id="115" w:author="DELL" w:date="2022-05-02T01:54:00Z">
        <w:r w:rsidR="00D01BC6" w:rsidRPr="008F50E0">
          <w:rPr>
            <w:rFonts w:ascii="Times New Roman" w:hAnsi="Times New Roman" w:cs="Times New Roman"/>
            <w:color w:val="000000" w:themeColor="text1"/>
            <w:sz w:val="24"/>
            <w:szCs w:val="24"/>
          </w:rPr>
          <w:t xml:space="preserve">that could </w:t>
        </w:r>
      </w:ins>
      <w:ins w:id="116" w:author="DELL" w:date="2022-05-07T01:36:00Z">
        <w:r w:rsidR="000914DC">
          <w:rPr>
            <w:rFonts w:ascii="Times New Roman" w:hAnsi="Times New Roman" w:cs="Times New Roman"/>
            <w:color w:val="000000" w:themeColor="text1"/>
            <w:sz w:val="24"/>
            <w:szCs w:val="24"/>
          </w:rPr>
          <w:t xml:space="preserve">be </w:t>
        </w:r>
      </w:ins>
      <w:ins w:id="117" w:author="DELL" w:date="2022-05-07T01:35:00Z">
        <w:r w:rsidR="000914DC">
          <w:rPr>
            <w:rFonts w:ascii="Times New Roman" w:hAnsi="Times New Roman" w:cs="Times New Roman"/>
            <w:color w:val="000000" w:themeColor="text1"/>
            <w:sz w:val="24"/>
            <w:szCs w:val="24"/>
          </w:rPr>
          <w:t>impact on</w:t>
        </w:r>
      </w:ins>
      <w:ins w:id="118" w:author="DELL" w:date="2022-05-02T01:54:00Z">
        <w:r w:rsidR="00D01BC6" w:rsidRPr="008F50E0">
          <w:rPr>
            <w:rFonts w:ascii="Times New Roman" w:hAnsi="Times New Roman" w:cs="Times New Roman"/>
            <w:color w:val="000000" w:themeColor="text1"/>
            <w:sz w:val="24"/>
            <w:szCs w:val="24"/>
          </w:rPr>
          <w:t xml:space="preserve"> these </w:t>
        </w:r>
      </w:ins>
      <w:ins w:id="119" w:author="DELL" w:date="2022-05-02T01:57:00Z">
        <w:r w:rsidR="00EF6461">
          <w:rPr>
            <w:rFonts w:ascii="Times New Roman" w:hAnsi="Times New Roman" w:cs="Times New Roman"/>
            <w:color w:val="000000" w:themeColor="text1"/>
            <w:sz w:val="24"/>
            <w:szCs w:val="24"/>
          </w:rPr>
          <w:t>changes</w:t>
        </w:r>
      </w:ins>
      <w:ins w:id="120" w:author="DELL" w:date="2022-05-02T01:54:00Z">
        <w:r w:rsidR="00D01BC6">
          <w:rPr>
            <w:rFonts w:ascii="Times New Roman" w:hAnsi="Times New Roman" w:cs="Times New Roman"/>
            <w:color w:val="000000" w:themeColor="text1"/>
            <w:sz w:val="24"/>
            <w:szCs w:val="24"/>
          </w:rPr>
          <w:t xml:space="preserve"> </w:t>
        </w:r>
      </w:ins>
      <w:ins w:id="121" w:author="DELL" w:date="2022-05-07T01:36:00Z">
        <w:r w:rsidR="000914DC">
          <w:rPr>
            <w:rFonts w:ascii="Times New Roman" w:hAnsi="Times New Roman" w:cs="Times New Roman"/>
            <w:color w:val="000000" w:themeColor="text1"/>
            <w:sz w:val="24"/>
            <w:szCs w:val="24"/>
          </w:rPr>
          <w:t xml:space="preserve">by using </w:t>
        </w:r>
      </w:ins>
      <w:ins w:id="122" w:author="DELL" w:date="2022-05-02T01:54:00Z">
        <w:r w:rsidR="00D01BC6">
          <w:rPr>
            <w:rFonts w:ascii="Times New Roman" w:hAnsi="Times New Roman" w:cs="Times New Roman"/>
            <w:color w:val="000000" w:themeColor="text1"/>
            <w:sz w:val="24"/>
            <w:szCs w:val="24"/>
          </w:rPr>
          <w:t>ARIMAX model</w:t>
        </w:r>
      </w:ins>
      <w:ins w:id="123" w:author="DELL" w:date="2022-05-07T01:36:00Z">
        <w:r w:rsidR="000914DC">
          <w:rPr>
            <w:rFonts w:ascii="Times New Roman" w:hAnsi="Times New Roman" w:cs="Times New Roman"/>
            <w:color w:val="000000" w:themeColor="text1"/>
            <w:sz w:val="24"/>
            <w:szCs w:val="24"/>
          </w:rPr>
          <w:t xml:space="preserve"> in Bangladesh</w:t>
        </w:r>
      </w:ins>
      <w:ins w:id="124" w:author="DELL" w:date="2022-05-02T01:54:00Z">
        <w:r w:rsidR="00D01BC6" w:rsidRPr="008F50E0">
          <w:rPr>
            <w:rFonts w:ascii="Times New Roman" w:hAnsi="Times New Roman" w:cs="Times New Roman"/>
            <w:color w:val="000000" w:themeColor="text1"/>
            <w:sz w:val="24"/>
            <w:szCs w:val="24"/>
          </w:rPr>
          <w:t>.</w:t>
        </w:r>
        <w:r w:rsidR="00D01BC6" w:rsidRPr="00BC581F">
          <w:rPr>
            <w:rFonts w:ascii="Times New Roman" w:hAnsi="Times New Roman" w:cs="Times New Roman"/>
            <w:sz w:val="24"/>
            <w:szCs w:val="24"/>
          </w:rPr>
          <w:t xml:space="preserve"> </w:t>
        </w:r>
      </w:ins>
      <w:del w:id="125" w:author="DELL" w:date="2022-05-02T01:54:00Z">
        <w:r w:rsidR="00777D57" w:rsidRPr="00BC581F" w:rsidDel="00D01BC6">
          <w:rPr>
            <w:rFonts w:ascii="Times New Roman" w:hAnsi="Times New Roman" w:cs="Times New Roman"/>
            <w:sz w:val="24"/>
            <w:szCs w:val="24"/>
          </w:rPr>
          <w:delText xml:space="preserve">In this </w:delText>
        </w:r>
        <w:r w:rsidRPr="00BC581F" w:rsidDel="00D01BC6">
          <w:rPr>
            <w:rFonts w:ascii="Times New Roman" w:hAnsi="Times New Roman" w:cs="Times New Roman"/>
            <w:sz w:val="24"/>
            <w:szCs w:val="24"/>
          </w:rPr>
          <w:delText>study</w:delText>
        </w:r>
        <w:r w:rsidR="00777D57" w:rsidRPr="00BC581F" w:rsidDel="00D01BC6">
          <w:rPr>
            <w:rFonts w:ascii="Times New Roman" w:hAnsi="Times New Roman" w:cs="Times New Roman"/>
            <w:sz w:val="24"/>
            <w:szCs w:val="24"/>
          </w:rPr>
          <w:delText xml:space="preserve">, we investigate the </w:delText>
        </w:r>
        <w:r w:rsidR="00017B4E" w:rsidRPr="00BC581F" w:rsidDel="00D01BC6">
          <w:rPr>
            <w:rFonts w:ascii="Times New Roman" w:hAnsi="Times New Roman" w:cs="Times New Roman"/>
            <w:sz w:val="24"/>
            <w:szCs w:val="24"/>
          </w:rPr>
          <w:delText>correlation</w:delText>
        </w:r>
        <w:r w:rsidR="00777D57" w:rsidRPr="00BC581F" w:rsidDel="00D01BC6">
          <w:rPr>
            <w:rFonts w:ascii="Times New Roman" w:hAnsi="Times New Roman" w:cs="Times New Roman"/>
            <w:sz w:val="24"/>
            <w:szCs w:val="24"/>
          </w:rPr>
          <w:delText xml:space="preserve"> </w:delText>
        </w:r>
        <w:r w:rsidR="00017B4E" w:rsidRPr="00BC581F" w:rsidDel="00D01BC6">
          <w:rPr>
            <w:rFonts w:ascii="Times New Roman" w:hAnsi="Times New Roman" w:cs="Times New Roman"/>
            <w:sz w:val="24"/>
            <w:szCs w:val="24"/>
          </w:rPr>
          <w:delText>of</w:delText>
        </w:r>
        <w:r w:rsidR="00777D57" w:rsidRPr="00BC581F" w:rsidDel="00D01BC6">
          <w:rPr>
            <w:rFonts w:ascii="Times New Roman" w:hAnsi="Times New Roman" w:cs="Times New Roman"/>
            <w:sz w:val="24"/>
            <w:szCs w:val="24"/>
          </w:rPr>
          <w:delText xml:space="preserve"> </w:delText>
        </w:r>
        <w:r w:rsidR="00017B4E" w:rsidRPr="00BC581F" w:rsidDel="00D01BC6">
          <w:rPr>
            <w:rFonts w:ascii="Times New Roman" w:hAnsi="Times New Roman" w:cs="Times New Roman"/>
            <w:sz w:val="24"/>
            <w:szCs w:val="24"/>
          </w:rPr>
          <w:delText>metrological factors</w:delText>
        </w:r>
        <w:r w:rsidR="00777D57" w:rsidRPr="00BC581F" w:rsidDel="00D01BC6">
          <w:rPr>
            <w:rFonts w:ascii="Times New Roman" w:hAnsi="Times New Roman" w:cs="Times New Roman"/>
            <w:sz w:val="24"/>
            <w:szCs w:val="24"/>
          </w:rPr>
          <w:delText xml:space="preserve"> </w:delText>
        </w:r>
        <w:r w:rsidR="00017B4E" w:rsidRPr="00BC581F" w:rsidDel="00D01BC6">
          <w:rPr>
            <w:rFonts w:ascii="Times New Roman" w:hAnsi="Times New Roman" w:cs="Times New Roman"/>
            <w:sz w:val="24"/>
            <w:szCs w:val="24"/>
          </w:rPr>
          <w:delText>with</w:delText>
        </w:r>
        <w:r w:rsidR="00777D57" w:rsidRPr="00BC581F" w:rsidDel="00D01BC6">
          <w:rPr>
            <w:rFonts w:ascii="Times New Roman" w:hAnsi="Times New Roman" w:cs="Times New Roman"/>
            <w:sz w:val="24"/>
            <w:szCs w:val="24"/>
          </w:rPr>
          <w:delText xml:space="preserve"> coronavirus </w:delText>
        </w:r>
      </w:del>
      <w:del w:id="126" w:author="DELL" w:date="2022-05-02T01:51:00Z">
        <w:r w:rsidR="00777D57" w:rsidRPr="00BC581F" w:rsidDel="00D01BC6">
          <w:rPr>
            <w:rFonts w:ascii="Times New Roman" w:hAnsi="Times New Roman" w:cs="Times New Roman"/>
            <w:sz w:val="24"/>
            <w:szCs w:val="24"/>
          </w:rPr>
          <w:delText xml:space="preserve">CFR </w:delText>
        </w:r>
      </w:del>
      <w:del w:id="127" w:author="DELL" w:date="2022-05-02T01:54:00Z">
        <w:r w:rsidR="00777D57" w:rsidRPr="00BC581F" w:rsidDel="00D01BC6">
          <w:rPr>
            <w:rFonts w:ascii="Times New Roman" w:hAnsi="Times New Roman" w:cs="Times New Roman"/>
            <w:sz w:val="24"/>
            <w:szCs w:val="24"/>
          </w:rPr>
          <w:delText>in Bangladesh</w:delText>
        </w:r>
        <w:r w:rsidR="00017B4E" w:rsidRPr="00BC581F" w:rsidDel="00D01BC6">
          <w:rPr>
            <w:rFonts w:ascii="Times New Roman" w:hAnsi="Times New Roman" w:cs="Times New Roman"/>
            <w:sz w:val="24"/>
            <w:szCs w:val="24"/>
          </w:rPr>
          <w:delText xml:space="preserve"> using </w:delText>
        </w:r>
      </w:del>
      <w:del w:id="128" w:author="DELL" w:date="2022-05-02T01:48:00Z">
        <w:r w:rsidR="00017B4E" w:rsidRPr="00BC581F" w:rsidDel="00D01BC6">
          <w:rPr>
            <w:rFonts w:ascii="Times New Roman" w:hAnsi="Times New Roman" w:cs="Times New Roman"/>
            <w:sz w:val="24"/>
            <w:szCs w:val="24"/>
          </w:rPr>
          <w:delText xml:space="preserve">last one year </w:delText>
        </w:r>
      </w:del>
      <w:del w:id="129" w:author="DELL" w:date="2022-05-02T01:51:00Z">
        <w:r w:rsidR="00017B4E" w:rsidRPr="00BC581F" w:rsidDel="00D01BC6">
          <w:rPr>
            <w:rFonts w:ascii="Times New Roman" w:hAnsi="Times New Roman" w:cs="Times New Roman"/>
            <w:sz w:val="24"/>
            <w:szCs w:val="24"/>
          </w:rPr>
          <w:delText>data an</w:delText>
        </w:r>
      </w:del>
      <w:del w:id="130" w:author="DELL" w:date="2022-05-02T01:49:00Z">
        <w:r w:rsidR="00017B4E" w:rsidRPr="00BC581F" w:rsidDel="00D01BC6">
          <w:rPr>
            <w:rFonts w:ascii="Times New Roman" w:hAnsi="Times New Roman" w:cs="Times New Roman"/>
            <w:sz w:val="24"/>
            <w:szCs w:val="24"/>
          </w:rPr>
          <w:delText>alysis</w:delText>
        </w:r>
      </w:del>
      <w:del w:id="131" w:author="DELL" w:date="2022-05-02T01:54:00Z">
        <w:r w:rsidR="00777D57" w:rsidRPr="00BC581F" w:rsidDel="00D01BC6">
          <w:rPr>
            <w:rFonts w:ascii="Times New Roman" w:hAnsi="Times New Roman" w:cs="Times New Roman"/>
            <w:sz w:val="24"/>
            <w:szCs w:val="24"/>
          </w:rPr>
          <w:delText xml:space="preserve">. </w:delText>
        </w:r>
      </w:del>
      <w:r w:rsidR="00017B4E" w:rsidRPr="00BC581F">
        <w:rPr>
          <w:rFonts w:ascii="Times New Roman" w:hAnsi="Times New Roman" w:cs="Times New Roman"/>
          <w:sz w:val="24"/>
          <w:szCs w:val="24"/>
        </w:rPr>
        <w:t>The</w:t>
      </w:r>
      <w:r w:rsidR="00777D57" w:rsidRPr="00BC581F">
        <w:rPr>
          <w:rFonts w:ascii="Times New Roman" w:hAnsi="Times New Roman" w:cs="Times New Roman"/>
          <w:sz w:val="24"/>
          <w:szCs w:val="24"/>
        </w:rPr>
        <w:t xml:space="preserve"> findings of this study will add value to further the evidences on COVID-19's climatic consequences as it would give a window into the perspectives from the point of view of a densely populated city of a developing nation, which can enable public health officials to design their public health response to pandemics like these in the future.</w:t>
      </w:r>
    </w:p>
    <w:p w:rsidR="00BE7C1C" w:rsidRPr="00BC581F" w:rsidRDefault="00BE7C1C" w:rsidP="00016BD9">
      <w:pPr>
        <w:spacing w:line="360" w:lineRule="auto"/>
        <w:rPr>
          <w:rFonts w:ascii="Times New Roman" w:hAnsi="Times New Roman" w:cs="Times New Roman"/>
          <w:sz w:val="24"/>
          <w:szCs w:val="24"/>
        </w:rPr>
      </w:pPr>
    </w:p>
    <w:p w:rsidR="00016BD9" w:rsidRDefault="0015132F" w:rsidP="00016BD9">
      <w:pPr>
        <w:spacing w:after="0" w:line="360" w:lineRule="auto"/>
        <w:jc w:val="both"/>
        <w:rPr>
          <w:rFonts w:ascii="Times New Roman" w:hAnsi="Times New Roman" w:cs="Times New Roman"/>
          <w:b/>
          <w:bCs/>
          <w:sz w:val="36"/>
          <w:szCs w:val="36"/>
        </w:rPr>
      </w:pPr>
      <w:r w:rsidRPr="00016BD9">
        <w:rPr>
          <w:rFonts w:ascii="Times New Roman" w:hAnsi="Times New Roman" w:cs="Times New Roman"/>
          <w:b/>
          <w:bCs/>
          <w:sz w:val="36"/>
          <w:szCs w:val="36"/>
        </w:rPr>
        <w:t>Methodology</w:t>
      </w:r>
      <w:r>
        <w:rPr>
          <w:rFonts w:ascii="Times New Roman" w:hAnsi="Times New Roman" w:cs="Times New Roman"/>
          <w:b/>
          <w:bCs/>
          <w:sz w:val="36"/>
          <w:szCs w:val="36"/>
        </w:rPr>
        <w:t>:</w:t>
      </w:r>
    </w:p>
    <w:p w:rsidR="00C511F4" w:rsidRPr="00016BD9" w:rsidRDefault="00C511F4" w:rsidP="00016BD9">
      <w:pPr>
        <w:spacing w:after="0" w:line="360" w:lineRule="auto"/>
        <w:jc w:val="both"/>
        <w:rPr>
          <w:rFonts w:ascii="Times New Roman" w:hAnsi="Times New Roman" w:cs="Times New Roman"/>
          <w:b/>
          <w:bCs/>
          <w:sz w:val="36"/>
          <w:szCs w:val="36"/>
        </w:rPr>
      </w:pPr>
      <w:r w:rsidRPr="00BC581F">
        <w:rPr>
          <w:rFonts w:ascii="Times New Roman" w:hAnsi="Times New Roman" w:cs="Times New Roman"/>
          <w:b/>
          <w:sz w:val="24"/>
          <w:szCs w:val="24"/>
        </w:rPr>
        <w:t>Study Design and Data Collection</w:t>
      </w:r>
    </w:p>
    <w:p w:rsidR="001E3516" w:rsidRDefault="00017B4E" w:rsidP="00016BD9">
      <w:pPr>
        <w:spacing w:line="360" w:lineRule="auto"/>
        <w:jc w:val="both"/>
        <w:rPr>
          <w:ins w:id="132" w:author="DELL" w:date="2022-05-07T01:42:00Z"/>
          <w:rFonts w:ascii="Times New Roman" w:hAnsi="Times New Roman" w:cs="Times New Roman"/>
          <w:sz w:val="24"/>
          <w:szCs w:val="24"/>
        </w:rPr>
      </w:pPr>
      <w:r w:rsidRPr="00BC581F">
        <w:rPr>
          <w:rFonts w:ascii="Times New Roman" w:hAnsi="Times New Roman" w:cs="Times New Roman"/>
          <w:sz w:val="24"/>
          <w:szCs w:val="24"/>
        </w:rPr>
        <w:t>For conducting this study meteorological</w:t>
      </w:r>
      <w:ins w:id="133" w:author="DELL" w:date="2022-05-02T02:02:00Z">
        <w:r w:rsidR="00EF6461">
          <w:rPr>
            <w:rFonts w:ascii="Times New Roman" w:hAnsi="Times New Roman" w:cs="Times New Roman"/>
            <w:sz w:val="24"/>
            <w:szCs w:val="24"/>
          </w:rPr>
          <w:t xml:space="preserve"> and COVID-19</w:t>
        </w:r>
      </w:ins>
      <w:del w:id="134" w:author="DELL" w:date="2022-05-02T02:02:00Z">
        <w:r w:rsidRPr="00BC581F" w:rsidDel="00EF6461">
          <w:rPr>
            <w:rFonts w:ascii="Times New Roman" w:hAnsi="Times New Roman" w:cs="Times New Roman"/>
            <w:sz w:val="24"/>
            <w:szCs w:val="24"/>
          </w:rPr>
          <w:delText xml:space="preserve"> data from all over the Bangladesh and rCFR</w:delText>
        </w:r>
      </w:del>
      <w:r w:rsidRPr="00BC581F">
        <w:rPr>
          <w:rFonts w:ascii="Times New Roman" w:hAnsi="Times New Roman" w:cs="Times New Roman"/>
          <w:sz w:val="24"/>
          <w:szCs w:val="24"/>
        </w:rPr>
        <w:t xml:space="preserve"> data were collected from online based platforms (</w:t>
      </w:r>
      <w:ins w:id="135" w:author="DELL" w:date="2022-05-02T02:03:00Z">
        <w:r w:rsidR="00EF6461">
          <w:rPr>
            <w:rFonts w:ascii="Times New Roman" w:hAnsi="Times New Roman" w:cs="Times New Roman"/>
            <w:sz w:val="24"/>
            <w:szCs w:val="24"/>
          </w:rPr>
          <w:t xml:space="preserve">NASA, </w:t>
        </w:r>
      </w:ins>
      <w:r w:rsidRPr="00BC581F">
        <w:rPr>
          <w:rFonts w:ascii="Times New Roman" w:hAnsi="Times New Roman" w:cs="Times New Roman"/>
          <w:sz w:val="24"/>
          <w:szCs w:val="24"/>
        </w:rPr>
        <w:t>WHO, JHU, IEDCR, WORLD METER).</w:t>
      </w:r>
    </w:p>
    <w:p w:rsidR="009D5C87" w:rsidRPr="00BC581F" w:rsidRDefault="00017B4E" w:rsidP="00016BD9">
      <w:pPr>
        <w:spacing w:line="360" w:lineRule="auto"/>
        <w:jc w:val="both"/>
        <w:rPr>
          <w:rFonts w:ascii="Times New Roman" w:hAnsi="Times New Roman" w:cs="Times New Roman"/>
          <w:sz w:val="24"/>
          <w:szCs w:val="24"/>
        </w:rPr>
      </w:pPr>
      <w:del w:id="136" w:author="DELL" w:date="2022-05-07T01:42:00Z">
        <w:r w:rsidRPr="00BC581F" w:rsidDel="001E3516">
          <w:rPr>
            <w:rFonts w:ascii="Times New Roman" w:hAnsi="Times New Roman" w:cs="Times New Roman"/>
            <w:sz w:val="24"/>
            <w:szCs w:val="24"/>
          </w:rPr>
          <w:delText xml:space="preserve"> </w:delText>
        </w:r>
      </w:del>
      <w:del w:id="137" w:author="DELL" w:date="2022-05-07T01:41:00Z">
        <w:r w:rsidRPr="00BC581F" w:rsidDel="00B230B0">
          <w:rPr>
            <w:rFonts w:ascii="Times New Roman" w:hAnsi="Times New Roman" w:cs="Times New Roman"/>
            <w:sz w:val="24"/>
            <w:szCs w:val="24"/>
          </w:rPr>
          <w:delText xml:space="preserve">We used few mathematical models namely </w:delText>
        </w:r>
        <w:r w:rsidR="00777D57" w:rsidRPr="00BC581F" w:rsidDel="00B230B0">
          <w:rPr>
            <w:rFonts w:ascii="Times New Roman" w:hAnsi="Times New Roman" w:cs="Times New Roman"/>
            <w:sz w:val="24"/>
            <w:szCs w:val="24"/>
          </w:rPr>
          <w:delText>Simple Exponential Smoothing (SES)</w:delText>
        </w:r>
        <w:r w:rsidRPr="00BC581F" w:rsidDel="00B230B0">
          <w:rPr>
            <w:rFonts w:ascii="Times New Roman" w:hAnsi="Times New Roman" w:cs="Times New Roman"/>
            <w:sz w:val="24"/>
            <w:szCs w:val="24"/>
          </w:rPr>
          <w:delText xml:space="preserve"> model</w:delText>
        </w:r>
        <w:r w:rsidR="00777D57" w:rsidRPr="00BC581F" w:rsidDel="00B230B0">
          <w:rPr>
            <w:rFonts w:ascii="Times New Roman" w:hAnsi="Times New Roman" w:cs="Times New Roman"/>
            <w:sz w:val="24"/>
            <w:szCs w:val="24"/>
          </w:rPr>
          <w:delText>, Auto-Regressive Integrated Moving Average (ARIMA)</w:delText>
        </w:r>
        <w:r w:rsidRPr="00BC581F" w:rsidDel="00B230B0">
          <w:rPr>
            <w:rFonts w:ascii="Times New Roman" w:hAnsi="Times New Roman" w:cs="Times New Roman"/>
            <w:sz w:val="24"/>
            <w:szCs w:val="24"/>
          </w:rPr>
          <w:delText xml:space="preserve"> model</w:delText>
        </w:r>
        <w:r w:rsidR="00777D57" w:rsidRPr="00BC581F" w:rsidDel="00B230B0">
          <w:rPr>
            <w:rFonts w:ascii="Times New Roman" w:hAnsi="Times New Roman" w:cs="Times New Roman"/>
            <w:sz w:val="24"/>
            <w:szCs w:val="24"/>
          </w:rPr>
          <w:delText xml:space="preserve">, and Automatic Forecasting Time-Series </w:delText>
        </w:r>
        <w:r w:rsidRPr="00BC581F" w:rsidDel="00B230B0">
          <w:rPr>
            <w:rFonts w:ascii="Times New Roman" w:hAnsi="Times New Roman" w:cs="Times New Roman"/>
            <w:sz w:val="24"/>
            <w:szCs w:val="24"/>
          </w:rPr>
          <w:delText>m</w:delText>
        </w:r>
        <w:r w:rsidR="00777D57" w:rsidRPr="00BC581F" w:rsidDel="00B230B0">
          <w:rPr>
            <w:rFonts w:ascii="Times New Roman" w:hAnsi="Times New Roman" w:cs="Times New Roman"/>
            <w:sz w:val="24"/>
            <w:szCs w:val="24"/>
          </w:rPr>
          <w:delText xml:space="preserve">odel (Prophet) </w:delText>
        </w:r>
        <w:r w:rsidRPr="00BC581F" w:rsidDel="00B230B0">
          <w:rPr>
            <w:rFonts w:ascii="Times New Roman" w:hAnsi="Times New Roman" w:cs="Times New Roman"/>
            <w:sz w:val="24"/>
            <w:szCs w:val="24"/>
          </w:rPr>
          <w:delText xml:space="preserve">for </w:delText>
        </w:r>
      </w:del>
      <w:del w:id="138" w:author="DELL" w:date="2022-05-02T02:04:00Z">
        <w:r w:rsidR="00CF5585" w:rsidRPr="00BC581F" w:rsidDel="00EF6461">
          <w:rPr>
            <w:rFonts w:ascii="Times New Roman" w:hAnsi="Times New Roman" w:cs="Times New Roman"/>
            <w:sz w:val="24"/>
            <w:szCs w:val="24"/>
          </w:rPr>
          <w:delText>analyzing</w:delText>
        </w:r>
        <w:r w:rsidRPr="00BC581F" w:rsidDel="00EF6461">
          <w:rPr>
            <w:rFonts w:ascii="Times New Roman" w:hAnsi="Times New Roman" w:cs="Times New Roman"/>
            <w:sz w:val="24"/>
            <w:szCs w:val="24"/>
          </w:rPr>
          <w:delText xml:space="preserve"> the correlation between rCFR</w:delText>
        </w:r>
      </w:del>
      <w:del w:id="139" w:author="DELL" w:date="2022-05-07T01:41:00Z">
        <w:r w:rsidRPr="00BC581F" w:rsidDel="00B230B0">
          <w:rPr>
            <w:rFonts w:ascii="Times New Roman" w:hAnsi="Times New Roman" w:cs="Times New Roman"/>
            <w:sz w:val="24"/>
            <w:szCs w:val="24"/>
          </w:rPr>
          <w:delText xml:space="preserve"> of COVID-19</w:delText>
        </w:r>
      </w:del>
      <w:del w:id="140" w:author="DELL" w:date="2022-05-02T02:04:00Z">
        <w:r w:rsidRPr="00BC581F" w:rsidDel="00EF6461">
          <w:rPr>
            <w:rFonts w:ascii="Times New Roman" w:hAnsi="Times New Roman" w:cs="Times New Roman"/>
            <w:sz w:val="24"/>
            <w:szCs w:val="24"/>
          </w:rPr>
          <w:delText xml:space="preserve"> and</w:delText>
        </w:r>
      </w:del>
      <w:del w:id="141" w:author="DELL" w:date="2022-05-07T01:41:00Z">
        <w:r w:rsidRPr="00BC581F" w:rsidDel="00B230B0">
          <w:rPr>
            <w:rFonts w:ascii="Times New Roman" w:hAnsi="Times New Roman" w:cs="Times New Roman"/>
            <w:sz w:val="24"/>
            <w:szCs w:val="24"/>
          </w:rPr>
          <w:delText xml:space="preserve"> metrological variables</w:delText>
        </w:r>
        <w:r w:rsidR="00777D57" w:rsidRPr="00BC581F" w:rsidDel="00B230B0">
          <w:rPr>
            <w:rFonts w:ascii="Times New Roman" w:hAnsi="Times New Roman" w:cs="Times New Roman"/>
            <w:sz w:val="24"/>
            <w:szCs w:val="24"/>
          </w:rPr>
          <w:delText>.</w:delText>
        </w:r>
      </w:del>
      <w:del w:id="142" w:author="DELL" w:date="2022-05-07T01:42:00Z">
        <w:r w:rsidR="00777D57" w:rsidRPr="00BC581F" w:rsidDel="001E3516">
          <w:rPr>
            <w:rFonts w:ascii="Times New Roman" w:hAnsi="Times New Roman" w:cs="Times New Roman"/>
            <w:sz w:val="24"/>
            <w:szCs w:val="24"/>
          </w:rPr>
          <w:delText xml:space="preserve"> </w:delText>
        </w:r>
      </w:del>
      <w:del w:id="143" w:author="DELL" w:date="2022-05-02T02:06:00Z">
        <w:r w:rsidR="00777D57" w:rsidRPr="00BC581F" w:rsidDel="00FE49A3">
          <w:rPr>
            <w:rFonts w:ascii="Times New Roman" w:hAnsi="Times New Roman" w:cs="Times New Roman"/>
            <w:sz w:val="24"/>
            <w:szCs w:val="24"/>
          </w:rPr>
          <w:delText xml:space="preserve">Finally, beta-regression model </w:delText>
        </w:r>
        <w:r w:rsidRPr="00BC581F" w:rsidDel="00FE49A3">
          <w:rPr>
            <w:rFonts w:ascii="Times New Roman" w:hAnsi="Times New Roman" w:cs="Times New Roman"/>
            <w:sz w:val="24"/>
            <w:szCs w:val="24"/>
          </w:rPr>
          <w:delText xml:space="preserve">is used </w:delText>
        </w:r>
        <w:r w:rsidR="00777D57" w:rsidRPr="00BC581F" w:rsidDel="00FE49A3">
          <w:rPr>
            <w:rFonts w:ascii="Times New Roman" w:hAnsi="Times New Roman" w:cs="Times New Roman"/>
            <w:sz w:val="24"/>
            <w:szCs w:val="24"/>
          </w:rPr>
          <w:delText xml:space="preserve">to </w:delText>
        </w:r>
        <w:r w:rsidRPr="00BC581F" w:rsidDel="00FE49A3">
          <w:rPr>
            <w:rFonts w:ascii="Times New Roman" w:hAnsi="Times New Roman" w:cs="Times New Roman"/>
            <w:sz w:val="24"/>
            <w:szCs w:val="24"/>
          </w:rPr>
          <w:delText>observe</w:delText>
        </w:r>
        <w:r w:rsidR="00777D57" w:rsidRPr="00BC581F" w:rsidDel="00FE49A3">
          <w:rPr>
            <w:rFonts w:ascii="Times New Roman" w:hAnsi="Times New Roman" w:cs="Times New Roman"/>
            <w:sz w:val="24"/>
            <w:szCs w:val="24"/>
          </w:rPr>
          <w:delText xml:space="preserve"> </w:delText>
        </w:r>
        <w:r w:rsidRPr="00BC581F" w:rsidDel="00FE49A3">
          <w:rPr>
            <w:rFonts w:ascii="Times New Roman" w:hAnsi="Times New Roman" w:cs="Times New Roman"/>
            <w:sz w:val="24"/>
            <w:szCs w:val="24"/>
          </w:rPr>
          <w:delText>the</w:delText>
        </w:r>
        <w:r w:rsidR="00777D57" w:rsidRPr="00BC581F" w:rsidDel="00FE49A3">
          <w:rPr>
            <w:rFonts w:ascii="Times New Roman" w:hAnsi="Times New Roman" w:cs="Times New Roman"/>
            <w:sz w:val="24"/>
            <w:szCs w:val="24"/>
          </w:rPr>
          <w:delText xml:space="preserve"> </w:delText>
        </w:r>
        <w:r w:rsidRPr="00BC581F" w:rsidDel="00FE49A3">
          <w:rPr>
            <w:rFonts w:ascii="Times New Roman" w:hAnsi="Times New Roman" w:cs="Times New Roman"/>
            <w:sz w:val="24"/>
            <w:szCs w:val="24"/>
          </w:rPr>
          <w:delText xml:space="preserve">correlation of </w:delText>
        </w:r>
        <w:r w:rsidR="00777D57" w:rsidRPr="00BC581F" w:rsidDel="00FE49A3">
          <w:rPr>
            <w:rFonts w:ascii="Times New Roman" w:hAnsi="Times New Roman" w:cs="Times New Roman"/>
            <w:sz w:val="24"/>
            <w:szCs w:val="24"/>
          </w:rPr>
          <w:delText xml:space="preserve">meteorological factors with the COVID-19 CFR of </w:delText>
        </w:r>
        <w:r w:rsidRPr="00BC581F" w:rsidDel="00FE49A3">
          <w:rPr>
            <w:rFonts w:ascii="Times New Roman" w:hAnsi="Times New Roman" w:cs="Times New Roman"/>
            <w:sz w:val="24"/>
            <w:szCs w:val="24"/>
          </w:rPr>
          <w:delText>Bangladesh</w:delText>
        </w:r>
        <w:r w:rsidR="00777D57" w:rsidRPr="00BC581F" w:rsidDel="00FE49A3">
          <w:rPr>
            <w:rFonts w:ascii="Times New Roman" w:hAnsi="Times New Roman" w:cs="Times New Roman"/>
            <w:sz w:val="24"/>
            <w:szCs w:val="24"/>
          </w:rPr>
          <w:delText xml:space="preserve">. </w:delText>
        </w:r>
      </w:del>
      <w:del w:id="144" w:author="DELL" w:date="2022-05-07T01:42:00Z">
        <w:r w:rsidR="00777D57" w:rsidRPr="00BC581F" w:rsidDel="001E3516">
          <w:rPr>
            <w:rFonts w:ascii="Times New Roman" w:hAnsi="Times New Roman" w:cs="Times New Roman"/>
            <w:sz w:val="24"/>
            <w:szCs w:val="24"/>
          </w:rPr>
          <w:delText xml:space="preserve">All analysis </w:delText>
        </w:r>
        <w:r w:rsidRPr="00BC581F" w:rsidDel="001E3516">
          <w:rPr>
            <w:rFonts w:ascii="Times New Roman" w:hAnsi="Times New Roman" w:cs="Times New Roman"/>
            <w:sz w:val="24"/>
            <w:szCs w:val="24"/>
          </w:rPr>
          <w:delText>used identify</w:delText>
        </w:r>
        <w:r w:rsidR="00777D57" w:rsidRPr="00BC581F" w:rsidDel="001E3516">
          <w:rPr>
            <w:rFonts w:ascii="Times New Roman" w:hAnsi="Times New Roman" w:cs="Times New Roman"/>
            <w:sz w:val="24"/>
            <w:szCs w:val="24"/>
          </w:rPr>
          <w:delText xml:space="preserve"> a specific </w:delText>
        </w:r>
        <w:r w:rsidRPr="00BC581F" w:rsidDel="001E3516">
          <w:rPr>
            <w:rFonts w:ascii="Times New Roman" w:hAnsi="Times New Roman" w:cs="Times New Roman"/>
            <w:sz w:val="24"/>
            <w:szCs w:val="24"/>
          </w:rPr>
          <w:delText>result for detecting the</w:delText>
        </w:r>
        <w:r w:rsidR="00777D57" w:rsidRPr="00BC581F" w:rsidDel="001E3516">
          <w:rPr>
            <w:rFonts w:ascii="Times New Roman" w:hAnsi="Times New Roman" w:cs="Times New Roman"/>
            <w:sz w:val="24"/>
            <w:szCs w:val="24"/>
          </w:rPr>
          <w:delText xml:space="preserve"> trend of COVID-19 </w:delText>
        </w:r>
      </w:del>
      <w:del w:id="145" w:author="DELL" w:date="2022-05-02T02:06:00Z">
        <w:r w:rsidR="00777D57" w:rsidRPr="00BC581F" w:rsidDel="00FE49A3">
          <w:rPr>
            <w:rFonts w:ascii="Times New Roman" w:hAnsi="Times New Roman" w:cs="Times New Roman"/>
            <w:sz w:val="24"/>
            <w:szCs w:val="24"/>
          </w:rPr>
          <w:delText xml:space="preserve">CFR and </w:delText>
        </w:r>
        <w:r w:rsidRPr="00BC581F" w:rsidDel="00FE49A3">
          <w:rPr>
            <w:rFonts w:ascii="Times New Roman" w:hAnsi="Times New Roman" w:cs="Times New Roman"/>
            <w:sz w:val="24"/>
            <w:szCs w:val="24"/>
          </w:rPr>
          <w:delText>city parameters</w:delText>
        </w:r>
      </w:del>
      <w:del w:id="146" w:author="DELL" w:date="2022-05-07T01:42:00Z">
        <w:r w:rsidR="00777D57" w:rsidRPr="00BC581F" w:rsidDel="001E3516">
          <w:rPr>
            <w:rFonts w:ascii="Times New Roman" w:hAnsi="Times New Roman" w:cs="Times New Roman"/>
            <w:sz w:val="24"/>
            <w:szCs w:val="24"/>
          </w:rPr>
          <w:delText>. We have</w:delText>
        </w:r>
      </w:del>
      <w:del w:id="147" w:author="DELL" w:date="2022-05-02T02:06:00Z">
        <w:r w:rsidR="00777D57" w:rsidRPr="00BC581F" w:rsidDel="00FE49A3">
          <w:rPr>
            <w:rFonts w:ascii="Times New Roman" w:hAnsi="Times New Roman" w:cs="Times New Roman"/>
            <w:sz w:val="24"/>
            <w:szCs w:val="24"/>
          </w:rPr>
          <w:delText xml:space="preserve"> </w:delText>
        </w:r>
        <w:r w:rsidRPr="00BC581F" w:rsidDel="00FE49A3">
          <w:rPr>
            <w:rFonts w:ascii="Times New Roman" w:hAnsi="Times New Roman" w:cs="Times New Roman"/>
            <w:sz w:val="24"/>
            <w:szCs w:val="24"/>
          </w:rPr>
          <w:delText>also</w:delText>
        </w:r>
      </w:del>
      <w:del w:id="148" w:author="DELL" w:date="2022-05-07T01:42:00Z">
        <w:r w:rsidRPr="00BC581F" w:rsidDel="001E3516">
          <w:rPr>
            <w:rFonts w:ascii="Times New Roman" w:hAnsi="Times New Roman" w:cs="Times New Roman"/>
            <w:sz w:val="24"/>
            <w:szCs w:val="24"/>
          </w:rPr>
          <w:delText xml:space="preserve"> </w:delText>
        </w:r>
        <w:r w:rsidR="00777D57" w:rsidRPr="00BC581F" w:rsidDel="001E3516">
          <w:rPr>
            <w:rFonts w:ascii="Times New Roman" w:hAnsi="Times New Roman" w:cs="Times New Roman"/>
            <w:sz w:val="24"/>
            <w:szCs w:val="24"/>
          </w:rPr>
          <w:delText xml:space="preserve">used the </w:delText>
        </w:r>
        <w:r w:rsidR="00BE7C1C" w:rsidRPr="00BC581F" w:rsidDel="001E3516">
          <w:rPr>
            <w:rFonts w:ascii="Times New Roman" w:hAnsi="Times New Roman" w:cs="Times New Roman"/>
            <w:sz w:val="24"/>
            <w:szCs w:val="24"/>
          </w:rPr>
          <w:delText xml:space="preserve">R (version: 3.5.3) </w:delText>
        </w:r>
        <w:r w:rsidR="00777D57" w:rsidRPr="00BC581F" w:rsidDel="001E3516">
          <w:rPr>
            <w:rFonts w:ascii="Times New Roman" w:hAnsi="Times New Roman" w:cs="Times New Roman"/>
            <w:sz w:val="24"/>
            <w:szCs w:val="24"/>
          </w:rPr>
          <w:delText xml:space="preserve">statistical software </w:delText>
        </w:r>
        <w:r w:rsidR="00BE7C1C" w:rsidRPr="00BC581F" w:rsidDel="001E3516">
          <w:rPr>
            <w:rFonts w:ascii="Times New Roman" w:hAnsi="Times New Roman" w:cs="Times New Roman"/>
            <w:sz w:val="24"/>
            <w:szCs w:val="24"/>
          </w:rPr>
          <w:delText>for data</w:delText>
        </w:r>
        <w:r w:rsidR="00777D57" w:rsidRPr="00BC581F" w:rsidDel="001E3516">
          <w:rPr>
            <w:rFonts w:ascii="Times New Roman" w:hAnsi="Times New Roman" w:cs="Times New Roman"/>
            <w:sz w:val="24"/>
            <w:szCs w:val="24"/>
          </w:rPr>
          <w:delText xml:space="preserve"> analyses.</w:delText>
        </w:r>
      </w:del>
    </w:p>
    <w:p w:rsidR="009D5C87" w:rsidRPr="00BC581F" w:rsidRDefault="00777D57" w:rsidP="00016BD9">
      <w:pPr>
        <w:spacing w:after="0" w:line="360" w:lineRule="auto"/>
        <w:jc w:val="both"/>
        <w:rPr>
          <w:rFonts w:ascii="Times New Roman" w:hAnsi="Times New Roman" w:cs="Times New Roman"/>
          <w:b/>
          <w:bCs/>
          <w:sz w:val="24"/>
          <w:szCs w:val="24"/>
        </w:rPr>
      </w:pPr>
      <w:r w:rsidRPr="00BC581F">
        <w:rPr>
          <w:rFonts w:ascii="Times New Roman" w:hAnsi="Times New Roman" w:cs="Times New Roman"/>
          <w:b/>
          <w:bCs/>
          <w:sz w:val="24"/>
          <w:szCs w:val="24"/>
        </w:rPr>
        <w:lastRenderedPageBreak/>
        <w:t xml:space="preserve">COVID-19 </w:t>
      </w:r>
      <w:ins w:id="149" w:author="DELL" w:date="2022-05-02T02:11:00Z">
        <w:r w:rsidR="004309D5">
          <w:rPr>
            <w:rFonts w:ascii="Times New Roman" w:hAnsi="Times New Roman" w:cs="Times New Roman"/>
            <w:b/>
            <w:bCs/>
            <w:sz w:val="24"/>
            <w:szCs w:val="24"/>
          </w:rPr>
          <w:t xml:space="preserve">Confirmed and Death </w:t>
        </w:r>
      </w:ins>
      <w:del w:id="150" w:author="DELL" w:date="2022-05-02T02:10:00Z">
        <w:r w:rsidR="00017B4E" w:rsidRPr="00BC581F" w:rsidDel="004309D5">
          <w:rPr>
            <w:rFonts w:ascii="Times New Roman" w:hAnsi="Times New Roman" w:cs="Times New Roman"/>
            <w:b/>
            <w:bCs/>
            <w:sz w:val="24"/>
            <w:szCs w:val="24"/>
          </w:rPr>
          <w:delText xml:space="preserve">Confirmed </w:delText>
        </w:r>
      </w:del>
      <w:r w:rsidR="00017B4E" w:rsidRPr="00BC581F">
        <w:rPr>
          <w:rFonts w:ascii="Times New Roman" w:hAnsi="Times New Roman" w:cs="Times New Roman"/>
          <w:b/>
          <w:bCs/>
          <w:sz w:val="24"/>
          <w:szCs w:val="24"/>
        </w:rPr>
        <w:t>Cases</w:t>
      </w:r>
    </w:p>
    <w:p w:rsidR="009D5C87" w:rsidRPr="00BC581F" w:rsidRDefault="00017B4E" w:rsidP="00016BD9">
      <w:pPr>
        <w:spacing w:after="0" w:line="360" w:lineRule="auto"/>
        <w:jc w:val="both"/>
        <w:rPr>
          <w:rFonts w:ascii="Times New Roman" w:hAnsi="Times New Roman" w:cs="Times New Roman"/>
          <w:sz w:val="24"/>
          <w:szCs w:val="24"/>
        </w:rPr>
      </w:pPr>
      <w:r w:rsidRPr="00BC581F">
        <w:rPr>
          <w:rFonts w:ascii="Times New Roman" w:hAnsi="Times New Roman" w:cs="Times New Roman"/>
          <w:sz w:val="24"/>
          <w:szCs w:val="24"/>
        </w:rPr>
        <w:t xml:space="preserve">For confirmed daily COVID-19 </w:t>
      </w:r>
      <w:ins w:id="151" w:author="DELL" w:date="2022-05-03T03:10:00Z">
        <w:r w:rsidR="0008518B">
          <w:rPr>
            <w:rFonts w:ascii="Times New Roman" w:hAnsi="Times New Roman" w:cs="Times New Roman"/>
            <w:sz w:val="24"/>
            <w:szCs w:val="24"/>
          </w:rPr>
          <w:t>cases</w:t>
        </w:r>
      </w:ins>
      <w:ins w:id="152" w:author="DELL" w:date="2022-05-02T02:08:00Z">
        <w:r w:rsidR="004309D5">
          <w:rPr>
            <w:rFonts w:ascii="Times New Roman" w:hAnsi="Times New Roman" w:cs="Times New Roman"/>
            <w:sz w:val="24"/>
            <w:szCs w:val="24"/>
          </w:rPr>
          <w:t xml:space="preserve"> </w:t>
        </w:r>
      </w:ins>
      <w:del w:id="153" w:author="DELL" w:date="2022-05-02T02:08:00Z">
        <w:r w:rsidRPr="00BC581F" w:rsidDel="004309D5">
          <w:rPr>
            <w:rFonts w:ascii="Times New Roman" w:hAnsi="Times New Roman" w:cs="Times New Roman"/>
            <w:sz w:val="24"/>
            <w:szCs w:val="24"/>
          </w:rPr>
          <w:delText xml:space="preserve">positive cases </w:delText>
        </w:r>
      </w:del>
      <w:r w:rsidRPr="00BC581F">
        <w:rPr>
          <w:rFonts w:ascii="Times New Roman" w:hAnsi="Times New Roman" w:cs="Times New Roman"/>
          <w:sz w:val="24"/>
          <w:szCs w:val="24"/>
        </w:rPr>
        <w:t>and death</w:t>
      </w:r>
      <w:ins w:id="154" w:author="DELL" w:date="2022-05-03T03:10:00Z">
        <w:r w:rsidR="0008518B">
          <w:rPr>
            <w:rFonts w:ascii="Times New Roman" w:hAnsi="Times New Roman" w:cs="Times New Roman"/>
            <w:sz w:val="24"/>
            <w:szCs w:val="24"/>
          </w:rPr>
          <w:t>s</w:t>
        </w:r>
      </w:ins>
      <w:del w:id="155" w:author="DELL" w:date="2022-05-02T02:08:00Z">
        <w:r w:rsidRPr="00BC581F" w:rsidDel="004309D5">
          <w:rPr>
            <w:rFonts w:ascii="Times New Roman" w:hAnsi="Times New Roman" w:cs="Times New Roman"/>
            <w:sz w:val="24"/>
            <w:szCs w:val="24"/>
          </w:rPr>
          <w:delText xml:space="preserve"> cases</w:delText>
        </w:r>
      </w:del>
      <w:r w:rsidRPr="00BC581F">
        <w:rPr>
          <w:rFonts w:ascii="Times New Roman" w:hAnsi="Times New Roman" w:cs="Times New Roman"/>
          <w:sz w:val="24"/>
          <w:szCs w:val="24"/>
        </w:rPr>
        <w:t xml:space="preserve"> reports from all over the Bangladesh including </w:t>
      </w:r>
      <w:hyperlink r:id="rId8" w:tooltip="Barisal Division" w:history="1">
        <w:r w:rsidRPr="00BC581F">
          <w:rPr>
            <w:rFonts w:ascii="Times New Roman" w:eastAsia="Times New Roman" w:hAnsi="Times New Roman" w:cs="Times New Roman"/>
            <w:color w:val="000000"/>
            <w:sz w:val="24"/>
            <w:szCs w:val="24"/>
            <w:lang w:val="en-US"/>
          </w:rPr>
          <w:t>Barisal</w:t>
        </w:r>
      </w:hyperlink>
      <w:r w:rsidRPr="00BC581F">
        <w:rPr>
          <w:rFonts w:ascii="Times New Roman" w:eastAsia="Times New Roman" w:hAnsi="Times New Roman" w:cs="Times New Roman"/>
          <w:color w:val="000000"/>
          <w:sz w:val="24"/>
          <w:szCs w:val="24"/>
          <w:lang w:val="en-US"/>
        </w:rPr>
        <w:t xml:space="preserve">, </w:t>
      </w:r>
      <w:hyperlink r:id="rId9" w:tooltip="Chittagong Division" w:history="1">
        <w:r w:rsidRPr="00BC581F">
          <w:rPr>
            <w:rFonts w:ascii="Times New Roman" w:eastAsia="Times New Roman" w:hAnsi="Times New Roman" w:cs="Times New Roman"/>
            <w:color w:val="000000"/>
            <w:sz w:val="24"/>
            <w:szCs w:val="24"/>
            <w:lang w:val="en-US"/>
          </w:rPr>
          <w:t xml:space="preserve">Chittagong, </w:t>
        </w:r>
      </w:hyperlink>
      <w:hyperlink r:id="rId10" w:tooltip="Dhaka Division" w:history="1">
        <w:r w:rsidRPr="00BC581F">
          <w:rPr>
            <w:rFonts w:ascii="Times New Roman" w:eastAsia="Times New Roman" w:hAnsi="Times New Roman" w:cs="Times New Roman"/>
            <w:color w:val="000000"/>
            <w:sz w:val="24"/>
            <w:szCs w:val="24"/>
            <w:lang w:val="en-US"/>
          </w:rPr>
          <w:t xml:space="preserve">Dhaka, </w:t>
        </w:r>
      </w:hyperlink>
      <w:hyperlink r:id="rId11" w:tooltip="Khulna Division" w:history="1">
        <w:r w:rsidRPr="00BC581F">
          <w:rPr>
            <w:rFonts w:ascii="Times New Roman" w:eastAsia="Times New Roman" w:hAnsi="Times New Roman" w:cs="Times New Roman"/>
            <w:color w:val="000000"/>
            <w:sz w:val="24"/>
            <w:szCs w:val="24"/>
            <w:lang w:val="en-US"/>
          </w:rPr>
          <w:t xml:space="preserve">Khulna, </w:t>
        </w:r>
      </w:hyperlink>
      <w:hyperlink r:id="rId12" w:tooltip="Mymensingh Division" w:history="1">
        <w:r w:rsidRPr="00BC581F">
          <w:rPr>
            <w:rFonts w:ascii="Times New Roman" w:eastAsia="Times New Roman" w:hAnsi="Times New Roman" w:cs="Times New Roman"/>
            <w:color w:val="000000"/>
            <w:sz w:val="24"/>
            <w:szCs w:val="24"/>
            <w:lang w:val="en-US"/>
          </w:rPr>
          <w:t xml:space="preserve">Mymensingh, </w:t>
        </w:r>
      </w:hyperlink>
      <w:hyperlink r:id="rId13" w:tooltip="Rajshahi Division" w:history="1">
        <w:r w:rsidRPr="00BC581F">
          <w:rPr>
            <w:rFonts w:ascii="Times New Roman" w:eastAsia="Times New Roman" w:hAnsi="Times New Roman" w:cs="Times New Roman"/>
            <w:color w:val="000000"/>
            <w:sz w:val="24"/>
            <w:szCs w:val="24"/>
            <w:lang w:val="en-US"/>
          </w:rPr>
          <w:t xml:space="preserve">Rajshahi, </w:t>
        </w:r>
      </w:hyperlink>
      <w:hyperlink r:id="rId14" w:tooltip="Rangpur Division" w:history="1">
        <w:r w:rsidRPr="00BC581F">
          <w:rPr>
            <w:rFonts w:ascii="Times New Roman" w:eastAsia="Times New Roman" w:hAnsi="Times New Roman" w:cs="Times New Roman"/>
            <w:color w:val="000000"/>
            <w:sz w:val="24"/>
            <w:szCs w:val="24"/>
            <w:lang w:val="en-US"/>
          </w:rPr>
          <w:t xml:space="preserve">Rangpur, </w:t>
        </w:r>
      </w:hyperlink>
      <w:hyperlink r:id="rId15" w:tooltip="Sylhet Division" w:history="1">
        <w:r w:rsidRPr="00BC581F">
          <w:rPr>
            <w:rFonts w:ascii="Times New Roman" w:eastAsia="Times New Roman" w:hAnsi="Times New Roman" w:cs="Times New Roman"/>
            <w:color w:val="000000"/>
            <w:sz w:val="24"/>
            <w:szCs w:val="24"/>
            <w:lang w:val="en-US"/>
          </w:rPr>
          <w:t>Sylhet</w:t>
        </w:r>
      </w:hyperlink>
      <w:r w:rsidRPr="00BC581F">
        <w:rPr>
          <w:rFonts w:ascii="Times New Roman" w:eastAsia="Times New Roman" w:hAnsi="Times New Roman" w:cs="Times New Roman"/>
          <w:color w:val="000000"/>
          <w:sz w:val="24"/>
          <w:szCs w:val="24"/>
          <w:lang w:val="en-US"/>
        </w:rPr>
        <w:t xml:space="preserve"> </w:t>
      </w:r>
      <w:r w:rsidRPr="00BC581F">
        <w:rPr>
          <w:rFonts w:ascii="Times New Roman" w:hAnsi="Times New Roman" w:cs="Times New Roman"/>
          <w:sz w:val="24"/>
          <w:szCs w:val="24"/>
        </w:rPr>
        <w:t xml:space="preserve">eight divisions </w:t>
      </w:r>
      <w:r w:rsidRPr="00BC581F">
        <w:rPr>
          <w:rFonts w:ascii="Times New Roman" w:eastAsia="Times New Roman" w:hAnsi="Times New Roman" w:cs="Times New Roman"/>
          <w:color w:val="000000"/>
          <w:sz w:val="24"/>
          <w:szCs w:val="24"/>
          <w:lang w:val="en-US"/>
        </w:rPr>
        <w:t>(Supplementary File-SF1)</w:t>
      </w:r>
      <w:del w:id="156" w:author="DELL" w:date="2022-05-03T03:10:00Z">
        <w:r w:rsidRPr="00BC581F" w:rsidDel="0008518B">
          <w:rPr>
            <w:rFonts w:ascii="Times New Roman" w:eastAsia="Times New Roman" w:hAnsi="Times New Roman" w:cs="Times New Roman"/>
            <w:color w:val="000000"/>
            <w:sz w:val="24"/>
            <w:szCs w:val="24"/>
            <w:lang w:val="en-US"/>
          </w:rPr>
          <w:delText xml:space="preserve"> </w:delText>
        </w:r>
      </w:del>
      <w:r w:rsidRPr="00BC581F">
        <w:rPr>
          <w:rFonts w:ascii="Times New Roman" w:eastAsia="Times New Roman" w:hAnsi="Times New Roman" w:cs="Times New Roman"/>
          <w:color w:val="000000"/>
          <w:sz w:val="24"/>
          <w:szCs w:val="24"/>
          <w:lang w:val="en-US"/>
        </w:rPr>
        <w:t xml:space="preserve">, we used </w:t>
      </w:r>
      <w:r w:rsidR="00777D57" w:rsidRPr="00BC581F">
        <w:rPr>
          <w:rFonts w:ascii="Times New Roman" w:hAnsi="Times New Roman" w:cs="Times New Roman"/>
          <w:sz w:val="24"/>
          <w:szCs w:val="24"/>
        </w:rPr>
        <w:t>WHO</w:t>
      </w:r>
      <w:r w:rsidRPr="00BC581F">
        <w:rPr>
          <w:rFonts w:ascii="Times New Roman" w:hAnsi="Times New Roman" w:cs="Times New Roman"/>
          <w:sz w:val="24"/>
          <w:szCs w:val="24"/>
        </w:rPr>
        <w:t xml:space="preserve"> COVID-19</w:t>
      </w:r>
      <w:r w:rsidR="00777D57" w:rsidRPr="00BC581F">
        <w:rPr>
          <w:rFonts w:ascii="Times New Roman" w:hAnsi="Times New Roman" w:cs="Times New Roman"/>
          <w:sz w:val="24"/>
          <w:szCs w:val="24"/>
        </w:rPr>
        <w:t xml:space="preserve"> reports</w:t>
      </w:r>
      <w:r w:rsidRPr="00BC581F">
        <w:rPr>
          <w:rFonts w:ascii="Times New Roman" w:hAnsi="Times New Roman" w:cs="Times New Roman"/>
          <w:sz w:val="24"/>
          <w:szCs w:val="24"/>
        </w:rPr>
        <w:t xml:space="preserve"> form web server (https://www.who.int/data/collections). This data </w:t>
      </w:r>
      <w:r w:rsidR="00777D57" w:rsidRPr="00BC581F">
        <w:rPr>
          <w:rFonts w:ascii="Times New Roman" w:hAnsi="Times New Roman" w:cs="Times New Roman"/>
          <w:sz w:val="24"/>
          <w:szCs w:val="24"/>
        </w:rPr>
        <w:t xml:space="preserve">was </w:t>
      </w:r>
      <w:r w:rsidRPr="00BC581F">
        <w:rPr>
          <w:rFonts w:ascii="Times New Roman" w:hAnsi="Times New Roman" w:cs="Times New Roman"/>
          <w:sz w:val="24"/>
          <w:szCs w:val="24"/>
        </w:rPr>
        <w:t xml:space="preserve">downloaded from online </w:t>
      </w:r>
      <w:r w:rsidR="00777D57" w:rsidRPr="00BC581F">
        <w:rPr>
          <w:rFonts w:ascii="Times New Roman" w:hAnsi="Times New Roman" w:cs="Times New Roman"/>
          <w:sz w:val="24"/>
          <w:szCs w:val="24"/>
        </w:rPr>
        <w:t xml:space="preserve">for collecting COVID-19 </w:t>
      </w:r>
      <w:r w:rsidRPr="00BC581F">
        <w:rPr>
          <w:rFonts w:ascii="Times New Roman" w:hAnsi="Times New Roman" w:cs="Times New Roman"/>
          <w:sz w:val="24"/>
          <w:szCs w:val="24"/>
        </w:rPr>
        <w:t>data;</w:t>
      </w:r>
      <w:r w:rsidR="00777D57" w:rsidRPr="00BC581F">
        <w:rPr>
          <w:rFonts w:ascii="Times New Roman" w:hAnsi="Times New Roman" w:cs="Times New Roman"/>
          <w:sz w:val="24"/>
          <w:szCs w:val="24"/>
        </w:rPr>
        <w:t xml:space="preserve"> including</w:t>
      </w:r>
      <w:r w:rsidRPr="00BC581F">
        <w:rPr>
          <w:rFonts w:ascii="Times New Roman" w:hAnsi="Times New Roman" w:cs="Times New Roman"/>
          <w:sz w:val="24"/>
          <w:szCs w:val="24"/>
        </w:rPr>
        <w:t xml:space="preserve"> the</w:t>
      </w:r>
      <w:r w:rsidR="00777D57" w:rsidRPr="00BC581F">
        <w:rPr>
          <w:rFonts w:ascii="Times New Roman" w:hAnsi="Times New Roman" w:cs="Times New Roman"/>
          <w:sz w:val="24"/>
          <w:szCs w:val="24"/>
        </w:rPr>
        <w:t xml:space="preserve"> daily </w:t>
      </w:r>
      <w:r w:rsidRPr="00BC581F">
        <w:rPr>
          <w:rFonts w:ascii="Times New Roman" w:hAnsi="Times New Roman" w:cs="Times New Roman"/>
          <w:sz w:val="24"/>
          <w:szCs w:val="24"/>
        </w:rPr>
        <w:t xml:space="preserve">COVID-19 </w:t>
      </w:r>
      <w:r w:rsidR="00777D57" w:rsidRPr="00BC581F">
        <w:rPr>
          <w:rFonts w:ascii="Times New Roman" w:hAnsi="Times New Roman" w:cs="Times New Roman"/>
          <w:sz w:val="24"/>
          <w:szCs w:val="24"/>
        </w:rPr>
        <w:t xml:space="preserve">new </w:t>
      </w:r>
      <w:r w:rsidRPr="00BC581F">
        <w:rPr>
          <w:rFonts w:ascii="Times New Roman" w:hAnsi="Times New Roman" w:cs="Times New Roman"/>
          <w:sz w:val="24"/>
          <w:szCs w:val="24"/>
        </w:rPr>
        <w:t xml:space="preserve">confirmed </w:t>
      </w:r>
      <w:r w:rsidR="00777D57" w:rsidRPr="00BC581F">
        <w:rPr>
          <w:rFonts w:ascii="Times New Roman" w:hAnsi="Times New Roman" w:cs="Times New Roman"/>
          <w:sz w:val="24"/>
          <w:szCs w:val="24"/>
        </w:rPr>
        <w:t xml:space="preserve">cases, </w:t>
      </w:r>
      <w:r w:rsidRPr="00BC581F">
        <w:rPr>
          <w:rFonts w:ascii="Times New Roman" w:hAnsi="Times New Roman" w:cs="Times New Roman"/>
          <w:sz w:val="24"/>
          <w:szCs w:val="24"/>
        </w:rPr>
        <w:t>death cases</w:t>
      </w:r>
      <w:r w:rsidR="00777D57" w:rsidRPr="00BC581F">
        <w:rPr>
          <w:rFonts w:ascii="Times New Roman" w:hAnsi="Times New Roman" w:cs="Times New Roman"/>
          <w:sz w:val="24"/>
          <w:szCs w:val="24"/>
        </w:rPr>
        <w:t>, total</w:t>
      </w:r>
      <w:r w:rsidRPr="00BC581F">
        <w:rPr>
          <w:rFonts w:ascii="Times New Roman" w:hAnsi="Times New Roman" w:cs="Times New Roman"/>
          <w:sz w:val="24"/>
          <w:szCs w:val="24"/>
        </w:rPr>
        <w:t xml:space="preserve"> counted death number, total death number</w:t>
      </w:r>
      <w:r w:rsidR="00777D57" w:rsidRPr="00BC581F">
        <w:rPr>
          <w:rFonts w:ascii="Times New Roman" w:hAnsi="Times New Roman" w:cs="Times New Roman"/>
          <w:sz w:val="24"/>
          <w:szCs w:val="24"/>
        </w:rPr>
        <w:t xml:space="preserve"> per million, and total</w:t>
      </w:r>
      <w:r w:rsidRPr="00BC581F">
        <w:rPr>
          <w:rFonts w:ascii="Times New Roman" w:hAnsi="Times New Roman" w:cs="Times New Roman"/>
          <w:sz w:val="24"/>
          <w:szCs w:val="24"/>
        </w:rPr>
        <w:t xml:space="preserve"> recovered</w:t>
      </w:r>
      <w:r w:rsidR="00777D57" w:rsidRPr="00BC581F">
        <w:rPr>
          <w:rFonts w:ascii="Times New Roman" w:hAnsi="Times New Roman" w:cs="Times New Roman"/>
          <w:sz w:val="24"/>
          <w:szCs w:val="24"/>
        </w:rPr>
        <w:t xml:space="preserve"> cases. </w:t>
      </w:r>
      <w:r w:rsidRPr="00BC581F">
        <w:rPr>
          <w:rFonts w:ascii="Times New Roman" w:hAnsi="Times New Roman" w:cs="Times New Roman"/>
          <w:sz w:val="24"/>
          <w:szCs w:val="24"/>
        </w:rPr>
        <w:t>This d</w:t>
      </w:r>
      <w:r w:rsidR="00777D57" w:rsidRPr="00BC581F">
        <w:rPr>
          <w:rFonts w:ascii="Times New Roman" w:hAnsi="Times New Roman" w:cs="Times New Roman"/>
          <w:sz w:val="24"/>
          <w:szCs w:val="24"/>
        </w:rPr>
        <w:t xml:space="preserve">ata </w:t>
      </w:r>
      <w:r w:rsidRPr="00BC581F">
        <w:rPr>
          <w:rFonts w:ascii="Times New Roman" w:hAnsi="Times New Roman" w:cs="Times New Roman"/>
          <w:sz w:val="24"/>
          <w:szCs w:val="24"/>
        </w:rPr>
        <w:t xml:space="preserve">was </w:t>
      </w:r>
      <w:r w:rsidR="00777D57" w:rsidRPr="00BC581F">
        <w:rPr>
          <w:rFonts w:ascii="Times New Roman" w:hAnsi="Times New Roman" w:cs="Times New Roman"/>
          <w:sz w:val="24"/>
          <w:szCs w:val="24"/>
        </w:rPr>
        <w:t xml:space="preserve">collected for </w:t>
      </w:r>
      <w:r w:rsidRPr="00BC581F">
        <w:rPr>
          <w:rFonts w:ascii="Times New Roman" w:hAnsi="Times New Roman" w:cs="Times New Roman"/>
          <w:sz w:val="24"/>
          <w:szCs w:val="24"/>
        </w:rPr>
        <w:t xml:space="preserve">current study </w:t>
      </w:r>
      <w:r w:rsidR="00777D57" w:rsidRPr="00BC581F">
        <w:rPr>
          <w:rFonts w:ascii="Times New Roman" w:hAnsi="Times New Roman" w:cs="Times New Roman"/>
          <w:sz w:val="24"/>
          <w:szCs w:val="24"/>
        </w:rPr>
        <w:t>analysis</w:t>
      </w:r>
      <w:r w:rsidRPr="00BC581F">
        <w:rPr>
          <w:rFonts w:ascii="Times New Roman" w:hAnsi="Times New Roman" w:cs="Times New Roman"/>
          <w:sz w:val="24"/>
          <w:szCs w:val="24"/>
        </w:rPr>
        <w:t xml:space="preserve"> with</w:t>
      </w:r>
      <w:r w:rsidR="00777D57" w:rsidRPr="00BC581F">
        <w:rPr>
          <w:rFonts w:ascii="Times New Roman" w:hAnsi="Times New Roman" w:cs="Times New Roman"/>
          <w:sz w:val="24"/>
          <w:szCs w:val="24"/>
        </w:rPr>
        <w:t xml:space="preserve"> time period of </w:t>
      </w:r>
      <w:ins w:id="157" w:author="DELL" w:date="2022-05-02T02:09:00Z">
        <w:r w:rsidR="004309D5">
          <w:rPr>
            <w:rFonts w:ascii="Times New Roman" w:hAnsi="Times New Roman" w:cs="Times New Roman"/>
            <w:sz w:val="24"/>
            <w:szCs w:val="24"/>
          </w:rPr>
          <w:t>March 8</w:t>
        </w:r>
      </w:ins>
      <w:del w:id="158" w:author="DELL" w:date="2022-05-02T02:09:00Z">
        <w:r w:rsidR="00777D57" w:rsidRPr="00BC581F" w:rsidDel="004309D5">
          <w:rPr>
            <w:rFonts w:ascii="Times New Roman" w:hAnsi="Times New Roman" w:cs="Times New Roman"/>
            <w:sz w:val="24"/>
            <w:szCs w:val="24"/>
          </w:rPr>
          <w:delText>January 25</w:delText>
        </w:r>
      </w:del>
      <w:r w:rsidR="00777D57" w:rsidRPr="00BC581F">
        <w:rPr>
          <w:rFonts w:ascii="Times New Roman" w:hAnsi="Times New Roman" w:cs="Times New Roman"/>
          <w:sz w:val="24"/>
          <w:szCs w:val="24"/>
        </w:rPr>
        <w:t>, 202</w:t>
      </w:r>
      <w:ins w:id="159" w:author="DELL" w:date="2022-05-02T02:09:00Z">
        <w:r w:rsidR="004309D5">
          <w:rPr>
            <w:rFonts w:ascii="Times New Roman" w:hAnsi="Times New Roman" w:cs="Times New Roman"/>
            <w:sz w:val="24"/>
            <w:szCs w:val="24"/>
          </w:rPr>
          <w:t>0</w:t>
        </w:r>
      </w:ins>
      <w:del w:id="160" w:author="DELL" w:date="2022-05-02T02:09:00Z">
        <w:r w:rsidR="00777D57" w:rsidRPr="00BC581F" w:rsidDel="004309D5">
          <w:rPr>
            <w:rFonts w:ascii="Times New Roman" w:hAnsi="Times New Roman" w:cs="Times New Roman"/>
            <w:sz w:val="24"/>
            <w:szCs w:val="24"/>
          </w:rPr>
          <w:delText>1</w:delText>
        </w:r>
      </w:del>
      <w:r w:rsidR="00777D57" w:rsidRPr="00BC581F">
        <w:rPr>
          <w:rFonts w:ascii="Times New Roman" w:hAnsi="Times New Roman" w:cs="Times New Roman"/>
          <w:sz w:val="24"/>
          <w:szCs w:val="24"/>
        </w:rPr>
        <w:t xml:space="preserve"> to</w:t>
      </w:r>
      <w:ins w:id="161" w:author="DELL" w:date="2022-05-02T02:09:00Z">
        <w:r w:rsidR="004309D5">
          <w:rPr>
            <w:rFonts w:ascii="Times New Roman" w:hAnsi="Times New Roman" w:cs="Times New Roman"/>
            <w:sz w:val="24"/>
            <w:szCs w:val="24"/>
          </w:rPr>
          <w:t xml:space="preserve"> April 30</w:t>
        </w:r>
      </w:ins>
      <w:del w:id="162" w:author="DELL" w:date="2022-05-02T02:09:00Z">
        <w:r w:rsidR="00777D57" w:rsidRPr="00BC581F" w:rsidDel="004309D5">
          <w:rPr>
            <w:rFonts w:ascii="Times New Roman" w:hAnsi="Times New Roman" w:cs="Times New Roman"/>
            <w:sz w:val="24"/>
            <w:szCs w:val="24"/>
          </w:rPr>
          <w:delText xml:space="preserve"> January 25</w:delText>
        </w:r>
      </w:del>
      <w:r w:rsidR="00777D57" w:rsidRPr="00BC581F">
        <w:rPr>
          <w:rFonts w:ascii="Times New Roman" w:hAnsi="Times New Roman" w:cs="Times New Roman"/>
          <w:sz w:val="24"/>
          <w:szCs w:val="24"/>
        </w:rPr>
        <w:t xml:space="preserve">, 2022 </w:t>
      </w:r>
      <w:r w:rsidR="00C511F4" w:rsidRPr="00BC581F">
        <w:rPr>
          <w:rFonts w:ascii="Times New Roman" w:hAnsi="Times New Roman" w:cs="Times New Roman"/>
          <w:sz w:val="24"/>
          <w:szCs w:val="24"/>
        </w:rPr>
        <w:t xml:space="preserve">from eight administrative divisions of Bangladesh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{"citationItems":[{"id":"ITEM-1","itemData":{"id":"ITEM-1","issued":{"date-parts":[["0"]]},"title":"Coronavirus disease (COVID-2019) Bangladesh situation reports","type":"webpage"},"uris":["http://www.mendeley.com/documents/?uuid=36a2eecb-2e31-4c6c-b42b-65629ac7e461","http://www.mendeley.com/documents/?uuid=a5ab832a-f1c3-46ec-bbb5-ede8b5bd9c80"]}],"mendeley":{"formattedCitation":"(26)","plainTextFormattedCitation":"(26)","previouslyFormattedCitation":"(27)"},"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(26)</w:t>
      </w:r>
      <w:r w:rsidR="001463A7" w:rsidRPr="00BC581F">
        <w:rPr>
          <w:rStyle w:val="FootnoteReference"/>
          <w:rFonts w:ascii="Times New Roman" w:hAnsi="Times New Roman" w:cs="Times New Roman"/>
          <w:sz w:val="24"/>
          <w:szCs w:val="24"/>
        </w:rPr>
        <w:fldChar w:fldCharType="end"/>
      </w:r>
      <w:r w:rsidR="00777D57" w:rsidRPr="00BC581F">
        <w:rPr>
          <w:rFonts w:ascii="Times New Roman" w:hAnsi="Times New Roman" w:cs="Times New Roman"/>
          <w:sz w:val="24"/>
          <w:szCs w:val="24"/>
        </w:rPr>
        <w:t>.</w:t>
      </w:r>
      <w:r w:rsidRPr="00BC581F">
        <w:rPr>
          <w:rFonts w:ascii="Times New Roman" w:hAnsi="Times New Roman" w:cs="Times New Roman"/>
          <w:sz w:val="24"/>
          <w:szCs w:val="24"/>
        </w:rPr>
        <w:t xml:space="preserve"> SF1 contains the divisions name, capital, established year, subdivisions (Upozilas, Unions), area, population, density.</w:t>
      </w:r>
    </w:p>
    <w:p w:rsidR="009D5C87" w:rsidRPr="00BC581F" w:rsidDel="004309D5" w:rsidRDefault="009D5C87" w:rsidP="00016BD9">
      <w:pPr>
        <w:spacing w:after="0" w:line="360" w:lineRule="auto"/>
        <w:jc w:val="both"/>
        <w:rPr>
          <w:del w:id="163" w:author="DELL" w:date="2022-05-02T02:10:00Z"/>
          <w:rFonts w:ascii="Times New Roman" w:hAnsi="Times New Roman" w:cs="Times New Roman"/>
          <w:b/>
          <w:bCs/>
          <w:sz w:val="24"/>
          <w:szCs w:val="24"/>
        </w:rPr>
      </w:pPr>
    </w:p>
    <w:p w:rsidR="009D5C87" w:rsidRPr="00BC581F" w:rsidDel="004309D5" w:rsidRDefault="00017B4E" w:rsidP="00016BD9">
      <w:pPr>
        <w:spacing w:after="0" w:line="360" w:lineRule="auto"/>
        <w:jc w:val="both"/>
        <w:rPr>
          <w:del w:id="164" w:author="DELL" w:date="2022-05-02T02:10:00Z"/>
          <w:rFonts w:ascii="Times New Roman" w:hAnsi="Times New Roman" w:cs="Times New Roman"/>
          <w:b/>
          <w:bCs/>
          <w:sz w:val="24"/>
          <w:szCs w:val="24"/>
        </w:rPr>
      </w:pPr>
      <w:del w:id="165" w:author="DELL" w:date="2022-05-02T02:10:00Z">
        <w:r w:rsidRPr="00BC581F" w:rsidDel="004309D5">
          <w:rPr>
            <w:rFonts w:ascii="Times New Roman" w:hAnsi="Times New Roman" w:cs="Times New Roman"/>
            <w:b/>
            <w:bCs/>
            <w:sz w:val="24"/>
            <w:szCs w:val="24"/>
          </w:rPr>
          <w:delText>C</w:delText>
        </w:r>
        <w:r w:rsidR="00777D57" w:rsidRPr="00BC581F" w:rsidDel="004309D5">
          <w:rPr>
            <w:rFonts w:ascii="Times New Roman" w:hAnsi="Times New Roman" w:cs="Times New Roman"/>
            <w:b/>
            <w:bCs/>
            <w:sz w:val="24"/>
            <w:szCs w:val="24"/>
          </w:rPr>
          <w:delText>ase-fatality rate (rCFR)</w:delText>
        </w:r>
        <w:r w:rsidRPr="00BC581F" w:rsidDel="004309D5">
          <w:rPr>
            <w:rFonts w:ascii="Times New Roman" w:hAnsi="Times New Roman" w:cs="Times New Roman"/>
            <w:b/>
            <w:bCs/>
            <w:sz w:val="24"/>
            <w:szCs w:val="24"/>
          </w:rPr>
          <w:delText xml:space="preserve"> of COVID-19</w:delText>
        </w:r>
      </w:del>
    </w:p>
    <w:p w:rsidR="00017B4E" w:rsidRPr="00BC581F" w:rsidDel="004309D5" w:rsidRDefault="00017B4E" w:rsidP="00016BD9">
      <w:pPr>
        <w:spacing w:after="0" w:line="360" w:lineRule="auto"/>
        <w:jc w:val="both"/>
        <w:rPr>
          <w:del w:id="166" w:author="DELL" w:date="2022-05-02T02:10:00Z"/>
          <w:rFonts w:ascii="Times New Roman" w:hAnsi="Times New Roman" w:cs="Times New Roman"/>
          <w:sz w:val="24"/>
          <w:szCs w:val="24"/>
        </w:rPr>
      </w:pPr>
      <w:del w:id="167" w:author="DELL" w:date="2022-05-02T02:10:00Z">
        <w:r w:rsidRPr="00BC581F" w:rsidDel="004309D5">
          <w:rPr>
            <w:rFonts w:ascii="Times New Roman" w:hAnsi="Times New Roman" w:cs="Times New Roman"/>
            <w:sz w:val="24"/>
            <w:szCs w:val="24"/>
          </w:rPr>
          <w:delText xml:space="preserve">The case fatality rate (CFR) or </w:delText>
        </w:r>
        <w:r w:rsidRPr="00BC581F" w:rsidDel="004309D5">
          <w:rPr>
            <w:rFonts w:ascii="Times New Roman" w:hAnsi="Times New Roman" w:cs="Times New Roman"/>
            <w:bCs/>
            <w:sz w:val="24"/>
            <w:szCs w:val="24"/>
          </w:rPr>
          <w:delText>case fatality risk</w:delText>
        </w:r>
        <w:r w:rsidRPr="00BC581F" w:rsidDel="004309D5">
          <w:rPr>
            <w:rFonts w:ascii="Times New Roman" w:hAnsi="Times New Roman" w:cs="Times New Roman"/>
            <w:sz w:val="24"/>
            <w:szCs w:val="24"/>
          </w:rPr>
          <w:delText>, also called </w:delText>
        </w:r>
        <w:r w:rsidRPr="00BC581F" w:rsidDel="004309D5">
          <w:rPr>
            <w:rFonts w:ascii="Times New Roman" w:hAnsi="Times New Roman" w:cs="Times New Roman"/>
            <w:bCs/>
            <w:sz w:val="24"/>
            <w:szCs w:val="24"/>
          </w:rPr>
          <w:delText>case fatality ratio</w:delText>
        </w:r>
        <w:r w:rsidRPr="00BC581F" w:rsidDel="004309D5">
          <w:rPr>
            <w:rFonts w:ascii="Times New Roman" w:hAnsi="Times New Roman" w:cs="Times New Roman"/>
            <w:sz w:val="24"/>
            <w:szCs w:val="24"/>
          </w:rPr>
          <w:delText xml:space="preserve"> is the ratio between confirmed death cases of specific disease and confirmed cases in certain time frame of a country </w:delText>
        </w:r>
        <w:r w:rsidR="001463A7" w:rsidRPr="00BC581F" w:rsidDel="004309D5">
          <w:rPr>
            <w:rStyle w:val="FootnoteReference"/>
            <w:rFonts w:ascii="Times New Roman" w:hAnsi="Times New Roman" w:cs="Times New Roman"/>
            <w:sz w:val="24"/>
            <w:szCs w:val="24"/>
          </w:rPr>
          <w:fldChar w:fldCharType="begin" w:fldLock="1"/>
        </w:r>
        <w:r w:rsidR="00100CBD" w:rsidRPr="00BC581F" w:rsidDel="004309D5">
          <w:rPr>
            <w:rFonts w:ascii="Times New Roman" w:hAnsi="Times New Roman" w:cs="Times New Roman"/>
            <w:sz w:val="24"/>
            <w:szCs w:val="24"/>
          </w:rPr>
          <w:delInstrText>ADDIN CSL_CITATION {"citationItems":[{"id":"ITEM-1","itemData":{"DOI":"10.4269/ajtmh.20-1496","ISSN":"1476-1645","PMID":"33882025","abstract":"The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hygiene","id":"ITEM-1","issued":{"date-parts":[["2021","4"]]},"publisher":"Am J Trop Med Hyg","title":"The Global Case-Fatality Rate of COVID-19 Has Been Declining Since May 2020.","type":"article-journal"},"uris":["http://www.mendeley.com/documents/?uuid=0a8b3df6-fb28-36ea-a2c2-ff69607ca19c","http://www.mendeley.com/documents/?uuid=35e21171-66af-4a67-8149-1c6ae166d002","http://www.mendeley.com/documents/?uuid=cbeb19d4-40e8-4615-9ee8-660176acb789"]}],"mendeley":{"formattedCitation":"(27)","plainTextFormattedCitation":"(27)","previouslyFormattedCitation":"(28)"},"properties":{"noteIndex":0},"schema":"https://github.com/citation-style-language/schema/raw/master/csl-citation.json"}</w:delInstrText>
        </w:r>
        <w:r w:rsidR="001463A7" w:rsidRPr="00BC581F" w:rsidDel="004309D5">
          <w:rPr>
            <w:rStyle w:val="FootnoteReference"/>
            <w:rFonts w:ascii="Times New Roman" w:hAnsi="Times New Roman" w:cs="Times New Roman"/>
            <w:sz w:val="24"/>
            <w:szCs w:val="24"/>
          </w:rPr>
          <w:fldChar w:fldCharType="separate"/>
        </w:r>
        <w:r w:rsidR="00100CBD" w:rsidRPr="00BC581F" w:rsidDel="004309D5">
          <w:rPr>
            <w:rFonts w:ascii="Times New Roman" w:hAnsi="Times New Roman" w:cs="Times New Roman"/>
            <w:noProof/>
            <w:sz w:val="24"/>
            <w:szCs w:val="24"/>
          </w:rPr>
          <w:delText>(27)</w:delText>
        </w:r>
        <w:r w:rsidR="001463A7" w:rsidRPr="00BC581F" w:rsidDel="004309D5">
          <w:rPr>
            <w:rStyle w:val="FootnoteReference"/>
            <w:rFonts w:ascii="Times New Roman" w:hAnsi="Times New Roman" w:cs="Times New Roman"/>
            <w:sz w:val="24"/>
            <w:szCs w:val="24"/>
          </w:rPr>
          <w:fldChar w:fldCharType="end"/>
        </w:r>
        <w:r w:rsidRPr="00BC581F" w:rsidDel="004309D5">
          <w:rPr>
            <w:rFonts w:ascii="Times New Roman" w:hAnsi="Times New Roman" w:cs="Times New Roman"/>
            <w:sz w:val="24"/>
            <w:szCs w:val="24"/>
          </w:rPr>
          <w:delText>. It is used to measure the disease severity or predicting disease outcome. In this COVID-19 Case fatality of specific time period in the Bangladesh calculated by dividing the total number of death cases from COVID-19 over a specific period of time by the number of persons detected as confirmed positive case and the resulting </w:delText>
        </w:r>
        <w:r w:rsidR="0030785D" w:rsidDel="004309D5">
          <w:fldChar w:fldCharType="begin"/>
        </w:r>
        <w:r w:rsidR="0030785D" w:rsidDel="004309D5">
          <w:delInstrText xml:space="preserve"> HYPERLINK "https://www.britannica.com/science/ratio" </w:delInstrText>
        </w:r>
        <w:r w:rsidR="0030785D" w:rsidDel="004309D5">
          <w:fldChar w:fldCharType="separate"/>
        </w:r>
        <w:r w:rsidRPr="00BC581F" w:rsidDel="004309D5">
          <w:rPr>
            <w:rFonts w:ascii="Times New Roman" w:hAnsi="Times New Roman" w:cs="Times New Roman"/>
            <w:sz w:val="24"/>
            <w:szCs w:val="24"/>
          </w:rPr>
          <w:delText>ratio</w:delText>
        </w:r>
        <w:r w:rsidR="0030785D" w:rsidDel="004309D5">
          <w:rPr>
            <w:rFonts w:ascii="Times New Roman" w:hAnsi="Times New Roman" w:cs="Times New Roman"/>
            <w:sz w:val="24"/>
            <w:szCs w:val="24"/>
          </w:rPr>
          <w:fldChar w:fldCharType="end"/>
        </w:r>
        <w:r w:rsidRPr="00BC581F" w:rsidDel="004309D5">
          <w:rPr>
            <w:rFonts w:ascii="Times New Roman" w:hAnsi="Times New Roman" w:cs="Times New Roman"/>
            <w:sz w:val="24"/>
            <w:szCs w:val="24"/>
          </w:rPr>
          <w:delText> is multiplied by 100 to yield a percentage. All the required data were collected from Bangladesh government dashboard (https://iedcr.gov.bd/covid-19/covid-19-general-information</w:delText>
        </w:r>
        <w:r w:rsidR="00CF5585" w:rsidRPr="00BC581F" w:rsidDel="004309D5">
          <w:rPr>
            <w:rFonts w:ascii="Times New Roman" w:hAnsi="Times New Roman" w:cs="Times New Roman"/>
            <w:sz w:val="24"/>
            <w:szCs w:val="24"/>
          </w:rPr>
          <w:delText>). Supplementary File-SF2</w:delText>
        </w:r>
        <w:r w:rsidR="00807E26" w:rsidRPr="00BC581F" w:rsidDel="004309D5">
          <w:rPr>
            <w:rFonts w:ascii="Times New Roman" w:hAnsi="Times New Roman" w:cs="Times New Roman"/>
            <w:sz w:val="24"/>
            <w:szCs w:val="24"/>
          </w:rPr>
          <w:delText>, SF3</w:delText>
        </w:r>
        <w:r w:rsidR="00CF5585" w:rsidRPr="00BC581F" w:rsidDel="004309D5">
          <w:rPr>
            <w:rFonts w:ascii="Times New Roman" w:hAnsi="Times New Roman" w:cs="Times New Roman"/>
            <w:sz w:val="24"/>
            <w:szCs w:val="24"/>
          </w:rPr>
          <w:delText xml:space="preserve"> </w:delText>
        </w:r>
        <w:r w:rsidR="00807E26" w:rsidRPr="00BC581F" w:rsidDel="004309D5">
          <w:rPr>
            <w:rFonts w:ascii="Times New Roman" w:hAnsi="Times New Roman" w:cs="Times New Roman"/>
            <w:sz w:val="24"/>
            <w:szCs w:val="24"/>
          </w:rPr>
          <w:delText>added for confirmed COVID-19 cases and detach cases</w:delText>
        </w:r>
        <w:r w:rsidR="00A30972" w:rsidRPr="00BC581F" w:rsidDel="004309D5">
          <w:rPr>
            <w:rFonts w:ascii="Times New Roman" w:hAnsi="Times New Roman" w:cs="Times New Roman"/>
            <w:sz w:val="24"/>
            <w:szCs w:val="24"/>
          </w:rPr>
          <w:delText xml:space="preserve"> and SF4 represents case fatality rate data.</w:delText>
        </w:r>
      </w:del>
    </w:p>
    <w:p w:rsidR="00016BD9" w:rsidRDefault="00016BD9" w:rsidP="00016BD9">
      <w:pPr>
        <w:spacing w:after="0" w:line="360" w:lineRule="auto"/>
        <w:jc w:val="both"/>
        <w:rPr>
          <w:rFonts w:ascii="Times New Roman" w:hAnsi="Times New Roman" w:cs="Times New Roman"/>
          <w:b/>
          <w:sz w:val="24"/>
          <w:szCs w:val="24"/>
        </w:rPr>
      </w:pPr>
    </w:p>
    <w:p w:rsidR="009D5C87" w:rsidRPr="00BC581F" w:rsidRDefault="00017B4E" w:rsidP="00016BD9">
      <w:pPr>
        <w:spacing w:after="0" w:line="360" w:lineRule="auto"/>
        <w:jc w:val="both"/>
        <w:rPr>
          <w:rFonts w:ascii="Times New Roman" w:hAnsi="Times New Roman" w:cs="Times New Roman"/>
          <w:b/>
          <w:sz w:val="24"/>
          <w:szCs w:val="24"/>
        </w:rPr>
      </w:pPr>
      <w:r w:rsidRPr="00BC581F">
        <w:rPr>
          <w:rFonts w:ascii="Times New Roman" w:hAnsi="Times New Roman" w:cs="Times New Roman"/>
          <w:b/>
          <w:sz w:val="24"/>
          <w:szCs w:val="24"/>
        </w:rPr>
        <w:t>Meteorological F</w:t>
      </w:r>
      <w:r w:rsidR="00777D57" w:rsidRPr="00BC581F">
        <w:rPr>
          <w:rFonts w:ascii="Times New Roman" w:hAnsi="Times New Roman" w:cs="Times New Roman"/>
          <w:b/>
          <w:sz w:val="24"/>
          <w:szCs w:val="24"/>
        </w:rPr>
        <w:t>actors</w:t>
      </w:r>
    </w:p>
    <w:p w:rsidR="009D5C87" w:rsidRPr="00BC581F" w:rsidRDefault="00017B4E" w:rsidP="00016BD9">
      <w:pPr>
        <w:spacing w:after="0" w:line="360" w:lineRule="auto"/>
        <w:jc w:val="both"/>
        <w:rPr>
          <w:rFonts w:ascii="Times New Roman" w:hAnsi="Times New Roman" w:cs="Times New Roman"/>
          <w:sz w:val="24"/>
          <w:szCs w:val="24"/>
        </w:rPr>
      </w:pPr>
      <w:r w:rsidRPr="00BC581F">
        <w:rPr>
          <w:rFonts w:ascii="Times New Roman" w:hAnsi="Times New Roman" w:cs="Times New Roman"/>
          <w:sz w:val="24"/>
          <w:szCs w:val="24"/>
        </w:rPr>
        <w:t xml:space="preserve">We used </w:t>
      </w:r>
      <w:r w:rsidR="00777D57" w:rsidRPr="00BC581F">
        <w:rPr>
          <w:rFonts w:ascii="Times New Roman" w:hAnsi="Times New Roman" w:cs="Times New Roman"/>
          <w:sz w:val="24"/>
          <w:szCs w:val="24"/>
        </w:rPr>
        <w:t xml:space="preserve">NASA's Prediction of Worldwide Energy Resources webpage on a daily scale </w:t>
      </w:r>
      <w:r w:rsidRPr="00BC581F">
        <w:rPr>
          <w:rFonts w:ascii="Times New Roman" w:hAnsi="Times New Roman" w:cs="Times New Roman"/>
          <w:sz w:val="24"/>
          <w:szCs w:val="24"/>
        </w:rPr>
        <w:t>for collecting all metrological including</w:t>
      </w:r>
      <w:r w:rsidR="00777D57" w:rsidRPr="00BC581F">
        <w:rPr>
          <w:rFonts w:ascii="Times New Roman" w:hAnsi="Times New Roman" w:cs="Times New Roman"/>
          <w:sz w:val="24"/>
          <w:szCs w:val="24"/>
        </w:rPr>
        <w:t xml:space="preserve"> Rainfall (mm), Relative humidity</w:t>
      </w:r>
      <w:r w:rsidR="001B11D4" w:rsidRPr="00BC581F">
        <w:rPr>
          <w:rFonts w:ascii="Times New Roman" w:hAnsi="Times New Roman" w:cs="Times New Roman"/>
          <w:sz w:val="24"/>
          <w:szCs w:val="24"/>
        </w:rPr>
        <w:t xml:space="preserve"> (RH)</w:t>
      </w:r>
      <w:r w:rsidR="00777D57" w:rsidRPr="00BC581F">
        <w:rPr>
          <w:rFonts w:ascii="Times New Roman" w:hAnsi="Times New Roman" w:cs="Times New Roman"/>
          <w:sz w:val="24"/>
          <w:szCs w:val="24"/>
        </w:rPr>
        <w:t xml:space="preserve"> (%), Temperatures (°C), Surface pressure (kPa), Dew point (°C), and wind velocity (m/s) at 10 m height (Maximum Wind Speed)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{"citationItems":[{"id":"ITEM-1","itemData":{"author":[{"dropping-particle":"","family":"NASA","given":"","non-dropping-particle":"","parse-names":false,"suffix":""}],"id":"ITEM-1","issued":{"date-parts":[["2022"]]},"title":"POWER | Data Access Viewer","type":"webpage"},"uris":["http://www.mendeley.com/documents/?uuid=981deb22-6e1a-39be-937f-af6f6659d62f","http://www.mendeley.com/documents/?uuid=32f14b6b-84d5-437c-b4cf-64db5b52e960","http://www.mendeley.com/documents/?uuid=45e5b168-e8cb-4886-8203-e576f16614a6","http://www.mendeley.com/documents/?uuid=5eaebbcb-98c5-464d-b7f2-f3d47117606b"]}],"mendeley":{"formattedCitation":"(28)","plainTextFormattedCitation":"(28)","previouslyFormattedCitation":"(29)"},"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(28)</w:t>
      </w:r>
      <w:r w:rsidR="001463A7" w:rsidRPr="00BC581F">
        <w:rPr>
          <w:rStyle w:val="FootnoteReference"/>
          <w:rFonts w:ascii="Times New Roman" w:hAnsi="Times New Roman" w:cs="Times New Roman"/>
          <w:sz w:val="24"/>
          <w:szCs w:val="24"/>
        </w:rPr>
        <w:fldChar w:fldCharType="end"/>
      </w:r>
      <w:r w:rsidR="00777D57" w:rsidRPr="00BC581F">
        <w:rPr>
          <w:rFonts w:ascii="Times New Roman" w:hAnsi="Times New Roman" w:cs="Times New Roman"/>
          <w:sz w:val="24"/>
          <w:szCs w:val="24"/>
        </w:rPr>
        <w:t>.</w:t>
      </w:r>
      <w:r w:rsidR="00A30972" w:rsidRPr="00BC581F">
        <w:rPr>
          <w:rFonts w:ascii="Times New Roman" w:hAnsi="Times New Roman" w:cs="Times New Roman"/>
          <w:sz w:val="24"/>
          <w:szCs w:val="24"/>
        </w:rPr>
        <w:t xml:space="preserve"> Supplementary file 5 is used for metrological data.</w:t>
      </w:r>
    </w:p>
    <w:p w:rsidR="009D5C87" w:rsidRPr="00BC581F" w:rsidRDefault="009D5C87" w:rsidP="00016BD9">
      <w:pPr>
        <w:spacing w:after="0" w:line="360" w:lineRule="auto"/>
        <w:jc w:val="both"/>
        <w:rPr>
          <w:rFonts w:ascii="Times New Roman" w:hAnsi="Times New Roman" w:cs="Times New Roman"/>
          <w:sz w:val="24"/>
          <w:szCs w:val="24"/>
        </w:rPr>
      </w:pPr>
    </w:p>
    <w:p w:rsidR="00016BD9" w:rsidRDefault="00016BD9" w:rsidP="00016BD9">
      <w:pPr>
        <w:autoSpaceDE w:val="0"/>
        <w:autoSpaceDN w:val="0"/>
        <w:adjustRightInd w:val="0"/>
        <w:spacing w:line="360" w:lineRule="auto"/>
        <w:rPr>
          <w:rFonts w:ascii="Times New Roman" w:hAnsi="Times New Roman" w:cs="Times New Roman"/>
          <w:b/>
          <w:bCs/>
          <w:color w:val="000000"/>
          <w:sz w:val="24"/>
          <w:szCs w:val="24"/>
        </w:rPr>
      </w:pPr>
    </w:p>
    <w:p w:rsidR="00016BD9" w:rsidRDefault="00C511F4" w:rsidP="00016BD9">
      <w:pPr>
        <w:autoSpaceDE w:val="0"/>
        <w:autoSpaceDN w:val="0"/>
        <w:adjustRightInd w:val="0"/>
        <w:spacing w:line="360" w:lineRule="auto"/>
        <w:rPr>
          <w:rFonts w:ascii="Times New Roman" w:hAnsi="Times New Roman" w:cs="Times New Roman"/>
          <w:b/>
          <w:bCs/>
          <w:color w:val="000000"/>
          <w:sz w:val="24"/>
          <w:szCs w:val="24"/>
        </w:rPr>
      </w:pPr>
      <w:r w:rsidRPr="00BC581F">
        <w:rPr>
          <w:rFonts w:ascii="Times New Roman" w:hAnsi="Times New Roman" w:cs="Times New Roman"/>
          <w:b/>
          <w:bCs/>
          <w:color w:val="000000"/>
          <w:sz w:val="24"/>
          <w:szCs w:val="24"/>
        </w:rPr>
        <w:t>Study area</w:t>
      </w:r>
    </w:p>
    <w:p w:rsidR="00C511F4" w:rsidRPr="00016BD9" w:rsidRDefault="00C511F4" w:rsidP="00016BD9">
      <w:pPr>
        <w:autoSpaceDE w:val="0"/>
        <w:autoSpaceDN w:val="0"/>
        <w:adjustRightInd w:val="0"/>
        <w:spacing w:line="360" w:lineRule="auto"/>
        <w:rPr>
          <w:rFonts w:ascii="Times New Roman" w:hAnsi="Times New Roman" w:cs="Times New Roman"/>
          <w:b/>
          <w:bCs/>
          <w:color w:val="000000"/>
          <w:sz w:val="24"/>
          <w:szCs w:val="24"/>
        </w:rPr>
      </w:pPr>
      <w:r w:rsidRPr="00BC581F">
        <w:rPr>
          <w:rFonts w:ascii="Times New Roman" w:hAnsi="Times New Roman" w:cs="Times New Roman"/>
          <w:color w:val="000000"/>
          <w:sz w:val="24"/>
          <w:szCs w:val="24"/>
        </w:rPr>
        <w:t xml:space="preserve">Bangladesh is a South Asian </w:t>
      </w:r>
      <w:r w:rsidR="00017B4E" w:rsidRPr="00BC581F">
        <w:rPr>
          <w:rFonts w:ascii="Times New Roman" w:hAnsi="Times New Roman" w:cs="Times New Roman"/>
          <w:color w:val="000000"/>
          <w:sz w:val="24"/>
          <w:szCs w:val="24"/>
        </w:rPr>
        <w:t>developing country that situated in 20° 34′ North latitude and 92° 41</w:t>
      </w:r>
      <w:r w:rsidRPr="00BC581F">
        <w:rPr>
          <w:rFonts w:ascii="Times New Roman" w:hAnsi="Times New Roman" w:cs="Times New Roman"/>
          <w:color w:val="000000"/>
          <w:sz w:val="24"/>
          <w:szCs w:val="24"/>
        </w:rPr>
        <w:t>′ East longitude (Figure-1).  It is a densely populated</w:t>
      </w:r>
      <w:r w:rsidR="00017B4E" w:rsidRPr="00BC581F">
        <w:rPr>
          <w:rFonts w:ascii="Times New Roman" w:hAnsi="Times New Roman" w:cs="Times New Roman"/>
          <w:color w:val="000000"/>
          <w:sz w:val="24"/>
          <w:szCs w:val="24"/>
        </w:rPr>
        <w:t xml:space="preserve"> country</w:t>
      </w:r>
      <w:r w:rsidRPr="00BC581F">
        <w:rPr>
          <w:rFonts w:ascii="Times New Roman" w:hAnsi="Times New Roman" w:cs="Times New Roman"/>
          <w:color w:val="000000"/>
          <w:sz w:val="24"/>
          <w:szCs w:val="24"/>
        </w:rPr>
        <w:t>,</w:t>
      </w:r>
      <w:r w:rsidR="00017B4E" w:rsidRPr="00BC581F">
        <w:rPr>
          <w:rFonts w:ascii="Times New Roman" w:hAnsi="Times New Roman" w:cs="Times New Roman"/>
          <w:color w:val="000000"/>
          <w:sz w:val="24"/>
          <w:szCs w:val="24"/>
        </w:rPr>
        <w:t xml:space="preserve"> which</w:t>
      </w:r>
      <w:r w:rsidRPr="00BC581F">
        <w:rPr>
          <w:rFonts w:ascii="Times New Roman" w:hAnsi="Times New Roman" w:cs="Times New Roman"/>
          <w:color w:val="000000"/>
          <w:sz w:val="24"/>
          <w:szCs w:val="24"/>
        </w:rPr>
        <w:t xml:space="preserve"> </w:t>
      </w:r>
      <w:r w:rsidR="00017B4E" w:rsidRPr="00BC581F">
        <w:rPr>
          <w:rFonts w:ascii="Times New Roman" w:hAnsi="Times New Roman" w:cs="Times New Roman"/>
          <w:color w:val="000000"/>
          <w:sz w:val="24"/>
          <w:szCs w:val="24"/>
        </w:rPr>
        <w:t>bounded</w:t>
      </w:r>
      <w:r w:rsidRPr="00BC581F">
        <w:rPr>
          <w:rFonts w:ascii="Times New Roman" w:hAnsi="Times New Roman" w:cs="Times New Roman"/>
          <w:color w:val="000000"/>
          <w:sz w:val="24"/>
          <w:szCs w:val="24"/>
        </w:rPr>
        <w:t xml:space="preserve"> by the Bay of Bengal in the south</w:t>
      </w:r>
      <w:r w:rsidR="00017B4E" w:rsidRPr="00BC581F">
        <w:rPr>
          <w:rFonts w:ascii="Times New Roman" w:hAnsi="Times New Roman" w:cs="Times New Roman"/>
          <w:color w:val="000000"/>
          <w:sz w:val="24"/>
          <w:szCs w:val="24"/>
        </w:rPr>
        <w:t xml:space="preserve"> region</w:t>
      </w:r>
      <w:r w:rsidRPr="00BC581F">
        <w:rPr>
          <w:rFonts w:ascii="Times New Roman" w:hAnsi="Times New Roman" w:cs="Times New Roman"/>
          <w:color w:val="000000"/>
          <w:sz w:val="24"/>
          <w:szCs w:val="24"/>
        </w:rPr>
        <w:t xml:space="preserve">. </w:t>
      </w:r>
      <w:r w:rsidR="00017B4E" w:rsidRPr="00BC581F">
        <w:rPr>
          <w:rFonts w:ascii="Times New Roman" w:hAnsi="Times New Roman" w:cs="Times New Roman"/>
          <w:color w:val="000000"/>
          <w:sz w:val="24"/>
          <w:szCs w:val="24"/>
        </w:rPr>
        <w:t>In Bangladesh, the</w:t>
      </w:r>
      <w:r w:rsidRPr="00BC581F">
        <w:rPr>
          <w:rFonts w:ascii="Times New Roman" w:hAnsi="Times New Roman" w:cs="Times New Roman"/>
          <w:color w:val="000000"/>
          <w:sz w:val="24"/>
          <w:szCs w:val="24"/>
        </w:rPr>
        <w:t xml:space="preserve"> average temperature</w:t>
      </w:r>
      <w:r w:rsidR="00017B4E" w:rsidRPr="00BC581F">
        <w:rPr>
          <w:rFonts w:ascii="Times New Roman" w:hAnsi="Times New Roman" w:cs="Times New Roman"/>
          <w:color w:val="000000"/>
          <w:sz w:val="24"/>
          <w:szCs w:val="24"/>
        </w:rPr>
        <w:t xml:space="preserve"> observed</w:t>
      </w:r>
      <w:r w:rsidRPr="00BC581F">
        <w:rPr>
          <w:rFonts w:ascii="Times New Roman" w:hAnsi="Times New Roman" w:cs="Times New Roman"/>
          <w:color w:val="000000"/>
          <w:sz w:val="24"/>
          <w:szCs w:val="24"/>
        </w:rPr>
        <w:t xml:space="preserve"> around 26⁰C, but range between 15⁰C and 34⁰C throughout the year</w:t>
      </w:r>
      <w:r w:rsidR="00017B4E" w:rsidRPr="00BC581F">
        <w:rPr>
          <w:rFonts w:ascii="Times New Roman" w:hAnsi="Times New Roman" w:cs="Times New Roman"/>
          <w:color w:val="000000"/>
          <w:sz w:val="24"/>
          <w:szCs w:val="24"/>
        </w:rPr>
        <w:t xml:space="preserve"> while </w:t>
      </w:r>
      <w:r w:rsidRPr="00BC581F">
        <w:rPr>
          <w:rFonts w:ascii="Times New Roman" w:hAnsi="Times New Roman" w:cs="Times New Roman"/>
          <w:color w:val="000000"/>
          <w:sz w:val="24"/>
          <w:szCs w:val="24"/>
        </w:rPr>
        <w:t xml:space="preserve">average </w:t>
      </w:r>
      <w:r w:rsidR="00017B4E" w:rsidRPr="00BC581F">
        <w:rPr>
          <w:rFonts w:ascii="Times New Roman" w:hAnsi="Times New Roman" w:cs="Times New Roman"/>
          <w:color w:val="000000"/>
          <w:sz w:val="24"/>
          <w:szCs w:val="24"/>
        </w:rPr>
        <w:t>rainfall</w:t>
      </w:r>
      <w:r w:rsidRPr="00BC581F">
        <w:rPr>
          <w:rFonts w:ascii="Times New Roman" w:hAnsi="Times New Roman" w:cs="Times New Roman"/>
          <w:color w:val="000000"/>
          <w:sz w:val="24"/>
          <w:szCs w:val="24"/>
        </w:rPr>
        <w:t xml:space="preserve"> 2,200 millimetres (mm) per year.</w:t>
      </w:r>
      <w:r w:rsidR="00017B4E" w:rsidRPr="00BC581F">
        <w:rPr>
          <w:rFonts w:ascii="Times New Roman" w:hAnsi="Times New Roman" w:cs="Times New Roman"/>
          <w:color w:val="000000"/>
          <w:sz w:val="24"/>
          <w:szCs w:val="24"/>
        </w:rPr>
        <w:t xml:space="preserve"> Relative h</w:t>
      </w:r>
      <w:r w:rsidRPr="00BC581F">
        <w:rPr>
          <w:rFonts w:ascii="Times New Roman" w:hAnsi="Times New Roman" w:cs="Times New Roman"/>
          <w:color w:val="000000"/>
          <w:sz w:val="24"/>
          <w:szCs w:val="24"/>
        </w:rPr>
        <w:t xml:space="preserve">umidity </w:t>
      </w:r>
      <w:r w:rsidR="00017B4E" w:rsidRPr="00BC581F">
        <w:rPr>
          <w:rFonts w:ascii="Times New Roman" w:hAnsi="Times New Roman" w:cs="Times New Roman"/>
          <w:color w:val="000000"/>
          <w:sz w:val="24"/>
          <w:szCs w:val="24"/>
        </w:rPr>
        <w:t>observed highest</w:t>
      </w:r>
      <w:r w:rsidRPr="00BC581F">
        <w:rPr>
          <w:rFonts w:ascii="Times New Roman" w:hAnsi="Times New Roman" w:cs="Times New Roman"/>
          <w:color w:val="000000"/>
          <w:sz w:val="24"/>
          <w:szCs w:val="24"/>
        </w:rPr>
        <w:t xml:space="preserve"> </w:t>
      </w:r>
      <w:r w:rsidR="00017B4E" w:rsidRPr="00BC581F">
        <w:rPr>
          <w:rFonts w:ascii="Times New Roman" w:hAnsi="Times New Roman" w:cs="Times New Roman"/>
          <w:color w:val="000000"/>
          <w:sz w:val="24"/>
          <w:szCs w:val="24"/>
        </w:rPr>
        <w:t>from</w:t>
      </w:r>
      <w:r w:rsidRPr="00BC581F">
        <w:rPr>
          <w:rFonts w:ascii="Times New Roman" w:hAnsi="Times New Roman" w:cs="Times New Roman"/>
          <w:color w:val="000000"/>
          <w:sz w:val="24"/>
          <w:szCs w:val="24"/>
        </w:rPr>
        <w:t xml:space="preserve"> </w:t>
      </w:r>
      <w:r w:rsidR="00017B4E" w:rsidRPr="00BC581F">
        <w:rPr>
          <w:rFonts w:ascii="Times New Roman" w:hAnsi="Times New Roman" w:cs="Times New Roman"/>
          <w:color w:val="000000"/>
          <w:sz w:val="24"/>
          <w:szCs w:val="24"/>
        </w:rPr>
        <w:t>June to October month</w:t>
      </w:r>
      <w:r w:rsidRPr="00BC581F">
        <w:rPr>
          <w:rFonts w:ascii="Times New Roman" w:hAnsi="Times New Roman" w:cs="Times New Roman"/>
          <w:color w:val="000000"/>
          <w:sz w:val="24"/>
          <w:szCs w:val="24"/>
        </w:rPr>
        <w:t xml:space="preserve">. </w:t>
      </w:r>
      <w:r w:rsidR="004E35B6" w:rsidRPr="00BC581F">
        <w:rPr>
          <w:rFonts w:ascii="Times New Roman" w:hAnsi="Times New Roman" w:cs="Times New Roman"/>
          <w:color w:val="000000"/>
          <w:sz w:val="24"/>
          <w:szCs w:val="24"/>
        </w:rPr>
        <w:t>(</w:t>
      </w:r>
      <w:r w:rsidR="002F293C" w:rsidRPr="00BC581F">
        <w:rPr>
          <w:rFonts w:ascii="Times New Roman" w:hAnsi="Times New Roman" w:cs="Times New Roman"/>
          <w:color w:val="000000"/>
          <w:sz w:val="24"/>
          <w:szCs w:val="24"/>
        </w:rPr>
        <w:t xml:space="preserve">Supplementary </w:t>
      </w:r>
      <w:r w:rsidR="004E35B6" w:rsidRPr="00BC581F">
        <w:rPr>
          <w:rFonts w:ascii="Times New Roman" w:hAnsi="Times New Roman" w:cs="Times New Roman"/>
          <w:color w:val="000000"/>
          <w:sz w:val="24"/>
          <w:szCs w:val="24"/>
        </w:rPr>
        <w:t>Figure-</w:t>
      </w:r>
      <w:r w:rsidR="002F293C" w:rsidRPr="00BC581F">
        <w:rPr>
          <w:rFonts w:ascii="Times New Roman" w:hAnsi="Times New Roman" w:cs="Times New Roman"/>
          <w:color w:val="000000"/>
          <w:sz w:val="24"/>
          <w:szCs w:val="24"/>
        </w:rPr>
        <w:t>SF1</w:t>
      </w:r>
      <w:r w:rsidR="004E35B6" w:rsidRPr="00BC581F">
        <w:rPr>
          <w:rFonts w:ascii="Times New Roman" w:hAnsi="Times New Roman" w:cs="Times New Roman"/>
          <w:color w:val="000000"/>
          <w:sz w:val="24"/>
          <w:szCs w:val="24"/>
        </w:rPr>
        <w:t>)</w:t>
      </w:r>
      <w:r w:rsidRPr="00BC581F">
        <w:rPr>
          <w:rFonts w:ascii="Times New Roman" w:hAnsi="Times New Roman" w:cs="Times New Roman"/>
          <w:color w:val="000000"/>
          <w:sz w:val="24"/>
          <w:szCs w:val="24"/>
        </w:rPr>
        <w:t>.</w:t>
      </w:r>
    </w:p>
    <w:p w:rsidR="000F2AFF" w:rsidRPr="00BC581F" w:rsidRDefault="000F2AFF" w:rsidP="00016BD9">
      <w:pPr>
        <w:autoSpaceDE w:val="0"/>
        <w:autoSpaceDN w:val="0"/>
        <w:adjustRightInd w:val="0"/>
        <w:spacing w:line="360" w:lineRule="auto"/>
        <w:jc w:val="both"/>
        <w:rPr>
          <w:rFonts w:ascii="Times New Roman" w:hAnsi="Times New Roman" w:cs="Times New Roman"/>
          <w:color w:val="000000"/>
          <w:sz w:val="24"/>
          <w:szCs w:val="24"/>
        </w:rPr>
      </w:pPr>
    </w:p>
    <w:p w:rsidR="000F2AFF" w:rsidRPr="00BC581F" w:rsidRDefault="000F2AFF" w:rsidP="00016BD9">
      <w:pPr>
        <w:autoSpaceDE w:val="0"/>
        <w:autoSpaceDN w:val="0"/>
        <w:adjustRightInd w:val="0"/>
        <w:spacing w:line="360" w:lineRule="auto"/>
        <w:jc w:val="both"/>
        <w:rPr>
          <w:rFonts w:ascii="Times New Roman" w:hAnsi="Times New Roman" w:cs="Times New Roman"/>
          <w:color w:val="000000"/>
          <w:sz w:val="24"/>
          <w:szCs w:val="24"/>
        </w:rPr>
      </w:pPr>
    </w:p>
    <w:p w:rsidR="00017B4E" w:rsidRPr="00BC581F" w:rsidRDefault="00017B4E" w:rsidP="00016BD9">
      <w:pPr>
        <w:autoSpaceDE w:val="0"/>
        <w:autoSpaceDN w:val="0"/>
        <w:adjustRightInd w:val="0"/>
        <w:spacing w:line="360" w:lineRule="auto"/>
        <w:jc w:val="both"/>
        <w:rPr>
          <w:rFonts w:ascii="Times New Roman" w:hAnsi="Times New Roman" w:cs="Times New Roman"/>
          <w:color w:val="000000"/>
          <w:sz w:val="24"/>
          <w:szCs w:val="24"/>
        </w:rPr>
      </w:pPr>
      <w:r w:rsidRPr="00BC581F">
        <w:rPr>
          <w:rFonts w:ascii="Times New Roman" w:hAnsi="Times New Roman" w:cs="Times New Roman"/>
          <w:noProof/>
          <w:color w:val="000000"/>
          <w:sz w:val="24"/>
          <w:szCs w:val="24"/>
          <w:lang w:val="en-US"/>
        </w:rPr>
        <w:lastRenderedPageBreak/>
        <w:drawing>
          <wp:inline distT="0" distB="0" distL="0" distR="0">
            <wp:extent cx="5943600" cy="7002122"/>
            <wp:effectExtent l="38100" t="19050" r="19050" b="27328"/>
            <wp:docPr id="3" name="Picture 1" descr="E:\GIS Assignment\Covid work_Amin NSTU\data\Final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S Assignment\Covid work_Amin NSTU\data\Final Ma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002122"/>
                    </a:xfrm>
                    <a:prstGeom prst="rect">
                      <a:avLst/>
                    </a:prstGeom>
                    <a:noFill/>
                    <a:ln>
                      <a:solidFill>
                        <a:schemeClr val="tx1"/>
                      </a:solidFill>
                    </a:ln>
                  </pic:spPr>
                </pic:pic>
              </a:graphicData>
            </a:graphic>
          </wp:inline>
        </w:drawing>
      </w:r>
    </w:p>
    <w:p w:rsidR="001D3D7C" w:rsidRPr="00BC581F" w:rsidRDefault="001D3D7C" w:rsidP="00016BD9">
      <w:pPr>
        <w:spacing w:line="360" w:lineRule="auto"/>
        <w:rPr>
          <w:rFonts w:ascii="Times New Roman" w:hAnsi="Times New Roman" w:cs="Times New Roman"/>
          <w:sz w:val="24"/>
          <w:szCs w:val="24"/>
        </w:rPr>
      </w:pPr>
    </w:p>
    <w:p w:rsidR="001D3D7C" w:rsidRPr="00BC581F" w:rsidRDefault="002F293C" w:rsidP="00016BD9">
      <w:pPr>
        <w:spacing w:line="360" w:lineRule="auto"/>
        <w:jc w:val="both"/>
        <w:rPr>
          <w:rFonts w:ascii="Times New Roman" w:hAnsi="Times New Roman" w:cs="Times New Roman"/>
          <w:sz w:val="24"/>
          <w:szCs w:val="24"/>
        </w:rPr>
      </w:pPr>
      <w:r w:rsidRPr="00BC581F">
        <w:rPr>
          <w:rFonts w:ascii="Times New Roman" w:hAnsi="Times New Roman" w:cs="Times New Roman"/>
          <w:sz w:val="24"/>
          <w:szCs w:val="24"/>
        </w:rPr>
        <w:lastRenderedPageBreak/>
        <w:t xml:space="preserve">Figure 1 : </w:t>
      </w:r>
      <w:r w:rsidR="001D3D7C" w:rsidRPr="00BC581F">
        <w:rPr>
          <w:rFonts w:ascii="Times New Roman" w:hAnsi="Times New Roman" w:cs="Times New Roman"/>
          <w:sz w:val="24"/>
          <w:szCs w:val="24"/>
        </w:rPr>
        <w:t>Map</w:t>
      </w:r>
      <w:r w:rsidRPr="00BC581F">
        <w:rPr>
          <w:rFonts w:ascii="Times New Roman" w:hAnsi="Times New Roman" w:cs="Times New Roman"/>
          <w:sz w:val="24"/>
          <w:szCs w:val="24"/>
        </w:rPr>
        <w:t xml:space="preserve"> of Bangladesh showing metrological parameters  (</w:t>
      </w:r>
      <w:r w:rsidR="001D3D7C" w:rsidRPr="00BC581F">
        <w:rPr>
          <w:rFonts w:ascii="Times New Roman" w:hAnsi="Times New Roman" w:cs="Times New Roman"/>
          <w:sz w:val="24"/>
          <w:szCs w:val="24"/>
        </w:rPr>
        <w:t>Yearly Average of Different Meteorological variables map</w:t>
      </w:r>
      <w:r w:rsidRPr="00BC581F">
        <w:rPr>
          <w:rFonts w:ascii="Times New Roman" w:hAnsi="Times New Roman" w:cs="Times New Roman"/>
          <w:sz w:val="24"/>
          <w:szCs w:val="24"/>
        </w:rPr>
        <w:t xml:space="preserve">) </w:t>
      </w:r>
      <w:r w:rsidR="001D3D7C" w:rsidRPr="00BC581F">
        <w:rPr>
          <w:rFonts w:ascii="Times New Roman" w:hAnsi="Times New Roman" w:cs="Times New Roman"/>
          <w:sz w:val="24"/>
          <w:szCs w:val="24"/>
        </w:rPr>
        <w:t>(a) Air Temperature (</w:t>
      </w:r>
      <w:r w:rsidR="001D3D7C" w:rsidRPr="00BC581F">
        <w:rPr>
          <w:rFonts w:ascii="Times New Roman" w:hAnsi="Times New Roman" w:cs="Times New Roman"/>
          <w:sz w:val="24"/>
          <w:szCs w:val="24"/>
          <w:vertAlign w:val="superscript"/>
        </w:rPr>
        <w:t>◦</w:t>
      </w:r>
      <w:r w:rsidR="001D3D7C" w:rsidRPr="00BC581F">
        <w:rPr>
          <w:rFonts w:ascii="Times New Roman" w:hAnsi="Times New Roman" w:cs="Times New Roman"/>
          <w:sz w:val="24"/>
          <w:szCs w:val="24"/>
        </w:rPr>
        <w:t>C), (b) Rainfall (mm), (c) Wind (m/s) &amp; (d) Relative Humidity (%)</w:t>
      </w:r>
    </w:p>
    <w:p w:rsidR="001D3D7C" w:rsidRPr="00BC581F" w:rsidRDefault="001D3D7C" w:rsidP="00016BD9">
      <w:pPr>
        <w:spacing w:line="360" w:lineRule="auto"/>
        <w:jc w:val="both"/>
        <w:rPr>
          <w:rFonts w:ascii="Times New Roman" w:hAnsi="Times New Roman" w:cs="Times New Roman"/>
          <w:sz w:val="24"/>
          <w:szCs w:val="24"/>
        </w:rPr>
      </w:pPr>
      <w:r w:rsidRPr="00BC581F">
        <w:rPr>
          <w:rFonts w:ascii="Times New Roman" w:hAnsi="Times New Roman" w:cs="Times New Roman"/>
          <w:b/>
          <w:sz w:val="24"/>
          <w:szCs w:val="24"/>
        </w:rPr>
        <w:t>Map (a)</w:t>
      </w:r>
      <w:r w:rsidR="002B5F22" w:rsidRPr="00BC581F">
        <w:rPr>
          <w:rFonts w:ascii="Times New Roman" w:hAnsi="Times New Roman" w:cs="Times New Roman"/>
          <w:sz w:val="24"/>
          <w:szCs w:val="24"/>
        </w:rPr>
        <w:t xml:space="preserve"> s</w:t>
      </w:r>
      <w:r w:rsidRPr="00BC581F">
        <w:rPr>
          <w:rFonts w:ascii="Times New Roman" w:hAnsi="Times New Roman" w:cs="Times New Roman"/>
          <w:sz w:val="24"/>
          <w:szCs w:val="24"/>
        </w:rPr>
        <w:t xml:space="preserve">hows during </w:t>
      </w:r>
      <w:r w:rsidR="002B5F22" w:rsidRPr="00BC581F">
        <w:rPr>
          <w:rFonts w:ascii="Times New Roman" w:hAnsi="Times New Roman" w:cs="Times New Roman"/>
          <w:sz w:val="24"/>
          <w:szCs w:val="24"/>
        </w:rPr>
        <w:t xml:space="preserve">the </w:t>
      </w:r>
      <w:r w:rsidRPr="00BC581F">
        <w:rPr>
          <w:rFonts w:ascii="Times New Roman" w:hAnsi="Times New Roman" w:cs="Times New Roman"/>
          <w:sz w:val="24"/>
          <w:szCs w:val="24"/>
        </w:rPr>
        <w:t xml:space="preserve">higher air temperature </w:t>
      </w:r>
      <w:r w:rsidR="00A30972" w:rsidRPr="00BC581F">
        <w:rPr>
          <w:rFonts w:ascii="Times New Roman" w:hAnsi="Times New Roman" w:cs="Times New Roman"/>
          <w:sz w:val="24"/>
          <w:szCs w:val="24"/>
        </w:rPr>
        <w:t>exists</w:t>
      </w:r>
      <w:r w:rsidRPr="00BC581F">
        <w:rPr>
          <w:rFonts w:ascii="Times New Roman" w:hAnsi="Times New Roman" w:cs="Times New Roman"/>
          <w:sz w:val="24"/>
          <w:szCs w:val="24"/>
        </w:rPr>
        <w:t xml:space="preserve"> along central to southern parts of Bangladesh, whereas lower temperature is </w:t>
      </w:r>
      <w:r w:rsidR="002B5F22" w:rsidRPr="00BC581F">
        <w:rPr>
          <w:rFonts w:ascii="Times New Roman" w:hAnsi="Times New Roman" w:cs="Times New Roman"/>
          <w:sz w:val="24"/>
          <w:szCs w:val="24"/>
        </w:rPr>
        <w:t>found</w:t>
      </w:r>
      <w:r w:rsidRPr="00BC581F">
        <w:rPr>
          <w:rFonts w:ascii="Times New Roman" w:hAnsi="Times New Roman" w:cs="Times New Roman"/>
          <w:sz w:val="24"/>
          <w:szCs w:val="24"/>
        </w:rPr>
        <w:t xml:space="preserve"> along northern </w:t>
      </w:r>
      <w:r w:rsidR="00A30972" w:rsidRPr="00BC581F">
        <w:rPr>
          <w:rFonts w:ascii="Times New Roman" w:hAnsi="Times New Roman" w:cs="Times New Roman"/>
          <w:sz w:val="24"/>
          <w:szCs w:val="24"/>
        </w:rPr>
        <w:t>parts adjoining</w:t>
      </w:r>
      <w:r w:rsidRPr="00BC581F">
        <w:rPr>
          <w:rFonts w:ascii="Times New Roman" w:hAnsi="Times New Roman" w:cs="Times New Roman"/>
          <w:sz w:val="24"/>
          <w:szCs w:val="24"/>
        </w:rPr>
        <w:t xml:space="preserve"> north borderline of Bangladesh and south-eastern parts bordering Myanmar. Highest and lowest temperature have been found in Bhola (26.1995 </w:t>
      </w:r>
      <w:r w:rsidRPr="00BC581F">
        <w:rPr>
          <w:rFonts w:ascii="Times New Roman" w:hAnsi="Times New Roman" w:cs="Times New Roman"/>
          <w:sz w:val="24"/>
          <w:szCs w:val="24"/>
          <w:vertAlign w:val="superscript"/>
        </w:rPr>
        <w:t>◦</w:t>
      </w:r>
      <w:r w:rsidRPr="00BC581F">
        <w:rPr>
          <w:rFonts w:ascii="Times New Roman" w:hAnsi="Times New Roman" w:cs="Times New Roman"/>
          <w:sz w:val="24"/>
          <w:szCs w:val="24"/>
        </w:rPr>
        <w:t xml:space="preserve">C) and Lalmonirhat (21.3966 </w:t>
      </w:r>
      <w:r w:rsidRPr="00BC581F">
        <w:rPr>
          <w:rFonts w:ascii="Times New Roman" w:hAnsi="Times New Roman" w:cs="Times New Roman"/>
          <w:sz w:val="24"/>
          <w:szCs w:val="24"/>
          <w:vertAlign w:val="superscript"/>
        </w:rPr>
        <w:t>◦</w:t>
      </w:r>
      <w:r w:rsidRPr="00BC581F">
        <w:rPr>
          <w:rFonts w:ascii="Times New Roman" w:hAnsi="Times New Roman" w:cs="Times New Roman"/>
          <w:sz w:val="24"/>
          <w:szCs w:val="24"/>
        </w:rPr>
        <w:t xml:space="preserve">C) district respectively. Possible causes can be Bhola is located adjoining to the Bay of Bengal and Lalmonirhat is located in the northern part near to the foothills of Himalyan hill ranges </w:t>
      </w:r>
      <w:r w:rsidR="002B5F22"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{"citationItems":[{"id":"ITEM-1","itemData":{"DOI":"10.1175/BAMS-D-18-0152.1","ISSN":"0003-0007","author":[{"dropping-particle":"","family":"Rimi","given":"Ruksana H.","non-dropping-particle":"","parse-names":false,"suffix":""},{"dropping-particle":"","family":"Haustein","given":"Karsten","non-dropping-particle":"","parse-names":false,"suffix":""},{"dropping-particle":"","family":"Allen","given":"Myles R.","non-dropping-particle":"","parse-names":false,"suffix":""},{"dropping-particle":"","family":"Barbour","given":"Emily J.","non-dropping-particle":"","parse-names":false,"suffix":""}],"container-title":"Bulletin of the American Meteorological Society","id":"ITEM-1","issue":"1","issued":{"date-parts":[["2019","1"]]},"page":"S61-S65","title":"Risks of Pre-Monsoon Extreme Rainfall Events of Bangladesh: Is Anthropogenic Climate Change Playing a Role?","type":"article-journal","volume":"100"},"uris":["http://www.mendeley.com/documents/?uuid=64c6f633-258e-4232-9626-fdeab5f9ade2"]}],"mendeley":{"formattedCitation":"(29)","plainTextFormattedCitation":"(29)","previouslyFormattedCitation":"(30)"},"properties":{"noteIndex":0},"schema":"https://github.com/citation-style-language/schema/raw/master/csl-citation.json"}</w:instrText>
      </w:r>
      <w:r w:rsidR="002B5F22" w:rsidRPr="00BC581F">
        <w:rPr>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(29)</w:t>
      </w:r>
      <w:r w:rsidR="002B5F22" w:rsidRPr="00BC581F">
        <w:rPr>
          <w:rFonts w:ascii="Times New Roman" w:hAnsi="Times New Roman" w:cs="Times New Roman"/>
          <w:sz w:val="24"/>
          <w:szCs w:val="24"/>
        </w:rPr>
        <w:fldChar w:fldCharType="end"/>
      </w:r>
    </w:p>
    <w:p w:rsidR="001D3D7C" w:rsidRPr="00BC581F" w:rsidRDefault="001D3D7C" w:rsidP="00016BD9">
      <w:pPr>
        <w:spacing w:line="360" w:lineRule="auto"/>
        <w:jc w:val="both"/>
        <w:rPr>
          <w:rFonts w:ascii="Times New Roman" w:hAnsi="Times New Roman" w:cs="Times New Roman"/>
          <w:sz w:val="24"/>
          <w:szCs w:val="24"/>
        </w:rPr>
      </w:pPr>
      <w:r w:rsidRPr="00BC581F">
        <w:rPr>
          <w:rFonts w:ascii="Times New Roman" w:hAnsi="Times New Roman" w:cs="Times New Roman"/>
          <w:sz w:val="24"/>
          <w:szCs w:val="24"/>
        </w:rPr>
        <w:t xml:space="preserve">Rainfall in </w:t>
      </w:r>
      <w:r w:rsidRPr="00BC581F">
        <w:rPr>
          <w:rFonts w:ascii="Times New Roman" w:hAnsi="Times New Roman" w:cs="Times New Roman"/>
          <w:b/>
          <w:sz w:val="24"/>
          <w:szCs w:val="24"/>
        </w:rPr>
        <w:t>Map (b)</w:t>
      </w:r>
      <w:r w:rsidRPr="00BC581F">
        <w:rPr>
          <w:rFonts w:ascii="Times New Roman" w:hAnsi="Times New Roman" w:cs="Times New Roman"/>
          <w:sz w:val="24"/>
          <w:szCs w:val="24"/>
        </w:rPr>
        <w:t xml:space="preserve"> shows inverse scenario with air temperature. Due to lower rainfall along central and most of the southern parts, air temperature was relatively higher. In the contrary, higher rainfall along northern Bangladesh and majority parts of Chittagong hill tracts has caused relatively lower air temperature. Higher and lower </w:t>
      </w:r>
      <w:r w:rsidR="002B5F22" w:rsidRPr="00BC581F">
        <w:rPr>
          <w:rFonts w:ascii="Times New Roman" w:hAnsi="Times New Roman" w:cs="Times New Roman"/>
          <w:sz w:val="24"/>
          <w:szCs w:val="24"/>
        </w:rPr>
        <w:t>rainfalls have</w:t>
      </w:r>
      <w:r w:rsidRPr="00BC581F">
        <w:rPr>
          <w:rFonts w:ascii="Times New Roman" w:hAnsi="Times New Roman" w:cs="Times New Roman"/>
          <w:sz w:val="24"/>
          <w:szCs w:val="24"/>
        </w:rPr>
        <w:t xml:space="preserve"> been noticed in Cox’s Bazar (410.0638 mm) and Narail (138.9112 mm) district respectively. Possibly monsoon weather from the south-western of the Bay of Bengal has caused higher rainfall in Cox’s Bazar district)</w:t>
      </w:r>
      <w:r w:rsidR="00AB38BC" w:rsidRPr="00BC581F">
        <w:rPr>
          <w:rFonts w:ascii="Times New Roman" w:hAnsi="Times New Roman" w:cs="Times New Roman"/>
          <w:sz w:val="24"/>
          <w:szCs w:val="24"/>
        </w:rPr>
        <w:t xml:space="preserve"> </w:t>
      </w:r>
      <w:r w:rsidR="00AB38BC"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{"citationItems":[{"id":"ITEM-1","itemData":{"DOI":"10.4236/ojs.2015.57066","ISSN":"2161-718X","author":[{"dropping-particle":"","family":"Rahman","given":"Abdur","non-dropping-particle":"","parse-names":false,"suffix":""},{"dropping-particle":"","family":"Haque Jiban","given":"Md. Jibanul","non-dropping-particle":"","parse-names":false,"suffix":""},{"dropping-particle":"","family":"Munna","given":"Sohul Ahmed","non-dropping-particle":"","parse-names":false,"suffix":""}],"container-title":"Open Journal of Statistics","id":"ITEM-1","issue":"07","issued":{"date-parts":[["2015"]]},"page":"652-657","title":"Regional Variation of Temperature and Rainfall in Bangladesh: Estimation of Trend","type":"article-journal","volume":"05"},"uris":["http://www.mendeley.com/documents/?uuid=b599994f-fa7d-4f79-9016-88043fafeef2"]}],"mendeley":{"formattedCitation":"(30)","plainTextFormattedCitation":"(30)","previouslyFormattedCitation":"(31)"},"properties":{"noteIndex":0},"schema":"https://github.com/citation-style-language/schema/raw/master/csl-citation.json"}</w:instrText>
      </w:r>
      <w:r w:rsidR="00AB38BC" w:rsidRPr="00BC581F">
        <w:rPr>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(30)</w:t>
      </w:r>
      <w:r w:rsidR="00AB38BC" w:rsidRPr="00BC581F">
        <w:rPr>
          <w:rFonts w:ascii="Times New Roman" w:hAnsi="Times New Roman" w:cs="Times New Roman"/>
          <w:sz w:val="24"/>
          <w:szCs w:val="24"/>
        </w:rPr>
        <w:fldChar w:fldCharType="end"/>
      </w:r>
      <w:r w:rsidRPr="00BC581F">
        <w:rPr>
          <w:rFonts w:ascii="Times New Roman" w:hAnsi="Times New Roman" w:cs="Times New Roman"/>
          <w:sz w:val="24"/>
          <w:szCs w:val="24"/>
        </w:rPr>
        <w:t>.</w:t>
      </w:r>
    </w:p>
    <w:p w:rsidR="001D3D7C" w:rsidRPr="00BC581F" w:rsidRDefault="001D3D7C" w:rsidP="00016BD9">
      <w:pPr>
        <w:spacing w:line="360" w:lineRule="auto"/>
        <w:jc w:val="both"/>
        <w:rPr>
          <w:rFonts w:ascii="Times New Roman" w:hAnsi="Times New Roman" w:cs="Times New Roman"/>
          <w:sz w:val="24"/>
          <w:szCs w:val="24"/>
          <w:cs/>
          <w:lang w:bidi="bn-IN"/>
        </w:rPr>
      </w:pPr>
      <w:r w:rsidRPr="00BC581F">
        <w:rPr>
          <w:rFonts w:ascii="Times New Roman" w:hAnsi="Times New Roman" w:cs="Times New Roman"/>
          <w:b/>
          <w:sz w:val="24"/>
          <w:szCs w:val="24"/>
        </w:rPr>
        <w:t>Map (c)</w:t>
      </w:r>
      <w:r w:rsidRPr="00BC581F">
        <w:rPr>
          <w:rFonts w:ascii="Times New Roman" w:hAnsi="Times New Roman" w:cs="Times New Roman"/>
          <w:sz w:val="24"/>
          <w:szCs w:val="24"/>
        </w:rPr>
        <w:t xml:space="preserve"> shows higher wind speed has been found across central, south-western and north-western of Bangladesh. Lower speed </w:t>
      </w:r>
      <w:r w:rsidR="00AB38BC" w:rsidRPr="00BC581F">
        <w:rPr>
          <w:rFonts w:ascii="Times New Roman" w:hAnsi="Times New Roman" w:cs="Times New Roman"/>
          <w:sz w:val="24"/>
          <w:szCs w:val="24"/>
        </w:rPr>
        <w:t>found</w:t>
      </w:r>
      <w:r w:rsidRPr="00BC581F">
        <w:rPr>
          <w:rFonts w:ascii="Times New Roman" w:hAnsi="Times New Roman" w:cs="Times New Roman"/>
          <w:sz w:val="24"/>
          <w:szCs w:val="24"/>
        </w:rPr>
        <w:t xml:space="preserve"> across north-eastern and south-eastern parts. The highest wind speed has been found in Narail district (9.044 m/s), so due to highest wind movement Narail has experienced the lowest rainfall. Sylhet district has experienced the lowest wind speed (4.7948 m/s). As greater Sylhet division has Tripura hills on its south part, so these hills work as a barrier to higher wind speed </w:t>
      </w:r>
      <w:r w:rsidR="00100CBD" w:rsidRPr="00BC581F">
        <w:rPr>
          <w:rFonts w:ascii="Times New Roman" w:hAnsi="Times New Roman" w:cs="Times New Roman"/>
          <w:sz w:val="24"/>
          <w:szCs w:val="24"/>
        </w:rPr>
        <w:t>.</w:t>
      </w:r>
    </w:p>
    <w:p w:rsidR="001D3D7C" w:rsidRPr="00BC581F" w:rsidRDefault="001D3D7C" w:rsidP="00016BD9">
      <w:pPr>
        <w:spacing w:line="360" w:lineRule="auto"/>
        <w:jc w:val="both"/>
        <w:rPr>
          <w:rFonts w:ascii="Times New Roman" w:hAnsi="Times New Roman" w:cs="Times New Roman"/>
          <w:sz w:val="24"/>
          <w:szCs w:val="24"/>
        </w:rPr>
      </w:pPr>
      <w:r w:rsidRPr="00BC581F">
        <w:rPr>
          <w:rFonts w:ascii="Times New Roman" w:hAnsi="Times New Roman" w:cs="Times New Roman"/>
          <w:b/>
          <w:sz w:val="24"/>
          <w:szCs w:val="24"/>
        </w:rPr>
        <w:t>Map (d)</w:t>
      </w:r>
      <w:r w:rsidRPr="00BC581F">
        <w:rPr>
          <w:rFonts w:ascii="Times New Roman" w:hAnsi="Times New Roman" w:cs="Times New Roman"/>
          <w:sz w:val="24"/>
          <w:szCs w:val="24"/>
        </w:rPr>
        <w:t xml:space="preserve"> shows higher relative humidity along central-southern, central and north-eastern parts of </w:t>
      </w:r>
      <w:r w:rsidR="00A30972" w:rsidRPr="00BC581F">
        <w:rPr>
          <w:rFonts w:ascii="Times New Roman" w:hAnsi="Times New Roman" w:cs="Times New Roman"/>
          <w:sz w:val="24"/>
          <w:szCs w:val="24"/>
        </w:rPr>
        <w:t>Bangladesh;</w:t>
      </w:r>
      <w:r w:rsidRPr="00BC581F">
        <w:rPr>
          <w:rFonts w:ascii="Times New Roman" w:hAnsi="Times New Roman" w:cs="Times New Roman"/>
          <w:sz w:val="24"/>
          <w:szCs w:val="24"/>
        </w:rPr>
        <w:t xml:space="preserve"> whereas lower amount has been noticed majorly in north-western and south-eastern parts </w:t>
      </w:r>
      <w:r w:rsidR="00AB38BC"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{"citationItems":[{"id":"ITEM-1","itemData":{"DOI":"10.1007/s00704-018-2407-7","ISSN":"0177-798X","author":[{"dropping-particle":"","family":"Mortuza","given":"Md Rubayet","non-dropping-particle":"","parse-names":false,"suffix":""},{"dropping-particle":"","family":"Moges","given":"Edom","non-dropping-particle":"","parse-names":false,"suffix":""},{"dropping-particle":"","family":"Demissie","given":"Yonas","non-dropping-particle":"","parse-names":false,"suffix":""},{"dropping-particle":"","family":"Li","given":"Hong-Yi","non-dropping-particle":"","parse-names":false,"suffix":""}],"container-title":"Theoretical and Applied Climatology","id":"ITEM-1","issue":"3-4","issued":{"date-parts":[["2019","2","19"]]},"page":"855-871","title":"Historical and future drought in Bangladesh using copula-based bivariate regional frequency analysis","type":"article-journal","volume":"135"},"uris":["http://www.mendeley.com/documents/?uuid=0ae32095-d487-4bd0-8231-d5db9d8212dd"]}],"mendeley":{"formattedCitation":"(31)","plainTextFormattedCitation":"(31)","previouslyFormattedCitation":"(33)"},"properties":{"noteIndex":0},"schema":"https://github.com/citation-style-language/schema/raw/master/csl-citation.json"}</w:instrText>
      </w:r>
      <w:r w:rsidR="00AB38BC" w:rsidRPr="00BC581F">
        <w:rPr>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(31)</w:t>
      </w:r>
      <w:r w:rsidR="00AB38BC" w:rsidRPr="00BC581F">
        <w:rPr>
          <w:rFonts w:ascii="Times New Roman" w:hAnsi="Times New Roman" w:cs="Times New Roman"/>
          <w:sz w:val="24"/>
          <w:szCs w:val="24"/>
        </w:rPr>
        <w:fldChar w:fldCharType="end"/>
      </w:r>
      <w:r w:rsidRPr="00BC581F">
        <w:rPr>
          <w:rFonts w:ascii="Times New Roman" w:hAnsi="Times New Roman" w:cs="Times New Roman"/>
          <w:sz w:val="24"/>
          <w:szCs w:val="24"/>
        </w:rPr>
        <w:t xml:space="preserve">.The highest and lowest relative humidity have been found in Lakshmipur (81.8055%) and Rajshahi (77.7943%) district respectively. </w:t>
      </w:r>
    </w:p>
    <w:p w:rsidR="001D3D7C" w:rsidRPr="00BC581F" w:rsidRDefault="001D3D7C" w:rsidP="00016BD9">
      <w:pPr>
        <w:autoSpaceDE w:val="0"/>
        <w:autoSpaceDN w:val="0"/>
        <w:adjustRightInd w:val="0"/>
        <w:spacing w:line="360" w:lineRule="auto"/>
        <w:jc w:val="both"/>
        <w:rPr>
          <w:rFonts w:ascii="Times New Roman" w:hAnsi="Times New Roman" w:cs="Times New Roman"/>
          <w:color w:val="000000"/>
          <w:sz w:val="24"/>
          <w:szCs w:val="24"/>
        </w:rPr>
      </w:pPr>
    </w:p>
    <w:p w:rsidR="009D5C87" w:rsidRPr="00BC581F" w:rsidRDefault="00017B4E" w:rsidP="00016BD9">
      <w:pPr>
        <w:spacing w:after="0" w:line="360" w:lineRule="auto"/>
        <w:jc w:val="both"/>
        <w:rPr>
          <w:rFonts w:ascii="Times New Roman" w:hAnsi="Times New Roman" w:cs="Times New Roman"/>
          <w:b/>
          <w:sz w:val="24"/>
          <w:szCs w:val="24"/>
        </w:rPr>
      </w:pPr>
      <w:r w:rsidRPr="00BC581F">
        <w:rPr>
          <w:rFonts w:ascii="Times New Roman" w:hAnsi="Times New Roman" w:cs="Times New Roman"/>
          <w:b/>
          <w:sz w:val="24"/>
          <w:szCs w:val="24"/>
        </w:rPr>
        <w:t>Time series models</w:t>
      </w:r>
    </w:p>
    <w:p w:rsidR="009D5C87" w:rsidRPr="00BC581F" w:rsidRDefault="00017B4E" w:rsidP="00016BD9">
      <w:pPr>
        <w:spacing w:after="0" w:line="360" w:lineRule="auto"/>
        <w:jc w:val="both"/>
        <w:rPr>
          <w:rFonts w:ascii="Times New Roman" w:hAnsi="Times New Roman" w:cs="Times New Roman"/>
          <w:sz w:val="24"/>
          <w:szCs w:val="24"/>
        </w:rPr>
      </w:pPr>
      <w:r w:rsidRPr="00BC581F">
        <w:rPr>
          <w:rFonts w:ascii="Times New Roman" w:hAnsi="Times New Roman" w:cs="Times New Roman"/>
          <w:sz w:val="24"/>
          <w:szCs w:val="24"/>
        </w:rPr>
        <w:t>In this study we used time series models t</w:t>
      </w:r>
      <w:r w:rsidR="00777D57" w:rsidRPr="00BC581F">
        <w:rPr>
          <w:rFonts w:ascii="Times New Roman" w:hAnsi="Times New Roman" w:cs="Times New Roman"/>
          <w:bCs/>
          <w:sz w:val="24"/>
          <w:szCs w:val="24"/>
        </w:rPr>
        <w:t xml:space="preserve">o </w:t>
      </w:r>
      <w:r w:rsidRPr="00BC581F">
        <w:rPr>
          <w:rFonts w:ascii="Times New Roman" w:hAnsi="Times New Roman" w:cs="Times New Roman"/>
          <w:bCs/>
          <w:sz w:val="24"/>
          <w:szCs w:val="24"/>
        </w:rPr>
        <w:t>detect</w:t>
      </w:r>
      <w:r w:rsidR="00777D57" w:rsidRPr="00BC581F">
        <w:rPr>
          <w:rFonts w:ascii="Times New Roman" w:hAnsi="Times New Roman" w:cs="Times New Roman"/>
          <w:bCs/>
          <w:sz w:val="24"/>
          <w:szCs w:val="24"/>
        </w:rPr>
        <w:t xml:space="preserve"> the trend of </w:t>
      </w:r>
      <w:del w:id="168" w:author="DELL" w:date="2022-05-02T02:12:00Z">
        <w:r w:rsidR="00777D57" w:rsidRPr="00BC581F" w:rsidDel="004309D5">
          <w:rPr>
            <w:rFonts w:ascii="Times New Roman" w:hAnsi="Times New Roman" w:cs="Times New Roman"/>
            <w:bCs/>
            <w:sz w:val="24"/>
            <w:szCs w:val="24"/>
          </w:rPr>
          <w:delText xml:space="preserve">rCFR for </w:delText>
        </w:r>
      </w:del>
      <w:r w:rsidR="00777D57" w:rsidRPr="00BC581F">
        <w:rPr>
          <w:rFonts w:ascii="Times New Roman" w:hAnsi="Times New Roman" w:cs="Times New Roman"/>
          <w:bCs/>
          <w:sz w:val="24"/>
          <w:szCs w:val="24"/>
        </w:rPr>
        <w:t>COVID-</w:t>
      </w:r>
      <w:del w:id="169" w:author="DELL" w:date="2022-05-02T02:12:00Z">
        <w:r w:rsidRPr="00BC581F" w:rsidDel="004309D5">
          <w:rPr>
            <w:rFonts w:ascii="Times New Roman" w:hAnsi="Times New Roman" w:cs="Times New Roman"/>
            <w:bCs/>
            <w:sz w:val="24"/>
            <w:szCs w:val="24"/>
          </w:rPr>
          <w:delText>19 .T</w:delText>
        </w:r>
        <w:r w:rsidR="00777D57" w:rsidRPr="00BC581F" w:rsidDel="004309D5">
          <w:rPr>
            <w:rFonts w:ascii="Times New Roman" w:hAnsi="Times New Roman" w:cs="Times New Roman"/>
            <w:bCs/>
            <w:sz w:val="24"/>
            <w:szCs w:val="24"/>
          </w:rPr>
          <w:delText>hree</w:delText>
        </w:r>
      </w:del>
      <w:ins w:id="170" w:author="DELL" w:date="2022-05-02T02:12:00Z">
        <w:r w:rsidR="004309D5" w:rsidRPr="00BC581F">
          <w:rPr>
            <w:rFonts w:ascii="Times New Roman" w:hAnsi="Times New Roman" w:cs="Times New Roman"/>
            <w:bCs/>
            <w:sz w:val="24"/>
            <w:szCs w:val="24"/>
          </w:rPr>
          <w:t>19</w:t>
        </w:r>
      </w:ins>
      <w:ins w:id="171" w:author="DELL" w:date="2022-05-02T02:13:00Z">
        <w:r w:rsidR="004309D5">
          <w:rPr>
            <w:rFonts w:ascii="Times New Roman" w:hAnsi="Times New Roman" w:cs="Times New Roman"/>
            <w:bCs/>
            <w:sz w:val="24"/>
            <w:szCs w:val="24"/>
          </w:rPr>
          <w:t xml:space="preserve"> cases and deaths</w:t>
        </w:r>
      </w:ins>
      <w:ins w:id="172" w:author="DELL" w:date="2022-05-02T02:12:00Z">
        <w:r w:rsidR="004309D5" w:rsidRPr="00BC581F">
          <w:rPr>
            <w:rFonts w:ascii="Times New Roman" w:hAnsi="Times New Roman" w:cs="Times New Roman"/>
            <w:bCs/>
            <w:sz w:val="24"/>
            <w:szCs w:val="24"/>
          </w:rPr>
          <w:t xml:space="preserve">. </w:t>
        </w:r>
        <w:r w:rsidR="004309D5">
          <w:rPr>
            <w:rFonts w:ascii="Times New Roman" w:hAnsi="Times New Roman" w:cs="Times New Roman"/>
            <w:bCs/>
            <w:sz w:val="24"/>
            <w:szCs w:val="24"/>
          </w:rPr>
          <w:t xml:space="preserve">Four </w:t>
        </w:r>
      </w:ins>
      <w:del w:id="173" w:author="DELL" w:date="2022-05-02T02:12:00Z">
        <w:r w:rsidR="00777D57" w:rsidRPr="00BC581F" w:rsidDel="004309D5">
          <w:rPr>
            <w:rFonts w:ascii="Times New Roman" w:hAnsi="Times New Roman" w:cs="Times New Roman"/>
            <w:bCs/>
            <w:sz w:val="24"/>
            <w:szCs w:val="24"/>
          </w:rPr>
          <w:delText xml:space="preserve"> </w:delText>
        </w:r>
      </w:del>
      <w:r w:rsidRPr="00BC581F">
        <w:rPr>
          <w:rFonts w:ascii="Times New Roman" w:hAnsi="Times New Roman" w:cs="Times New Roman"/>
          <w:bCs/>
          <w:sz w:val="24"/>
          <w:szCs w:val="24"/>
        </w:rPr>
        <w:t xml:space="preserve">mathematical </w:t>
      </w:r>
      <w:r w:rsidR="00777D57" w:rsidRPr="00BC581F">
        <w:rPr>
          <w:rFonts w:ascii="Times New Roman" w:hAnsi="Times New Roman" w:cs="Times New Roman"/>
          <w:bCs/>
          <w:sz w:val="24"/>
          <w:szCs w:val="24"/>
        </w:rPr>
        <w:t xml:space="preserve">time-series models: SES, ARIMA, </w:t>
      </w:r>
      <w:ins w:id="174" w:author="DELL" w:date="2022-05-02T02:12:00Z">
        <w:r w:rsidR="004309D5">
          <w:rPr>
            <w:rFonts w:ascii="Times New Roman" w:hAnsi="Times New Roman" w:cs="Times New Roman"/>
            <w:bCs/>
            <w:sz w:val="24"/>
            <w:szCs w:val="24"/>
          </w:rPr>
          <w:t xml:space="preserve">ARIMAX </w:t>
        </w:r>
      </w:ins>
      <w:r w:rsidR="00777D57" w:rsidRPr="00BC581F">
        <w:rPr>
          <w:rFonts w:ascii="Times New Roman" w:hAnsi="Times New Roman" w:cs="Times New Roman"/>
          <w:bCs/>
          <w:sz w:val="24"/>
          <w:szCs w:val="24"/>
        </w:rPr>
        <w:t>and Prophet</w:t>
      </w:r>
      <w:r w:rsidRPr="00BC581F">
        <w:rPr>
          <w:rFonts w:ascii="Times New Roman" w:hAnsi="Times New Roman" w:cs="Times New Roman"/>
          <w:bCs/>
          <w:sz w:val="24"/>
          <w:szCs w:val="24"/>
        </w:rPr>
        <w:t xml:space="preserve"> were used analysis data</w:t>
      </w:r>
      <w:r w:rsidR="00777D57" w:rsidRPr="00BC581F">
        <w:rPr>
          <w:rFonts w:ascii="Times New Roman" w:hAnsi="Times New Roman" w:cs="Times New Roman"/>
          <w:bCs/>
          <w:sz w:val="24"/>
          <w:szCs w:val="24"/>
        </w:rPr>
        <w:t xml:space="preserve">. </w:t>
      </w:r>
      <w:r w:rsidRPr="00BC581F">
        <w:rPr>
          <w:rFonts w:ascii="Times New Roman" w:hAnsi="Times New Roman" w:cs="Times New Roman"/>
          <w:bCs/>
          <w:sz w:val="24"/>
          <w:szCs w:val="24"/>
        </w:rPr>
        <w:lastRenderedPageBreak/>
        <w:t>The</w:t>
      </w:r>
      <w:r w:rsidR="00777D57" w:rsidRPr="00BC581F">
        <w:rPr>
          <w:rFonts w:ascii="Times New Roman" w:hAnsi="Times New Roman" w:cs="Times New Roman"/>
          <w:bCs/>
          <w:sz w:val="24"/>
          <w:szCs w:val="24"/>
        </w:rPr>
        <w:t xml:space="preserve"> time series models were </w:t>
      </w:r>
      <w:r w:rsidRPr="00BC581F">
        <w:rPr>
          <w:rFonts w:ascii="Times New Roman" w:hAnsi="Times New Roman" w:cs="Times New Roman"/>
          <w:bCs/>
          <w:sz w:val="24"/>
          <w:szCs w:val="24"/>
        </w:rPr>
        <w:t>selected based on the</w:t>
      </w:r>
      <w:r w:rsidR="00777D57" w:rsidRPr="00BC581F">
        <w:rPr>
          <w:rFonts w:ascii="Times New Roman" w:hAnsi="Times New Roman" w:cs="Times New Roman"/>
          <w:bCs/>
          <w:sz w:val="24"/>
          <w:szCs w:val="24"/>
        </w:rPr>
        <w:t xml:space="preserve"> variable</w:t>
      </w:r>
      <w:r w:rsidRPr="00BC581F">
        <w:rPr>
          <w:rFonts w:ascii="Times New Roman" w:hAnsi="Times New Roman" w:cs="Times New Roman"/>
          <w:bCs/>
          <w:sz w:val="24"/>
          <w:szCs w:val="24"/>
        </w:rPr>
        <w:t>s where</w:t>
      </w:r>
      <w:r w:rsidR="00777D57" w:rsidRPr="00BC581F">
        <w:rPr>
          <w:rFonts w:ascii="Times New Roman" w:hAnsi="Times New Roman" w:cs="Times New Roman"/>
          <w:bCs/>
          <w:sz w:val="24"/>
          <w:szCs w:val="24"/>
        </w:rPr>
        <w:t xml:space="preserve"> </w:t>
      </w:r>
      <w:del w:id="175" w:author="DELL" w:date="2022-05-02T02:13:00Z">
        <w:r w:rsidR="00777D57" w:rsidRPr="00BC581F" w:rsidDel="004309D5">
          <w:rPr>
            <w:rFonts w:ascii="Times New Roman" w:hAnsi="Times New Roman" w:cs="Times New Roman"/>
            <w:bCs/>
            <w:sz w:val="24"/>
            <w:szCs w:val="24"/>
          </w:rPr>
          <w:delText xml:space="preserve">(cumulative rCFR) </w:delText>
        </w:r>
        <w:r w:rsidRPr="00BC581F" w:rsidDel="004309D5">
          <w:rPr>
            <w:rFonts w:ascii="Times New Roman" w:hAnsi="Times New Roman" w:cs="Times New Roman"/>
            <w:bCs/>
            <w:sz w:val="24"/>
            <w:szCs w:val="24"/>
          </w:rPr>
          <w:delText xml:space="preserve">rCFR </w:delText>
        </w:r>
      </w:del>
      <w:ins w:id="176" w:author="DELL" w:date="2022-05-02T02:13:00Z">
        <w:r w:rsidR="004309D5">
          <w:rPr>
            <w:rFonts w:ascii="Times New Roman" w:hAnsi="Times New Roman" w:cs="Times New Roman"/>
            <w:bCs/>
            <w:sz w:val="24"/>
            <w:szCs w:val="24"/>
          </w:rPr>
          <w:t xml:space="preserve">daily COVID-19 new cases </w:t>
        </w:r>
      </w:ins>
      <w:r w:rsidRPr="00BC581F">
        <w:rPr>
          <w:rFonts w:ascii="Times New Roman" w:hAnsi="Times New Roman" w:cs="Times New Roman"/>
          <w:bCs/>
          <w:sz w:val="24"/>
          <w:szCs w:val="24"/>
        </w:rPr>
        <w:t xml:space="preserve">data </w:t>
      </w:r>
      <w:r w:rsidR="002B5F22" w:rsidRPr="00BC581F">
        <w:rPr>
          <w:rFonts w:ascii="Times New Roman" w:hAnsi="Times New Roman" w:cs="Times New Roman"/>
          <w:bCs/>
          <w:sz w:val="24"/>
          <w:szCs w:val="24"/>
        </w:rPr>
        <w:t xml:space="preserve">and </w:t>
      </w:r>
      <w:r w:rsidR="00777D57" w:rsidRPr="00BC581F">
        <w:rPr>
          <w:rFonts w:ascii="Times New Roman" w:hAnsi="Times New Roman" w:cs="Times New Roman"/>
          <w:bCs/>
          <w:sz w:val="24"/>
          <w:szCs w:val="24"/>
        </w:rPr>
        <w:t>meteorological factors</w:t>
      </w:r>
      <w:r w:rsidR="002B5F22" w:rsidRPr="00BC581F">
        <w:rPr>
          <w:rFonts w:ascii="Times New Roman" w:hAnsi="Times New Roman" w:cs="Times New Roman"/>
          <w:bCs/>
          <w:sz w:val="24"/>
          <w:szCs w:val="24"/>
        </w:rPr>
        <w:t xml:space="preserve"> were used</w:t>
      </w:r>
      <w:r w:rsidR="00777D57" w:rsidRPr="00BC581F">
        <w:rPr>
          <w:rFonts w:ascii="Times New Roman" w:hAnsi="Times New Roman" w:cs="Times New Roman"/>
          <w:bCs/>
          <w:sz w:val="24"/>
          <w:szCs w:val="24"/>
        </w:rPr>
        <w:t xml:space="preserve">. Using the time series models with the reported COVID-19 data, we </w:t>
      </w:r>
      <w:r w:rsidRPr="00BC581F">
        <w:rPr>
          <w:rFonts w:ascii="Times New Roman" w:hAnsi="Times New Roman" w:cs="Times New Roman"/>
          <w:bCs/>
          <w:sz w:val="24"/>
          <w:szCs w:val="24"/>
        </w:rPr>
        <w:t>predicted</w:t>
      </w:r>
      <w:r w:rsidR="00777D57" w:rsidRPr="00BC581F">
        <w:rPr>
          <w:rFonts w:ascii="Times New Roman" w:hAnsi="Times New Roman" w:cs="Times New Roman"/>
          <w:bCs/>
          <w:sz w:val="24"/>
          <w:szCs w:val="24"/>
        </w:rPr>
        <w:t xml:space="preserve"> trends for the </w:t>
      </w:r>
      <w:r w:rsidRPr="00BC581F">
        <w:rPr>
          <w:rFonts w:ascii="Times New Roman" w:hAnsi="Times New Roman" w:cs="Times New Roman"/>
          <w:bCs/>
          <w:sz w:val="24"/>
          <w:szCs w:val="24"/>
        </w:rPr>
        <w:t>probable</w:t>
      </w:r>
      <w:r w:rsidR="00777D57" w:rsidRPr="00BC581F">
        <w:rPr>
          <w:rFonts w:ascii="Times New Roman" w:hAnsi="Times New Roman" w:cs="Times New Roman"/>
          <w:bCs/>
          <w:sz w:val="24"/>
          <w:szCs w:val="24"/>
        </w:rPr>
        <w:t xml:space="preserve"> </w:t>
      </w:r>
      <w:r w:rsidRPr="00BC581F">
        <w:rPr>
          <w:rFonts w:ascii="Times New Roman" w:hAnsi="Times New Roman" w:cs="Times New Roman"/>
          <w:bCs/>
          <w:sz w:val="24"/>
          <w:szCs w:val="24"/>
        </w:rPr>
        <w:t>thirty</w:t>
      </w:r>
      <w:r w:rsidR="00777D57" w:rsidRPr="00BC581F">
        <w:rPr>
          <w:rFonts w:ascii="Times New Roman" w:hAnsi="Times New Roman" w:cs="Times New Roman"/>
          <w:bCs/>
          <w:sz w:val="24"/>
          <w:szCs w:val="24"/>
        </w:rPr>
        <w:t xml:space="preserve"> days and </w:t>
      </w:r>
      <w:r w:rsidRPr="00BC581F">
        <w:rPr>
          <w:rFonts w:ascii="Times New Roman" w:hAnsi="Times New Roman" w:cs="Times New Roman"/>
          <w:bCs/>
          <w:sz w:val="24"/>
          <w:szCs w:val="24"/>
        </w:rPr>
        <w:t xml:space="preserve">presented </w:t>
      </w:r>
      <w:r w:rsidR="00777D57" w:rsidRPr="00BC581F">
        <w:rPr>
          <w:rFonts w:ascii="Times New Roman" w:hAnsi="Times New Roman" w:cs="Times New Roman"/>
          <w:bCs/>
          <w:sz w:val="24"/>
          <w:szCs w:val="24"/>
        </w:rPr>
        <w:t>them in the figure</w:t>
      </w:r>
      <w:r w:rsidRPr="00BC581F">
        <w:rPr>
          <w:rFonts w:ascii="Times New Roman" w:hAnsi="Times New Roman" w:cs="Times New Roman"/>
          <w:bCs/>
          <w:sz w:val="24"/>
          <w:szCs w:val="24"/>
        </w:rPr>
        <w:t>s in result part</w:t>
      </w:r>
      <w:r w:rsidR="00777D57" w:rsidRPr="00BC581F">
        <w:rPr>
          <w:rFonts w:ascii="Times New Roman" w:hAnsi="Times New Roman" w:cs="Times New Roman"/>
          <w:bCs/>
          <w:sz w:val="24"/>
          <w:szCs w:val="24"/>
        </w:rPr>
        <w:t xml:space="preserve">. </w:t>
      </w:r>
      <w:r w:rsidRPr="00BC581F">
        <w:rPr>
          <w:rFonts w:ascii="Times New Roman" w:hAnsi="Times New Roman" w:cs="Times New Roman"/>
          <w:bCs/>
          <w:sz w:val="24"/>
          <w:szCs w:val="24"/>
        </w:rPr>
        <w:t xml:space="preserve">We also used </w:t>
      </w:r>
      <w:r w:rsidR="00777D57" w:rsidRPr="00BC581F">
        <w:rPr>
          <w:rFonts w:ascii="Times New Roman" w:hAnsi="Times New Roman" w:cs="Times New Roman"/>
          <w:bCs/>
          <w:sz w:val="24"/>
          <w:szCs w:val="24"/>
        </w:rPr>
        <w:t xml:space="preserve">SES </w:t>
      </w:r>
      <w:r w:rsidRPr="00BC581F">
        <w:rPr>
          <w:rFonts w:ascii="Times New Roman" w:hAnsi="Times New Roman" w:cs="Times New Roman"/>
          <w:bCs/>
          <w:sz w:val="24"/>
          <w:szCs w:val="24"/>
        </w:rPr>
        <w:t xml:space="preserve">model </w:t>
      </w:r>
      <w:r w:rsidR="00777D57" w:rsidRPr="00BC581F">
        <w:rPr>
          <w:rFonts w:ascii="Times New Roman" w:hAnsi="Times New Roman" w:cs="Times New Roman"/>
          <w:bCs/>
          <w:sz w:val="24"/>
          <w:szCs w:val="24"/>
        </w:rPr>
        <w:t xml:space="preserve">as a </w:t>
      </w:r>
      <w:r w:rsidRPr="00BC581F">
        <w:rPr>
          <w:rFonts w:ascii="Times New Roman" w:hAnsi="Times New Roman" w:cs="Times New Roman"/>
          <w:bCs/>
          <w:sz w:val="24"/>
          <w:szCs w:val="24"/>
        </w:rPr>
        <w:t>standard</w:t>
      </w:r>
      <w:r w:rsidR="00777D57" w:rsidRPr="00BC581F">
        <w:rPr>
          <w:rFonts w:ascii="Times New Roman" w:hAnsi="Times New Roman" w:cs="Times New Roman"/>
          <w:bCs/>
          <w:sz w:val="24"/>
          <w:szCs w:val="24"/>
        </w:rPr>
        <w:t xml:space="preserve"> to </w:t>
      </w:r>
      <w:r w:rsidRPr="00BC581F">
        <w:rPr>
          <w:rFonts w:ascii="Times New Roman" w:hAnsi="Times New Roman" w:cs="Times New Roman"/>
          <w:bCs/>
          <w:sz w:val="24"/>
          <w:szCs w:val="24"/>
        </w:rPr>
        <w:t>evaluate</w:t>
      </w:r>
      <w:r w:rsidR="00777D57" w:rsidRPr="00BC581F">
        <w:rPr>
          <w:rFonts w:ascii="Times New Roman" w:hAnsi="Times New Roman" w:cs="Times New Roman"/>
          <w:bCs/>
          <w:sz w:val="24"/>
          <w:szCs w:val="24"/>
        </w:rPr>
        <w:t xml:space="preserve"> the </w:t>
      </w:r>
      <w:r w:rsidRPr="00BC581F">
        <w:rPr>
          <w:rFonts w:ascii="Times New Roman" w:hAnsi="Times New Roman" w:cs="Times New Roman"/>
          <w:bCs/>
          <w:sz w:val="24"/>
          <w:szCs w:val="24"/>
        </w:rPr>
        <w:t>accuracy</w:t>
      </w:r>
      <w:r w:rsidR="00777D57" w:rsidRPr="00BC581F">
        <w:rPr>
          <w:rFonts w:ascii="Times New Roman" w:hAnsi="Times New Roman" w:cs="Times New Roman"/>
          <w:bCs/>
          <w:sz w:val="24"/>
          <w:szCs w:val="24"/>
        </w:rPr>
        <w:t xml:space="preserve"> of other models.</w:t>
      </w:r>
      <w:r w:rsidR="00777D57" w:rsidRPr="00BC581F">
        <w:rPr>
          <w:rFonts w:ascii="Times New Roman" w:hAnsi="Times New Roman" w:cs="Times New Roman"/>
          <w:bCs/>
          <w:sz w:val="24"/>
          <w:szCs w:val="24"/>
          <w:lang w:val="en-US"/>
        </w:rPr>
        <w:t xml:space="preserve"> Previously </w:t>
      </w:r>
      <w:del w:id="177" w:author="DELL" w:date="2022-05-02T02:12:00Z">
        <w:r w:rsidR="00777D57" w:rsidRPr="00BC581F" w:rsidDel="004309D5">
          <w:rPr>
            <w:rFonts w:ascii="Times New Roman" w:hAnsi="Times New Roman" w:cs="Times New Roman"/>
            <w:bCs/>
            <w:sz w:val="24"/>
            <w:szCs w:val="24"/>
            <w:lang w:val="en-US"/>
          </w:rPr>
          <w:delText>th</w:delText>
        </w:r>
        <w:r w:rsidRPr="00BC581F" w:rsidDel="004309D5">
          <w:rPr>
            <w:rFonts w:ascii="Times New Roman" w:hAnsi="Times New Roman" w:cs="Times New Roman"/>
            <w:bCs/>
            <w:sz w:val="24"/>
            <w:szCs w:val="24"/>
            <w:lang w:val="en-US"/>
          </w:rPr>
          <w:delText>ese</w:delText>
        </w:r>
        <w:r w:rsidR="00777D57" w:rsidRPr="00BC581F" w:rsidDel="004309D5">
          <w:rPr>
            <w:rFonts w:ascii="Times New Roman" w:hAnsi="Times New Roman" w:cs="Times New Roman"/>
            <w:bCs/>
            <w:sz w:val="24"/>
            <w:szCs w:val="24"/>
            <w:lang w:val="en-US"/>
          </w:rPr>
          <w:delText>s</w:delText>
        </w:r>
      </w:del>
      <w:ins w:id="178" w:author="DELL" w:date="2022-05-02T02:12:00Z">
        <w:r w:rsidR="004309D5" w:rsidRPr="00BC581F">
          <w:rPr>
            <w:rFonts w:ascii="Times New Roman" w:hAnsi="Times New Roman" w:cs="Times New Roman"/>
            <w:bCs/>
            <w:sz w:val="24"/>
            <w:szCs w:val="24"/>
            <w:lang w:val="en-US"/>
          </w:rPr>
          <w:t>these</w:t>
        </w:r>
      </w:ins>
      <w:r w:rsidR="00777D57" w:rsidRPr="00BC581F">
        <w:rPr>
          <w:rFonts w:ascii="Times New Roman" w:hAnsi="Times New Roman" w:cs="Times New Roman"/>
          <w:bCs/>
          <w:sz w:val="24"/>
          <w:szCs w:val="24"/>
          <w:lang w:val="en-US"/>
        </w:rPr>
        <w:t xml:space="preserve"> model</w:t>
      </w:r>
      <w:r w:rsidRPr="00BC581F">
        <w:rPr>
          <w:rFonts w:ascii="Times New Roman" w:hAnsi="Times New Roman" w:cs="Times New Roman"/>
          <w:bCs/>
          <w:sz w:val="24"/>
          <w:szCs w:val="24"/>
          <w:lang w:val="en-US"/>
        </w:rPr>
        <w:t>s</w:t>
      </w:r>
      <w:r w:rsidR="00777D57" w:rsidRPr="00BC581F">
        <w:rPr>
          <w:rFonts w:ascii="Times New Roman" w:hAnsi="Times New Roman" w:cs="Times New Roman"/>
          <w:bCs/>
          <w:sz w:val="24"/>
          <w:szCs w:val="24"/>
          <w:lang w:val="en-US"/>
        </w:rPr>
        <w:t xml:space="preserve"> w</w:t>
      </w:r>
      <w:r w:rsidRPr="00BC581F">
        <w:rPr>
          <w:rFonts w:ascii="Times New Roman" w:hAnsi="Times New Roman" w:cs="Times New Roman"/>
          <w:bCs/>
          <w:sz w:val="24"/>
          <w:szCs w:val="24"/>
          <w:lang w:val="en-US"/>
        </w:rPr>
        <w:t>ere</w:t>
      </w:r>
      <w:r w:rsidR="00777D57" w:rsidRPr="00BC581F">
        <w:rPr>
          <w:rFonts w:ascii="Times New Roman" w:hAnsi="Times New Roman" w:cs="Times New Roman"/>
          <w:bCs/>
          <w:sz w:val="24"/>
          <w:szCs w:val="24"/>
          <w:lang w:val="en-US"/>
        </w:rPr>
        <w:t xml:space="preserve"> used among confirmed Covid-19 affected patients over 192 countries</w:t>
      </w:r>
      <w:r w:rsidRPr="00BC581F">
        <w:rPr>
          <w:rFonts w:ascii="Times New Roman" w:hAnsi="Times New Roman" w:cs="Times New Roman"/>
          <w:bCs/>
          <w:sz w:val="24"/>
          <w:szCs w:val="24"/>
          <w:lang w:val="en-US"/>
        </w:rPr>
        <w:t xml:space="preserve"> </w:t>
      </w:r>
      <w:r w:rsidR="001463A7" w:rsidRPr="00BC581F">
        <w:rPr>
          <w:rFonts w:ascii="Times New Roman" w:hAnsi="Times New Roman" w:cs="Times New Roman"/>
          <w:bCs/>
          <w:sz w:val="24"/>
          <w:szCs w:val="24"/>
          <w:lang w:val="en-US"/>
        </w:rPr>
        <w:fldChar w:fldCharType="begin" w:fldLock="1"/>
      </w:r>
      <w:r w:rsidR="00100CBD" w:rsidRPr="00BC581F">
        <w:rPr>
          <w:rFonts w:ascii="Times New Roman" w:hAnsi="Times New Roman" w:cs="Times New Roman"/>
          <w:bCs/>
          <w:sz w:val="24"/>
          <w:szCs w:val="24"/>
          <w:lang w:val="en-US"/>
        </w:rPr>
        <w:instrText>ADDIN CSL_CITATION {"citationItems":[{"id":"ITEM-1","itemData":{"DOI":"10.1016/j.jviromet.2021.114433","ISSN":"01660934","author":[{"dropping-particle":"","family":"Chyon","given":"Fuad Ahmed","non-dropping-particle":"","parse-names":false,"suffix":""},{"dropping-particle":"","family":"Suman","given":"Md. Nazmul Hasan","non-dropping-particle":"","parse-names":false,"suffix":""},{"dropping-particle":"","family":"Fahim","given":"Md. Rafiul Islam","non-dropping-particle":"","parse-names":false,"suffix":""},{"dropping-particle":"","family":"Ahmmed","given":"Md. Sazol","non-dropping-particle":"","parse-names":false,"suffix":""}],"container-title":"Journal of Virological Methods","id":"ITEM-1","issued":{"date-parts":[["2022","3"]]},"page":"114433","title":"Time series analysis and predicting COVID-19 affected patients by ARIMA model using machine learning","type":"article-journal","volume":"301"},"uris":["http://www.mendeley.com/documents/?uuid=049e0df0-43c9-4b7a-a052-a170e0299440"]}],"mendeley":{"formattedCitation":"(32)","plainTextFormattedCitation":"(32)","previouslyFormattedCitation":"(34)"},"properties":{"noteIndex":0},"schema":"https://github.com/citation-style-language/schema/raw/master/csl-citation.json"}</w:instrText>
      </w:r>
      <w:r w:rsidR="001463A7" w:rsidRPr="00BC581F">
        <w:rPr>
          <w:rFonts w:ascii="Times New Roman" w:hAnsi="Times New Roman" w:cs="Times New Roman"/>
          <w:bCs/>
          <w:sz w:val="24"/>
          <w:szCs w:val="24"/>
          <w:lang w:val="en-US"/>
        </w:rPr>
        <w:fldChar w:fldCharType="separate"/>
      </w:r>
      <w:r w:rsidR="00100CBD" w:rsidRPr="00BC581F">
        <w:rPr>
          <w:rFonts w:ascii="Times New Roman" w:hAnsi="Times New Roman" w:cs="Times New Roman"/>
          <w:bCs/>
          <w:noProof/>
          <w:sz w:val="24"/>
          <w:szCs w:val="24"/>
          <w:lang w:val="en-US"/>
        </w:rPr>
        <w:t>(32)</w:t>
      </w:r>
      <w:r w:rsidR="001463A7" w:rsidRPr="00BC581F">
        <w:rPr>
          <w:rFonts w:ascii="Times New Roman" w:hAnsi="Times New Roman" w:cs="Times New Roman"/>
          <w:bCs/>
          <w:sz w:val="24"/>
          <w:szCs w:val="24"/>
          <w:lang w:val="en-US"/>
        </w:rPr>
        <w:fldChar w:fldCharType="end"/>
      </w:r>
      <w:r w:rsidRPr="00BC581F">
        <w:rPr>
          <w:rFonts w:ascii="Times New Roman" w:hAnsi="Times New Roman" w:cs="Times New Roman"/>
          <w:bCs/>
          <w:sz w:val="24"/>
          <w:szCs w:val="24"/>
          <w:lang w:val="en-US"/>
        </w:rPr>
        <w:t>.</w:t>
      </w:r>
      <w:r w:rsidR="00777D57" w:rsidRPr="00BC581F">
        <w:rPr>
          <w:rFonts w:ascii="Times New Roman" w:hAnsi="Times New Roman" w:cs="Times New Roman"/>
          <w:bCs/>
          <w:sz w:val="24"/>
          <w:szCs w:val="24"/>
          <w:lang w:val="en-US"/>
        </w:rPr>
        <w:t xml:space="preserve"> </w:t>
      </w:r>
    </w:p>
    <w:p w:rsidR="009D5C87" w:rsidRPr="00BC581F" w:rsidRDefault="009D5C87" w:rsidP="00016BD9">
      <w:pPr>
        <w:spacing w:after="0" w:line="360" w:lineRule="auto"/>
        <w:jc w:val="both"/>
        <w:rPr>
          <w:rFonts w:ascii="Times New Roman" w:hAnsi="Times New Roman" w:cs="Times New Roman"/>
          <w:bCs/>
          <w:sz w:val="24"/>
          <w:szCs w:val="24"/>
        </w:rPr>
      </w:pPr>
    </w:p>
    <w:p w:rsidR="00017B4E" w:rsidRPr="00BC581F" w:rsidRDefault="00017B4E" w:rsidP="00016BD9">
      <w:pPr>
        <w:spacing w:after="0" w:line="360" w:lineRule="auto"/>
        <w:jc w:val="both"/>
        <w:rPr>
          <w:rFonts w:ascii="Times New Roman" w:hAnsi="Times New Roman" w:cs="Times New Roman"/>
          <w:b/>
          <w:bCs/>
          <w:sz w:val="24"/>
          <w:szCs w:val="24"/>
        </w:rPr>
      </w:pPr>
      <w:r w:rsidRPr="00BC581F">
        <w:rPr>
          <w:rFonts w:ascii="Times New Roman" w:hAnsi="Times New Roman" w:cs="Times New Roman"/>
          <w:b/>
          <w:bCs/>
          <w:iCs/>
          <w:sz w:val="24"/>
          <w:szCs w:val="24"/>
        </w:rPr>
        <w:t>SES</w:t>
      </w:r>
      <w:r w:rsidRPr="00BC581F">
        <w:rPr>
          <w:rFonts w:ascii="Times New Roman" w:hAnsi="Times New Roman" w:cs="Times New Roman"/>
          <w:b/>
          <w:bCs/>
          <w:sz w:val="24"/>
          <w:szCs w:val="24"/>
        </w:rPr>
        <w:t xml:space="preserve"> Model (</w:t>
      </w:r>
      <w:r w:rsidR="00777D57" w:rsidRPr="00BC581F">
        <w:rPr>
          <w:rFonts w:ascii="Times New Roman" w:hAnsi="Times New Roman" w:cs="Times New Roman"/>
          <w:b/>
          <w:bCs/>
          <w:sz w:val="24"/>
          <w:szCs w:val="24"/>
        </w:rPr>
        <w:t xml:space="preserve">Simple Exponential </w:t>
      </w:r>
      <w:r w:rsidR="002B5F22" w:rsidRPr="00BC581F">
        <w:rPr>
          <w:rFonts w:ascii="Times New Roman" w:hAnsi="Times New Roman" w:cs="Times New Roman"/>
          <w:b/>
          <w:bCs/>
          <w:sz w:val="24"/>
          <w:szCs w:val="24"/>
        </w:rPr>
        <w:t>Smoothing)</w:t>
      </w:r>
      <w:r w:rsidR="00777D57" w:rsidRPr="00BC581F">
        <w:rPr>
          <w:rFonts w:ascii="Times New Roman" w:hAnsi="Times New Roman" w:cs="Times New Roman"/>
          <w:b/>
          <w:bCs/>
          <w:sz w:val="24"/>
          <w:szCs w:val="24"/>
        </w:rPr>
        <w:t>:</w:t>
      </w:r>
    </w:p>
    <w:p w:rsidR="009D5C87" w:rsidRPr="00BC581F" w:rsidRDefault="00017B4E" w:rsidP="00016BD9">
      <w:pPr>
        <w:spacing w:after="0" w:line="360" w:lineRule="auto"/>
        <w:jc w:val="both"/>
        <w:rPr>
          <w:rFonts w:ascii="Times New Roman" w:hAnsi="Times New Roman" w:cs="Times New Roman"/>
          <w:b/>
          <w:bCs/>
          <w:sz w:val="24"/>
          <w:szCs w:val="24"/>
        </w:rPr>
      </w:pPr>
      <w:r w:rsidRPr="00BC581F">
        <w:rPr>
          <w:rFonts w:ascii="Times New Roman" w:hAnsi="Times New Roman" w:cs="Times New Roman"/>
          <w:bCs/>
          <w:sz w:val="24"/>
          <w:szCs w:val="24"/>
        </w:rPr>
        <w:t>T</w:t>
      </w:r>
      <w:r w:rsidR="00777D57" w:rsidRPr="00BC581F">
        <w:rPr>
          <w:rFonts w:ascii="Times New Roman" w:hAnsi="Times New Roman" w:cs="Times New Roman"/>
          <w:bCs/>
          <w:sz w:val="24"/>
          <w:szCs w:val="24"/>
        </w:rPr>
        <w:t>he most often</w:t>
      </w:r>
      <w:r w:rsidRPr="00BC581F">
        <w:rPr>
          <w:rFonts w:ascii="Times New Roman" w:hAnsi="Times New Roman" w:cs="Times New Roman"/>
          <w:bCs/>
          <w:sz w:val="24"/>
          <w:szCs w:val="24"/>
        </w:rPr>
        <w:t xml:space="preserve"> used model</w:t>
      </w:r>
      <w:r w:rsidR="00777D57" w:rsidRPr="00BC581F">
        <w:rPr>
          <w:rFonts w:ascii="Times New Roman" w:hAnsi="Times New Roman" w:cs="Times New Roman"/>
          <w:bCs/>
          <w:sz w:val="24"/>
          <w:szCs w:val="24"/>
        </w:rPr>
        <w:t xml:space="preserve"> for</w:t>
      </w:r>
      <w:r w:rsidRPr="00BC581F">
        <w:rPr>
          <w:rFonts w:ascii="Times New Roman" w:hAnsi="Times New Roman" w:cs="Times New Roman"/>
          <w:bCs/>
          <w:sz w:val="24"/>
          <w:szCs w:val="24"/>
        </w:rPr>
        <w:t xml:space="preserve"> analysing</w:t>
      </w:r>
      <w:r w:rsidR="00777D57" w:rsidRPr="00BC581F">
        <w:rPr>
          <w:rFonts w:ascii="Times New Roman" w:hAnsi="Times New Roman" w:cs="Times New Roman"/>
          <w:bCs/>
          <w:sz w:val="24"/>
          <w:szCs w:val="24"/>
        </w:rPr>
        <w:t xml:space="preserve"> </w:t>
      </w:r>
      <w:r w:rsidRPr="00BC581F">
        <w:rPr>
          <w:rFonts w:ascii="Times New Roman" w:hAnsi="Times New Roman" w:cs="Times New Roman"/>
          <w:bCs/>
          <w:sz w:val="24"/>
          <w:szCs w:val="24"/>
        </w:rPr>
        <w:t>time series data</w:t>
      </w:r>
      <w:r w:rsidR="00777D57" w:rsidRPr="00BC581F">
        <w:rPr>
          <w:rFonts w:ascii="Times New Roman" w:hAnsi="Times New Roman" w:cs="Times New Roman"/>
          <w:bCs/>
          <w:sz w:val="24"/>
          <w:szCs w:val="24"/>
        </w:rPr>
        <w:t xml:space="preserve"> is simple exponential smoothing </w:t>
      </w:r>
      <w:r w:rsidR="001463A7" w:rsidRPr="00BC581F">
        <w:rPr>
          <w:rStyle w:val="FootnoteReference"/>
          <w:rFonts w:ascii="Times New Roman" w:hAnsi="Times New Roman" w:cs="Times New Roman"/>
          <w:bCs/>
          <w:color w:val="000000"/>
          <w:sz w:val="24"/>
          <w:szCs w:val="24"/>
        </w:rPr>
        <w:fldChar w:fldCharType="begin" w:fldLock="1"/>
      </w:r>
      <w:r w:rsidR="00100CBD" w:rsidRPr="00BC581F">
        <w:rPr>
          <w:rFonts w:ascii="Times New Roman" w:hAnsi="Times New Roman" w:cs="Times New Roman"/>
          <w:bCs/>
          <w:color w:val="000000"/>
          <w:sz w:val="24"/>
          <w:szCs w:val="24"/>
        </w:rPr>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6ef8de94-6d2d-3f6f-ad86-b195a35cc603","http://www.mendeley.com/documents/?uuid=867891a4-30f9-4a10-94cb-43fcf91c7156","http://www.mendeley.com/documents/?uuid=48a3cb8b-3921-4e79-9e63-32e4ff1bc9d6"]}],"mendeley":{"formattedCitation":"(33)","plainTextFormattedCitation":"(33)","previouslyFormattedCitation":"(35)"},"properties":{"noteIndex":0},"schema":"https://github.com/citation-style-language/schema/raw/master/csl-citation.json"}</w:instrText>
      </w:r>
      <w:r w:rsidR="001463A7" w:rsidRPr="00BC581F">
        <w:rPr>
          <w:rStyle w:val="FootnoteReference"/>
          <w:rFonts w:ascii="Times New Roman" w:hAnsi="Times New Roman" w:cs="Times New Roman"/>
          <w:bCs/>
          <w:color w:val="000000"/>
          <w:sz w:val="24"/>
          <w:szCs w:val="24"/>
        </w:rPr>
        <w:fldChar w:fldCharType="separate"/>
      </w:r>
      <w:r w:rsidR="00100CBD" w:rsidRPr="00BC581F">
        <w:rPr>
          <w:rFonts w:ascii="Times New Roman" w:hAnsi="Times New Roman" w:cs="Times New Roman"/>
          <w:bCs/>
          <w:noProof/>
          <w:color w:val="000000"/>
          <w:sz w:val="24"/>
          <w:szCs w:val="24"/>
        </w:rPr>
        <w:t>(33)</w:t>
      </w:r>
      <w:r w:rsidR="001463A7" w:rsidRPr="00BC581F">
        <w:rPr>
          <w:rStyle w:val="FootnoteReference"/>
          <w:rFonts w:ascii="Times New Roman" w:hAnsi="Times New Roman" w:cs="Times New Roman"/>
          <w:bCs/>
          <w:color w:val="000000"/>
          <w:sz w:val="24"/>
          <w:szCs w:val="24"/>
        </w:rPr>
        <w:fldChar w:fldCharType="end"/>
      </w:r>
      <w:r w:rsidR="00777D57" w:rsidRPr="00BC581F">
        <w:rPr>
          <w:rFonts w:ascii="Times New Roman" w:hAnsi="Times New Roman" w:cs="Times New Roman"/>
          <w:bCs/>
          <w:color w:val="000000"/>
          <w:sz w:val="24"/>
          <w:szCs w:val="24"/>
        </w:rPr>
        <w:t xml:space="preserve">. </w:t>
      </w:r>
      <w:r w:rsidR="00777D57" w:rsidRPr="00BC581F">
        <w:rPr>
          <w:rFonts w:ascii="Times New Roman" w:hAnsi="Times New Roman" w:cs="Times New Roman"/>
          <w:bCs/>
          <w:sz w:val="24"/>
          <w:szCs w:val="24"/>
        </w:rPr>
        <w:t xml:space="preserve">SES is </w:t>
      </w:r>
      <w:r w:rsidRPr="00BC581F">
        <w:rPr>
          <w:rFonts w:ascii="Times New Roman" w:hAnsi="Times New Roman" w:cs="Times New Roman"/>
          <w:bCs/>
          <w:sz w:val="24"/>
          <w:szCs w:val="24"/>
        </w:rPr>
        <w:t>not a</w:t>
      </w:r>
      <w:r w:rsidR="00777D57" w:rsidRPr="00BC581F">
        <w:rPr>
          <w:rFonts w:ascii="Times New Roman" w:hAnsi="Times New Roman" w:cs="Times New Roman"/>
          <w:bCs/>
          <w:sz w:val="24"/>
          <w:szCs w:val="24"/>
        </w:rPr>
        <w:t xml:space="preserve"> </w:t>
      </w:r>
      <w:r w:rsidRPr="00BC581F">
        <w:rPr>
          <w:rFonts w:ascii="Times New Roman" w:hAnsi="Times New Roman" w:cs="Times New Roman"/>
          <w:bCs/>
          <w:sz w:val="24"/>
          <w:szCs w:val="24"/>
        </w:rPr>
        <w:t>long-term</w:t>
      </w:r>
      <w:r w:rsidR="00777D57" w:rsidRPr="00BC581F">
        <w:rPr>
          <w:rFonts w:ascii="Times New Roman" w:hAnsi="Times New Roman" w:cs="Times New Roman"/>
          <w:bCs/>
          <w:sz w:val="24"/>
          <w:szCs w:val="24"/>
        </w:rPr>
        <w:t xml:space="preserve"> </w:t>
      </w:r>
      <w:r w:rsidR="002B5F22" w:rsidRPr="00BC581F">
        <w:rPr>
          <w:rFonts w:ascii="Times New Roman" w:hAnsi="Times New Roman" w:cs="Times New Roman"/>
          <w:bCs/>
          <w:sz w:val="24"/>
          <w:szCs w:val="24"/>
        </w:rPr>
        <w:t>predicting tool</w:t>
      </w:r>
      <w:r w:rsidR="00777D57" w:rsidRPr="00BC581F">
        <w:rPr>
          <w:rFonts w:ascii="Times New Roman" w:hAnsi="Times New Roman" w:cs="Times New Roman"/>
          <w:bCs/>
          <w:sz w:val="24"/>
          <w:szCs w:val="24"/>
        </w:rPr>
        <w:t xml:space="preserve"> that </w:t>
      </w:r>
      <w:r w:rsidR="00226175" w:rsidRPr="00BC581F">
        <w:rPr>
          <w:rFonts w:ascii="Times New Roman" w:hAnsi="Times New Roman" w:cs="Times New Roman"/>
          <w:bCs/>
          <w:sz w:val="24"/>
          <w:szCs w:val="24"/>
        </w:rPr>
        <w:t>uses</w:t>
      </w:r>
      <w:r w:rsidR="00777D57" w:rsidRPr="00BC581F">
        <w:rPr>
          <w:rFonts w:ascii="Times New Roman" w:hAnsi="Times New Roman" w:cs="Times New Roman"/>
          <w:bCs/>
          <w:sz w:val="24"/>
          <w:szCs w:val="24"/>
        </w:rPr>
        <w:t xml:space="preserve"> data as fluctuating around a steady mean </w:t>
      </w:r>
      <w:r w:rsidR="001463A7" w:rsidRPr="00BC581F">
        <w:rPr>
          <w:rStyle w:val="FootnoteReference"/>
          <w:rFonts w:ascii="Times New Roman" w:hAnsi="Times New Roman" w:cs="Times New Roman"/>
          <w:bCs/>
          <w:color w:val="000000"/>
          <w:sz w:val="24"/>
          <w:szCs w:val="24"/>
        </w:rPr>
        <w:fldChar w:fldCharType="begin" w:fldLock="1"/>
      </w:r>
      <w:r w:rsidR="00100CBD" w:rsidRPr="00BC581F">
        <w:rPr>
          <w:rFonts w:ascii="Times New Roman" w:hAnsi="Times New Roman" w:cs="Times New Roman"/>
          <w:bCs/>
          <w:color w:val="000000"/>
          <w:sz w:val="24"/>
          <w:szCs w:val="24"/>
        </w:rPr>
        <w:instrText>ADDIN CSL_CITATION {"citationItems":[{"id":"ITEM-1","itemData":{"DOI":"10.1007/s42600-020-00105-4","ISSN":"24464740","abstract":"Purpose: Coronavirus disease is an irresistible infection caused by the respiratory disease coronavirus 2 (SARS-CoV-2). It was first found in Wuhan, China, in December 2019, and has since spread universally, causing a constant pandemic. On June 3, 2020, 6.37 million cases were found in 188 countries and regions. During pandemic prevention, this can minimize the impact of the disease on individuals and groups. A study was carried out on coronavirus to observe the number of cases, deaths, and recovery cases worldwide within a specific time period of 5 months. Based on this data, this research paper will predict the future spread of this infectious disease in human society. Methods: In our study, the dataset was taken from WHO “Data WHO Coronavirus Covid-19 cases and deaths-WHO-COVID-19-global-data”. This dataset contains information about the observation date, provenance/state, country/region, and latest updates. In this article, we implemented several forecasting techniques: naive method, simple average, moving average, single exponential smoothing, Holt linear trend method, Holt-Winters method and ARIMA, for comparison, and how these methods improve the Root mean square error score. Results: The naive method is best suited as described over all other methods. In the ARIMA model, utilizing grid search, we recognized a lot of boundaries that delivered the best-fit model for our time series data. By continuing the model, future predictions of death cases indicate that the number of deaths will increased by more than 600,000 by January 2021. Conclusion: This survey will support the government and experts in making arrangements for what is about to happen. Based on the findings of instantaneous model, these models can be adjusted to guide long time.","author":[{"dropping-particle":"","family":"Chaurasia","given":"Vikas","non-dropping-particle":"","parse-names":false,"suffix":""},{"dropping-particle":"","family":"Pal","given":"Saurabh","non-dropping-particle":"","parse-names":false,"suffix":""}],"container-title":"Research on Biomedical Engineering","id":"ITEM-1","issued":{"date-parts":[["2020","10"]]},"page":"1-13","publisher":"Springer Science and Business Media Deutschland GmbH","title":"Application of machine learning time series analysis for prediction COVID-19 pandemic","type":"article-journal"},"uris":["http://www.mendeley.com/documents/?uuid=ddf2c6d9-d1b9-377c-a1f9-7fc7a51a6342","http://www.mendeley.com/documents/?uuid=f52be3bd-6bc0-4d3a-88c3-f5736f7fd3ab","http://www.mendeley.com/documents/?uuid=d97c2ede-252a-4be1-b5f1-a91a92b640c9","http://www.mendeley.com/documents/?uuid=9b8b220d-7162-491a-9374-7f66668cc5c2","http://www.mendeley.com/documents/?uuid=9c6a2c12-2d90-4923-a7d1-99e8f624c807"]},{"id":"ITEM-2","itemData":{"DOI":"10.1080/1206212X.2019.1633762","ISSN":"19257074","abstract":"Seasonal influenza is an important infectious disease monitored by the Centers for Disease Control. Monitoring, early detection, and prediction of influenza outbreaks can accelerate life-saving public health responses. However, ensuring completeness and timeliness of all surveillance systems can be difficult. Current influenza surveillance systems can be supported through the estimation of influenza activity, which we aim to achieve by defining influenza cases through electronic medical records (EMRs) from Chang Gung Memorial Hospital and constructing predictive models for predicting the epidemic trend for influenza. In total, 84,820 influenza cases were matching the case definition in 2010–2015. Using the exponential smoothing model, autoregressive integrated moving average (ARIMA) model, and Prophet model, we trained the models with influenza cases from 2010 to 2014; we then renewed the models at different intervals and compared their capacities. The results show that the ARIMA model performs best in both Linkou and Kaohsiung branches. In conclusion, we successfully constructed an influenza epidemic predictive model based on EMRs, which may be used as a decision support tool for improving influenza surveillance, controlling infection, and managing resources.","author":[{"dropping-particle":"","family":"Tseng","given":"Yi Ju","non-dropping-particle":"","parse-names":false,"suffix":""},{"dropping-particle":"","family":"Shih","given":"Yu Lien","non-dropping-particle":"","parse-names":false,"suffix":""}],"container-title":"International Journal of Computers and Applications","id":"ITEM-2","issue":"6","issued":{"date-parts":[["2020","8"]]},"page":"616-621","publisher":"Taylor and Francis Ltd.","title":"Developing epidemic forecasting models to assist disease surveillance for influenza with electronic health records","type":"article-journal","volume":"42"},"uris":["http://www.mendeley.com/documents/?uuid=5c27877a-adec-32d6-a4db-e833d70bed55","http://www.mendeley.com/documents/?uuid=a8230725-a03c-4e5d-b516-d397360bd664","http://www.mendeley.com/documents/?uuid=3c90f761-dc11-4279-808a-13458ddcaa1c","http://www.mendeley.com/documents/?uuid=89bc22ba-d00e-4e46-a2c9-b27fba4abaa4","http://www.mendeley.com/documents/?uuid=a3942b1c-18ca-419a-873c-58450e8164ab"]},{"id":"ITEM-3","itemData":{"DOI":"10.1371/journal.pone.0242762","ISSN":"19326203","PMID":"33253248","abstract":"Objectives Forecasting epidemics like COVID-19 is of crucial importance, it will not only help the governments but also, the medical practitioners to know the future trajectory of the spread, which might help them with the best possible treatments, precautionary measures and protections. In this study, the popular autoregressive integrated moving average (ARIMA) will be used to forecast the cumulative number of confirmed, recovered cases, and the number of deaths in Pakistan from COVID-19 spanning June 25, 2020 to July 04, 2020 (10 days ahead forecast). Methods To meet the desire objectives, data for this study have been taken from the Ministry of National Health Service of Pakistan’s website from February 27, 2020 to June 24, 2020. Two different ARIMA models will be used to obtain the next 10 days ahead point and 95% interval forecast of the cumulative confirmed cases, recovered cases, and deaths. Statistical software, RStudio, with “forecast”, “ggplot2”, “tseries”, and “seasonal” packages have been used for data analysis. Results The forecasted cumulative confirmed cases, recovered, and the number of deaths up to July 04, 2020 are 231239 with a 95% prediction interval of (219648, 242832), 111616 with a prediction interval of (101063, 122168), and 5043 with a 95% prediction interval of (4791, 5295) respectively. Statistical measures i.e. root mean square error (RMSE) and mean absolute error (MAE) are used for model accuracy. It is evident from the analysis results that the ARIMA and seasonal ARIMA model is better than the other time series models in terms of forecasting accuracy and hence recommended to be used for forecasting epidemics like COVID-19. Conclusion It is concluded from this study that the forecasting accuracy of ARIMA models in terms of RMSE, and MAE are better than the other time series models, and therefore could be considered a good forecasting tool in forecasting the spread, recoveries, and deaths from the current outbreak of COVID-19. Besides, this study can also help the decision-makers in developing short-term strategies with regards to the current number of disease occurrences until an appropriate medication is developed.","author":[{"dropping-particle":"","family":"Ali","given":"Muhammad","non-dropping-particle":"","parse-names":false,"suffix":""},{"dropping-particle":"","family":"Khan","given":"Dost Muhammad","non-dropping-particle":"","parse-names":false,"suffix":""},{"dropping-particle":"","family":"Aamir","given":"Muhammad","non-dropping-particle":"","parse-names":false,"suffix":""},{"dropping-particle":"","family":"Khalil","given":"Umair","non-dropping-particle":"","parse-names":false,"suffix":""},{"dropping-particle":"","family":"Khan","given":"Zardad","non-dropping-particle":"","parse-names":false,"suffix":""}],"container-title":"PLoS ONE","editor":[{"dropping-particle":"","family":"Zeng","given":"Qiang","non-dropping-particle":"","parse-names":false,"suffix":""}],"id":"ITEM-3","issue":"11 November","issued":{"date-parts":[["2020","11"]]},"page":"e0242762","publisher":"Public Library of Science","title":"Forecasting COVID-19 in Pakistan","type":"article-journal","volume":"15"},"uris":["http://www.mendeley.com/documents/?uuid=beaac8b4-bc1a-3daf-b78a-1363c5101fd4","http://www.mendeley.com/documents/?uuid=0d1fde68-fca0-43f5-b9ae-334918e73a95","http://www.mendeley.com/documents/?uuid=11f71401-212d-42e8-9b35-5a350308d70d","http://www.mendeley.com/documents/?uuid=676b76ce-470b-4c09-bffc-f870741aa163","http://www.mendeley.com/documents/?uuid=de887d35-9acb-4731-b5fc-571a5920921b"]}],"mendeley":{"formattedCitation":"(34–36)","plainTextFormattedCitation":"(34–36)","previouslyFormattedCitation":"(36–38)"},"properties":{"noteIndex":0},"schema":"https://github.com/citation-style-language/schema/raw/master/csl-citation.json"}</w:instrText>
      </w:r>
      <w:r w:rsidR="001463A7" w:rsidRPr="00BC581F">
        <w:rPr>
          <w:rStyle w:val="FootnoteReference"/>
          <w:rFonts w:ascii="Times New Roman" w:hAnsi="Times New Roman" w:cs="Times New Roman"/>
          <w:bCs/>
          <w:color w:val="000000"/>
          <w:sz w:val="24"/>
          <w:szCs w:val="24"/>
        </w:rPr>
        <w:fldChar w:fldCharType="separate"/>
      </w:r>
      <w:r w:rsidR="00100CBD" w:rsidRPr="00BC581F">
        <w:rPr>
          <w:rFonts w:ascii="Times New Roman" w:hAnsi="Times New Roman" w:cs="Times New Roman"/>
          <w:noProof/>
          <w:color w:val="000000"/>
          <w:sz w:val="24"/>
          <w:szCs w:val="24"/>
          <w:lang w:val="en-US"/>
        </w:rPr>
        <w:t>(34–36)</w:t>
      </w:r>
      <w:r w:rsidR="001463A7" w:rsidRPr="00BC581F">
        <w:rPr>
          <w:rStyle w:val="FootnoteReference"/>
          <w:rFonts w:ascii="Times New Roman" w:hAnsi="Times New Roman" w:cs="Times New Roman"/>
          <w:bCs/>
          <w:color w:val="000000"/>
          <w:sz w:val="24"/>
          <w:szCs w:val="24"/>
        </w:rPr>
        <w:fldChar w:fldCharType="end"/>
      </w:r>
      <w:r w:rsidR="00777D57" w:rsidRPr="00BC581F">
        <w:rPr>
          <w:rFonts w:ascii="Times New Roman" w:hAnsi="Times New Roman" w:cs="Times New Roman"/>
          <w:bCs/>
          <w:sz w:val="24"/>
          <w:szCs w:val="24"/>
        </w:rPr>
        <w:t xml:space="preserve">. The </w:t>
      </w:r>
      <w:r w:rsidRPr="00BC581F">
        <w:rPr>
          <w:rFonts w:ascii="Times New Roman" w:hAnsi="Times New Roman" w:cs="Times New Roman"/>
          <w:bCs/>
          <w:sz w:val="24"/>
          <w:szCs w:val="24"/>
        </w:rPr>
        <w:t xml:space="preserve">R package ‘fpp2’  is use for running </w:t>
      </w:r>
      <w:r w:rsidR="00777D57" w:rsidRPr="00BC581F">
        <w:rPr>
          <w:rFonts w:ascii="Times New Roman" w:hAnsi="Times New Roman" w:cs="Times New Roman"/>
          <w:bCs/>
          <w:sz w:val="24"/>
          <w:szCs w:val="24"/>
        </w:rPr>
        <w:t xml:space="preserve">SES model </w:t>
      </w:r>
      <w:r w:rsidRPr="00BC581F">
        <w:rPr>
          <w:rFonts w:ascii="Times New Roman" w:hAnsi="Times New Roman" w:cs="Times New Roman"/>
          <w:bCs/>
          <w:sz w:val="24"/>
          <w:szCs w:val="24"/>
        </w:rPr>
        <w:t>in this study</w:t>
      </w:r>
      <w:r w:rsidR="00777D57" w:rsidRPr="00BC581F">
        <w:rPr>
          <w:rFonts w:ascii="Times New Roman" w:hAnsi="Times New Roman" w:cs="Times New Roman"/>
          <w:bCs/>
          <w:sz w:val="24"/>
          <w:szCs w:val="24"/>
        </w:rPr>
        <w:t xml:space="preserve">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author":[{"dropping-particle":"","family":"Data","given":"Title","non-dropping-particle":"","parse-names":false,"suffix":""},{"dropping-particle":"","family":"All","given":"Description","non-dropping-particle":"","parse-names":false,"suffix":""},{"dropping-particle":"","family":"Athanasopoulos","given":"George","non-dropping-particle":"","parse-names":false,"suffix":""},{"dropping-particle":"","family":"Ggally","given":"Suggests","non-dropping-particle":"","parse-names":false,"suffix":""},{"dropping-particle":"","family":"Utf-","given":"Encoding","non-dropping-particle":"","parse-names":false,"suffix":""},{"dropping-particle":"","family":"Gpl-","given":"License","non-dropping-particle":"","parse-names":false,"suffix":""},{"dropping-particle":"","family":"Hyndman","given":"Author Rob","non-dropping-particle":"","parse-names":false,"suffix":""}],"id":"ITEM-1","issued":{"date-parts":[["2020"]]},"page":"1-23","title":"Package ‘fpp2’","type":"article-journal"},"uris":["http://www.mendeley.com/documents/?uuid=5618e600-29a0-3869-8bba-c47f635cbcb3","http://www.mendeley.com/documents/?uuid=382e77f5-f42c-472e-9c30-c98fce91fbde","http://www.mendeley.com/documents/?uuid=966fcd25-f276-492f-b65e-7293d4ea8f34"]}],"mendeley":{"formattedCitation":"(37)","plainTextFormattedCitation":"(37)","previouslyFormattedCitation":"(39)"},"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bCs/>
          <w:noProof/>
          <w:sz w:val="24"/>
          <w:szCs w:val="24"/>
          <w:lang w:val="en-US"/>
        </w:rPr>
        <w:t>(37)</w:t>
      </w:r>
      <w:r w:rsidR="001463A7" w:rsidRPr="00BC581F">
        <w:rPr>
          <w:rStyle w:val="FootnoteReference"/>
          <w:rFonts w:ascii="Times New Roman" w:hAnsi="Times New Roman" w:cs="Times New Roman"/>
          <w:sz w:val="24"/>
          <w:szCs w:val="24"/>
        </w:rPr>
        <w:fldChar w:fldCharType="end"/>
      </w:r>
      <w:r w:rsidR="00777D57" w:rsidRPr="00BC581F">
        <w:rPr>
          <w:rFonts w:ascii="Times New Roman" w:hAnsi="Times New Roman" w:cs="Times New Roman"/>
          <w:bCs/>
          <w:sz w:val="24"/>
          <w:szCs w:val="24"/>
        </w:rPr>
        <w:t>.</w:t>
      </w:r>
    </w:p>
    <w:p w:rsidR="009D5C87" w:rsidRPr="00BC581F" w:rsidRDefault="009D5C87" w:rsidP="00016BD9">
      <w:pPr>
        <w:spacing w:after="0" w:line="360" w:lineRule="auto"/>
        <w:jc w:val="both"/>
        <w:rPr>
          <w:rFonts w:ascii="Times New Roman" w:hAnsi="Times New Roman" w:cs="Times New Roman"/>
          <w:bCs/>
          <w:sz w:val="24"/>
          <w:szCs w:val="24"/>
        </w:rPr>
      </w:pPr>
    </w:p>
    <w:p w:rsidR="009D5C87" w:rsidRPr="00BC581F" w:rsidRDefault="00017B4E" w:rsidP="00016BD9">
      <w:pPr>
        <w:spacing w:after="0" w:line="360" w:lineRule="auto"/>
        <w:jc w:val="both"/>
        <w:rPr>
          <w:rFonts w:ascii="Times New Roman" w:eastAsia="Calibri" w:hAnsi="Times New Roman" w:cs="Times New Roman"/>
          <w:b/>
          <w:bCs/>
          <w:sz w:val="24"/>
          <w:szCs w:val="24"/>
        </w:rPr>
      </w:pPr>
      <w:r w:rsidRPr="00BC581F">
        <w:rPr>
          <w:rFonts w:ascii="Times New Roman" w:eastAsia="Calibri" w:hAnsi="Times New Roman" w:cs="Times New Roman"/>
          <w:b/>
          <w:bCs/>
          <w:sz w:val="24"/>
          <w:szCs w:val="24"/>
        </w:rPr>
        <w:t xml:space="preserve"> ARIMA Model (</w:t>
      </w:r>
      <w:r w:rsidR="00777D57" w:rsidRPr="00BC581F">
        <w:rPr>
          <w:rFonts w:ascii="Times New Roman" w:eastAsia="Calibri" w:hAnsi="Times New Roman" w:cs="Times New Roman"/>
          <w:b/>
          <w:bCs/>
          <w:sz w:val="24"/>
          <w:szCs w:val="24"/>
        </w:rPr>
        <w:t>Auto-Regres</w:t>
      </w:r>
      <w:r w:rsidRPr="00BC581F">
        <w:rPr>
          <w:rFonts w:ascii="Times New Roman" w:eastAsia="Calibri" w:hAnsi="Times New Roman" w:cs="Times New Roman"/>
          <w:b/>
          <w:bCs/>
          <w:sz w:val="24"/>
          <w:szCs w:val="24"/>
        </w:rPr>
        <w:t>sive Integrated Moving Average)</w:t>
      </w:r>
      <w:r w:rsidR="00777D57" w:rsidRPr="00BC581F">
        <w:rPr>
          <w:rFonts w:ascii="Times New Roman" w:eastAsia="Calibri" w:hAnsi="Times New Roman" w:cs="Times New Roman"/>
          <w:b/>
          <w:bCs/>
          <w:sz w:val="24"/>
          <w:szCs w:val="24"/>
        </w:rPr>
        <w:t>:</w:t>
      </w:r>
    </w:p>
    <w:p w:rsidR="009D5C87" w:rsidRPr="00BC581F" w:rsidRDefault="00777D57" w:rsidP="00016BD9">
      <w:pPr>
        <w:spacing w:after="0" w:line="360" w:lineRule="auto"/>
        <w:jc w:val="both"/>
        <w:rPr>
          <w:rFonts w:ascii="Times New Roman" w:eastAsia="Calibri" w:hAnsi="Times New Roman" w:cs="Times New Roman"/>
          <w:sz w:val="24"/>
          <w:szCs w:val="24"/>
        </w:rPr>
      </w:pPr>
      <w:r w:rsidRPr="00BC581F">
        <w:rPr>
          <w:rFonts w:ascii="Times New Roman" w:eastAsia="Calibri" w:hAnsi="Times New Roman" w:cs="Times New Roman"/>
          <w:sz w:val="24"/>
          <w:szCs w:val="24"/>
        </w:rPr>
        <w:t xml:space="preserve">We used </w:t>
      </w:r>
      <w:r w:rsidR="00C81011" w:rsidRPr="00BC581F">
        <w:rPr>
          <w:rFonts w:ascii="Times New Roman" w:eastAsia="Calibri" w:hAnsi="Times New Roman" w:cs="Times New Roman"/>
          <w:sz w:val="24"/>
          <w:szCs w:val="24"/>
        </w:rPr>
        <w:t>the</w:t>
      </w:r>
      <w:r w:rsidRPr="00BC581F">
        <w:rPr>
          <w:rFonts w:ascii="Times New Roman" w:eastAsia="Calibri" w:hAnsi="Times New Roman" w:cs="Times New Roman"/>
          <w:sz w:val="24"/>
          <w:szCs w:val="24"/>
        </w:rPr>
        <w:t xml:space="preserve"> ARIMA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10.1136/bmj.m4057","ISSN":"1756-1833","PMID":"33077424","author":[{"dropping-particle":"","family":"Dyer","given":"Owen","non-dropping-particle":"","parse-names":false,"suffix":""}],"container-title":"BMJ","id":"ITEM-1","issued":{"date-parts":[["2020","10"]]},"page":"m4057","title":"Covid-19: Remdesivir has little or no impact on survival, WHO trial shows","type":"article-journal","volume":"371"},"uris":["http://www.mendeley.com/documents/?uuid=4e255f4b-ed96-4f90-8676-1d1013a547d6","http://www.mendeley.com/documents/?uuid=7039de27-ddab-4588-b5ce-7d1b9099c7e8","http://www.mendeley.com/documents/?uuid=2fe33774-941b-4a74-91c6-9cba1f479451"]}],"mendeley":{"formattedCitation":"(38)","plainTextFormattedCitation":"(38)","previouslyFormattedCitation":"(40)"},"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(38)</w:t>
      </w:r>
      <w:r w:rsidR="001463A7" w:rsidRPr="00BC581F">
        <w:rPr>
          <w:rStyle w:val="FootnoteReference"/>
          <w:rFonts w:ascii="Times New Roman" w:hAnsi="Times New Roman" w:cs="Times New Roman"/>
          <w:sz w:val="24"/>
          <w:szCs w:val="24"/>
        </w:rPr>
        <w:fldChar w:fldCharType="end"/>
      </w:r>
      <w:r w:rsidR="00C81011" w:rsidRPr="00BC581F">
        <w:rPr>
          <w:rFonts w:ascii="Times New Roman" w:hAnsi="Times New Roman" w:cs="Times New Roman"/>
          <w:sz w:val="24"/>
          <w:szCs w:val="24"/>
        </w:rPr>
        <w:t>,</w:t>
      </w:r>
      <w:r w:rsidRPr="00BC581F">
        <w:rPr>
          <w:rFonts w:ascii="Times New Roman" w:eastAsia="Calibri" w:hAnsi="Times New Roman" w:cs="Times New Roman"/>
          <w:sz w:val="24"/>
          <w:szCs w:val="24"/>
        </w:rPr>
        <w:t xml:space="preserve"> </w:t>
      </w:r>
      <w:r w:rsidR="00C81011" w:rsidRPr="00BC581F">
        <w:rPr>
          <w:rFonts w:ascii="Times New Roman" w:eastAsia="Calibri" w:hAnsi="Times New Roman" w:cs="Times New Roman"/>
          <w:sz w:val="24"/>
          <w:szCs w:val="24"/>
        </w:rPr>
        <w:t xml:space="preserve">which is a statistical, data-oriented analysis that interprets a perfect model by using the structure of the data itself </w:t>
      </w:r>
      <w:r w:rsidR="00C81011" w:rsidRPr="00BC581F">
        <w:rPr>
          <w:rFonts w:ascii="Times New Roman" w:hAnsi="Times New Roman" w:cs="Times New Roman"/>
          <w:sz w:val="24"/>
          <w:szCs w:val="24"/>
        </w:rPr>
        <w:t xml:space="preserve"> </w:t>
      </w:r>
      <w:r w:rsidRPr="00BC581F">
        <w:rPr>
          <w:rFonts w:ascii="Times New Roman" w:eastAsia="Calibri" w:hAnsi="Times New Roman" w:cs="Times New Roman"/>
          <w:sz w:val="24"/>
          <w:szCs w:val="24"/>
        </w:rPr>
        <w:t>to forecast the trend of daily cumulative rCFR</w:t>
      </w:r>
      <w:r w:rsidR="00017B4E" w:rsidRPr="00BC581F">
        <w:rPr>
          <w:rFonts w:ascii="Times New Roman" w:eastAsia="Calibri" w:hAnsi="Times New Roman" w:cs="Times New Roman"/>
          <w:sz w:val="24"/>
          <w:szCs w:val="24"/>
        </w:rPr>
        <w:t xml:space="preserve">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K.","non-dropping-particle":"","parse-names":false,"suffix":""}],"id":"ITEM-1","issued":{"date-parts":[["2013","2"]]},"title":"An Introductory Study on Time Series Modeling and Forecasting","type":"article-journal"},"uris":["http://www.mendeley.com/documents/?uuid=d1725361-51ea-3004-82ed-753c8f94afed","http://www.mendeley.com/documents/?uuid=38aae5ab-94d7-4521-a3cb-a0ce6b35e8e4","http://www.mendeley.com/documents/?uuid=4c38a295-bf79-40a2-ab61-1701cac9a437"]}],"mendeley":{"formattedCitation":"(39)","plainTextFormattedCitation":"(39)","previouslyFormattedCitation":"(41)"},"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(39)</w:t>
      </w:r>
      <w:r w:rsidR="001463A7" w:rsidRPr="00BC581F">
        <w:rPr>
          <w:rStyle w:val="FootnoteReference"/>
          <w:rFonts w:ascii="Times New Roman" w:hAnsi="Times New Roman" w:cs="Times New Roman"/>
          <w:sz w:val="24"/>
          <w:szCs w:val="24"/>
        </w:rPr>
        <w:fldChar w:fldCharType="end"/>
      </w:r>
      <w:r w:rsidR="00C81011" w:rsidRPr="00BC581F">
        <w:rPr>
          <w:rFonts w:ascii="Times New Roman" w:eastAsia="Calibri" w:hAnsi="Times New Roman" w:cs="Times New Roman"/>
          <w:sz w:val="24"/>
          <w:szCs w:val="24"/>
        </w:rPr>
        <w:t xml:space="preserve"> </w:t>
      </w:r>
      <w:r w:rsidRPr="00BC581F">
        <w:rPr>
          <w:rFonts w:ascii="Times New Roman" w:eastAsia="Calibri" w:hAnsi="Times New Roman" w:cs="Times New Roman"/>
          <w:sz w:val="24"/>
          <w:szCs w:val="24"/>
        </w:rPr>
        <w:t xml:space="preserve">ARIMA models have the advantage of being able to perform </w:t>
      </w:r>
      <w:r w:rsidR="00017B4E" w:rsidRPr="00BC581F">
        <w:rPr>
          <w:rFonts w:ascii="Times New Roman" w:eastAsia="Calibri" w:hAnsi="Times New Roman" w:cs="Times New Roman"/>
          <w:sz w:val="24"/>
          <w:szCs w:val="24"/>
        </w:rPr>
        <w:t>time series data</w:t>
      </w:r>
      <w:r w:rsidRPr="00BC581F">
        <w:rPr>
          <w:rFonts w:ascii="Times New Roman" w:eastAsia="Calibri" w:hAnsi="Times New Roman" w:cs="Times New Roman"/>
          <w:sz w:val="24"/>
          <w:szCs w:val="24"/>
        </w:rPr>
        <w:t xml:space="preserve"> oriented analysis that uses recent data to predict the future </w:t>
      </w:r>
      <w:r w:rsidR="001463A7" w:rsidRPr="00BC581F">
        <w:rPr>
          <w:rStyle w:val="FootnoteReference"/>
          <w:rFonts w:ascii="Times New Roman" w:eastAsia="Calibri" w:hAnsi="Times New Roman" w:cs="Times New Roman"/>
          <w:sz w:val="24"/>
          <w:szCs w:val="24"/>
        </w:rPr>
        <w:fldChar w:fldCharType="begin" w:fldLock="1"/>
      </w:r>
      <w:r w:rsidR="00100CBD" w:rsidRPr="00BC581F">
        <w:rPr>
          <w:rFonts w:ascii="Times New Roman" w:eastAsia="Calibri" w:hAnsi="Times New Roman" w:cs="Times New Roman"/>
          <w:sz w:val="24"/>
          <w:szCs w:val="24"/>
        </w:rPr>
        <w:instrText>ADDIN CSL_CITATION {"citationItems":[{"id":"ITEM-1","itemData":{"DOI":"10.3390/APP10113880","ISSN":"20763417","abstract":"The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 2020, Vol. 10, Page 3880","id":"ITEM-1","issue":"11","issued":{"date-parts":[["2020","6"]]},"page":"3880","publisher":"Multidisciplinary Digital Publishing Institute","title":"COVID-19: A Comparison of Time Series Methods to Forecast Percentage of Active Cases per Population","type":"article-journal","volume":"10"},"uris":["http://www.mendeley.com/documents/?uuid=c2651f9d-19eb-3042-a86e-b0985ffa7194","http://www.mendeley.com/documents/?uuid=667c1bfc-6595-4477-9a52-5aa40ac7343f","http://www.mendeley.com/documents/?uuid=121adf42-03f7-4be7-9bc6-966ae53aa942"]}],"mendeley":{"formattedCitation":"(40)","plainTextFormattedCitation":"(40)","previouslyFormattedCitation":"(42)"},"properties":{"noteIndex":0},"schema":"https://github.com/citation-style-language/schema/raw/master/csl-citation.json"}</w:instrText>
      </w:r>
      <w:r w:rsidR="001463A7" w:rsidRPr="00BC581F">
        <w:rPr>
          <w:rStyle w:val="FootnoteReference"/>
          <w:rFonts w:ascii="Times New Roman" w:eastAsia="Calibri" w:hAnsi="Times New Roman" w:cs="Times New Roman"/>
          <w:sz w:val="24"/>
          <w:szCs w:val="24"/>
        </w:rPr>
        <w:fldChar w:fldCharType="separate"/>
      </w:r>
      <w:r w:rsidR="00100CBD" w:rsidRPr="00BC581F">
        <w:rPr>
          <w:rFonts w:ascii="Times New Roman" w:eastAsia="Calibri" w:hAnsi="Times New Roman" w:cs="Times New Roman"/>
          <w:bCs/>
          <w:noProof/>
          <w:sz w:val="24"/>
          <w:szCs w:val="24"/>
          <w:lang w:val="en-US"/>
        </w:rPr>
        <w:t>(40)</w:t>
      </w:r>
      <w:r w:rsidR="001463A7" w:rsidRPr="00BC581F">
        <w:rPr>
          <w:rStyle w:val="FootnoteReference"/>
          <w:rFonts w:ascii="Times New Roman" w:eastAsia="Calibri" w:hAnsi="Times New Roman" w:cs="Times New Roman"/>
          <w:sz w:val="24"/>
          <w:szCs w:val="24"/>
        </w:rPr>
        <w:fldChar w:fldCharType="end"/>
      </w:r>
      <w:r w:rsidRPr="00BC581F">
        <w:rPr>
          <w:rFonts w:ascii="Times New Roman" w:eastAsia="Calibri" w:hAnsi="Times New Roman" w:cs="Times New Roman"/>
          <w:sz w:val="24"/>
          <w:szCs w:val="24"/>
        </w:rPr>
        <w:t xml:space="preserve">. </w:t>
      </w:r>
      <w:r w:rsidR="00017B4E" w:rsidRPr="00BC581F">
        <w:rPr>
          <w:rFonts w:ascii="Times New Roman" w:eastAsia="Calibri" w:hAnsi="Times New Roman" w:cs="Times New Roman"/>
          <w:sz w:val="24"/>
          <w:szCs w:val="24"/>
        </w:rPr>
        <w:t>For running t</w:t>
      </w:r>
      <w:r w:rsidRPr="00BC581F">
        <w:rPr>
          <w:rFonts w:ascii="Times New Roman" w:eastAsia="Calibri" w:hAnsi="Times New Roman" w:cs="Times New Roman"/>
          <w:sz w:val="24"/>
          <w:szCs w:val="24"/>
        </w:rPr>
        <w:t>he ARIMA model</w:t>
      </w:r>
      <w:r w:rsidR="00017B4E" w:rsidRPr="00BC581F">
        <w:rPr>
          <w:rFonts w:ascii="Times New Roman" w:eastAsia="Calibri" w:hAnsi="Times New Roman" w:cs="Times New Roman"/>
          <w:sz w:val="24"/>
          <w:szCs w:val="24"/>
        </w:rPr>
        <w:t>,</w:t>
      </w:r>
      <w:r w:rsidRPr="00BC581F">
        <w:rPr>
          <w:rFonts w:ascii="Times New Roman" w:eastAsia="Calibri" w:hAnsi="Times New Roman" w:cs="Times New Roman"/>
          <w:sz w:val="24"/>
          <w:szCs w:val="24"/>
        </w:rPr>
        <w:t xml:space="preserve"> </w:t>
      </w:r>
      <w:r w:rsidR="00017B4E" w:rsidRPr="00BC581F">
        <w:rPr>
          <w:rFonts w:ascii="Times New Roman" w:eastAsia="Calibri" w:hAnsi="Times New Roman" w:cs="Times New Roman"/>
          <w:sz w:val="24"/>
          <w:szCs w:val="24"/>
        </w:rPr>
        <w:t>R package ‘forecast’ used in this study</w:t>
      </w:r>
      <w:r w:rsidRPr="00BC581F">
        <w:rPr>
          <w:rFonts w:ascii="Times New Roman" w:eastAsia="Calibri" w:hAnsi="Times New Roman" w:cs="Times New Roman"/>
          <w:sz w:val="24"/>
          <w:szCs w:val="24"/>
        </w:rPr>
        <w:t xml:space="preserve">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{"citationItems":[{"id":"ITEM-1","itemData":{"author":[{"dropping-particle":"","family":"Hyndman","given":"RJ","non-dropping-particle":"","parse-names":false,"suffix":""},{"dropping-particle":"","family":"…","given":"G Athanasopoulos - Online] https://cran. r","non-dropping-particle":"","parse-names":false,"suffix":""},{"dropping-particle":"","family":"2020","given":"Undefined","non-dropping-particle":"","parse-names":false,"suffix":""}],"container-title":"sunsite.icm.edu.pl","id":"ITEM-1","issued":{"date-parts":[["2020"]]},"title":"Package 'forecast' Title Forecasting Functions for Time Series and Linear Models Description Methods and tools for displaying and analysing univariate time series forecasts including exponential smoothing via state space models and automatic ARIMA modelli","type":"report"},"uris":["http://www.mendeley.com/documents/?uuid=9853b94b-1ba5-36b9-ad0e-d154d36eb7ff","http://www.mendeley.com/documents/?uuid=4a5d28ff-eb0b-4550-950f-0554e54f2742","http://www.mendeley.com/documents/?uuid=1a9623d3-682d-4369-a781-c42501bd7a4b"]}],"mendeley":{"formattedCitation":"(41)","plainTextFormattedCitation":"(41)","previouslyFormattedCitation":"(43)"},"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(41)</w:t>
      </w:r>
      <w:r w:rsidR="001463A7" w:rsidRPr="00BC581F">
        <w:rPr>
          <w:rStyle w:val="FootnoteReference"/>
          <w:rFonts w:ascii="Times New Roman" w:hAnsi="Times New Roman" w:cs="Times New Roman"/>
          <w:sz w:val="24"/>
          <w:szCs w:val="24"/>
        </w:rPr>
        <w:fldChar w:fldCharType="end"/>
      </w:r>
      <w:r w:rsidRPr="00BC581F">
        <w:rPr>
          <w:rFonts w:ascii="Times New Roman" w:eastAsia="Calibri" w:hAnsi="Times New Roman" w:cs="Times New Roman"/>
          <w:sz w:val="24"/>
          <w:szCs w:val="24"/>
        </w:rPr>
        <w:t>.</w:t>
      </w:r>
    </w:p>
    <w:p w:rsidR="00C81011" w:rsidRPr="00BC581F" w:rsidRDefault="00017B4E" w:rsidP="00016BD9">
      <w:pPr>
        <w:spacing w:line="360" w:lineRule="auto"/>
        <w:jc w:val="both"/>
        <w:rPr>
          <w:rFonts w:ascii="Times New Roman" w:hAnsi="Times New Roman" w:cs="Times New Roman"/>
          <w:sz w:val="24"/>
          <w:szCs w:val="24"/>
        </w:rPr>
      </w:pPr>
      <w:r w:rsidRPr="00BC581F">
        <w:rPr>
          <w:rFonts w:ascii="Times New Roman" w:hAnsi="Times New Roman" w:cs="Times New Roman"/>
          <w:sz w:val="24"/>
          <w:szCs w:val="24"/>
        </w:rPr>
        <w:t xml:space="preserve">The equation of this model </w:t>
      </w:r>
      <w:r w:rsidR="00C81011" w:rsidRPr="00BC581F">
        <w:rPr>
          <w:rFonts w:ascii="Times New Roman" w:hAnsi="Times New Roman" w:cs="Times New Roman"/>
          <w:sz w:val="24"/>
          <w:szCs w:val="24"/>
        </w:rPr>
        <w:t>is showed below by equation (1).</w:t>
      </w:r>
    </w:p>
    <w:p w:rsidR="00C81011" w:rsidRPr="00BC581F" w:rsidRDefault="00C81011" w:rsidP="00016BD9">
      <w:pPr>
        <w:tabs>
          <w:tab w:val="left" w:pos="945"/>
        </w:tabs>
        <w:spacing w:line="360" w:lineRule="auto"/>
        <w:jc w:val="center"/>
        <w:rPr>
          <w:rFonts w:ascii="Times New Roman" w:hAnsi="Times New Roman" w:cs="Times New Roman"/>
          <w:i/>
          <w:iCs/>
          <w:sz w:val="24"/>
          <w:szCs w:val="24"/>
        </w:rPr>
      </w:pPr>
      <w:r w:rsidRPr="00BC581F">
        <w:rPr>
          <w:rFonts w:ascii="Times New Roman" w:hAnsi="Times New Roman" w:cs="Times New Roman"/>
          <w:i/>
          <w:iCs/>
          <w:sz w:val="24"/>
          <w:szCs w:val="24"/>
        </w:rPr>
        <w:t xml:space="preserve">      φ</w:t>
      </w:r>
      <w:r w:rsidRPr="00BC581F">
        <w:rPr>
          <w:rFonts w:ascii="Times New Roman" w:hAnsi="Times New Roman" w:cs="Times New Roman"/>
          <w:i/>
          <w:iCs/>
          <w:sz w:val="24"/>
          <w:szCs w:val="24"/>
          <w:vertAlign w:val="subscript"/>
        </w:rPr>
        <w:t>p</w:t>
      </w:r>
      <w:r w:rsidRPr="00BC581F">
        <w:rPr>
          <w:rFonts w:ascii="Times New Roman" w:hAnsi="Times New Roman" w:cs="Times New Roman"/>
          <w:i/>
          <w:iCs/>
          <w:sz w:val="24"/>
          <w:szCs w:val="24"/>
        </w:rPr>
        <w:t>(B)Ф</w:t>
      </w:r>
      <w:r w:rsidRPr="00BC581F">
        <w:rPr>
          <w:rFonts w:ascii="Times New Roman" w:hAnsi="Times New Roman" w:cs="Times New Roman"/>
          <w:i/>
          <w:iCs/>
          <w:sz w:val="24"/>
          <w:szCs w:val="24"/>
          <w:vertAlign w:val="subscript"/>
        </w:rPr>
        <w:t>p</w:t>
      </w:r>
      <w:r w:rsidRPr="00BC581F">
        <w:rPr>
          <w:rFonts w:ascii="Times New Roman" w:hAnsi="Times New Roman" w:cs="Times New Roman"/>
          <w:i/>
          <w:iCs/>
          <w:sz w:val="24"/>
          <w:szCs w:val="24"/>
        </w:rPr>
        <w:t>(B</w:t>
      </w:r>
      <w:r w:rsidRPr="00BC581F">
        <w:rPr>
          <w:rFonts w:ascii="Times New Roman" w:hAnsi="Times New Roman" w:cs="Times New Roman"/>
          <w:i/>
          <w:iCs/>
          <w:sz w:val="24"/>
          <w:szCs w:val="24"/>
          <w:vertAlign w:val="superscript"/>
        </w:rPr>
        <w:t>5</w:t>
      </w:r>
      <w:r w:rsidRPr="00BC581F">
        <w:rPr>
          <w:rFonts w:ascii="Times New Roman" w:hAnsi="Times New Roman" w:cs="Times New Roman"/>
          <w:i/>
          <w:iCs/>
          <w:sz w:val="24"/>
          <w:szCs w:val="24"/>
        </w:rPr>
        <w:t>)</w:t>
      </w:r>
      <m:oMath>
        <m:sSubSup>
          <m:sSubSupPr>
            <m:ctrlPr>
              <w:rPr>
                <w:rFonts w:ascii="Cambria Math" w:hAnsi="Times New Roman" w:cs="Times New Roman"/>
                <w:i/>
                <w:iCs/>
                <w:sz w:val="24"/>
                <w:szCs w:val="24"/>
                <w:vertAlign w:val="superscript"/>
              </w:rPr>
            </m:ctrlPr>
          </m:sSubSupPr>
          <m:e>
            <m:r>
              <w:rPr>
                <w:rFonts w:ascii="Cambria Math" w:hAnsi="Cambria Math" w:cs="Times New Roman"/>
                <w:sz w:val="24"/>
                <w:szCs w:val="24"/>
              </w:rPr>
              <m:t>∇</m:t>
            </m:r>
          </m:e>
          <m:sub>
            <m:r>
              <w:rPr>
                <w:rFonts w:ascii="Cambria Math" w:hAnsi="Cambria Math" w:cs="Times New Roman"/>
                <w:sz w:val="24"/>
                <w:szCs w:val="24"/>
                <w:vertAlign w:val="superscript"/>
              </w:rPr>
              <m:t>s</m:t>
            </m:r>
          </m:sub>
          <m:sup>
            <m:r>
              <w:rPr>
                <w:rFonts w:ascii="Cambria Math" w:hAnsi="Cambria Math" w:cs="Times New Roman"/>
                <w:sz w:val="24"/>
                <w:szCs w:val="24"/>
                <w:vertAlign w:val="superscript"/>
              </w:rPr>
              <m:t>d</m:t>
            </m:r>
          </m:sup>
        </m:sSubSup>
      </m:oMath>
      <w:r w:rsidRPr="00BC581F">
        <w:rPr>
          <w:rFonts w:ascii="Cambria Math" w:hAnsi="Cambria Math" w:cs="Times New Roman"/>
          <w:i/>
          <w:iCs/>
          <w:sz w:val="24"/>
          <w:szCs w:val="24"/>
        </w:rPr>
        <w:t>∇</w:t>
      </w:r>
      <w:r w:rsidRPr="00BC581F">
        <w:rPr>
          <w:rFonts w:ascii="Times New Roman" w:hAnsi="Times New Roman" w:cs="Times New Roman"/>
          <w:i/>
          <w:iCs/>
          <w:sz w:val="24"/>
          <w:szCs w:val="24"/>
          <w:vertAlign w:val="superscript"/>
        </w:rPr>
        <w:t>D</w:t>
      </w:r>
      <w:r w:rsidRPr="00BC581F">
        <w:rPr>
          <w:rFonts w:ascii="Times New Roman" w:hAnsi="Times New Roman" w:cs="Times New Roman"/>
          <w:i/>
          <w:iCs/>
          <w:sz w:val="24"/>
          <w:szCs w:val="24"/>
        </w:rPr>
        <w:t>Z</w:t>
      </w:r>
      <w:r w:rsidRPr="00BC581F">
        <w:rPr>
          <w:rFonts w:ascii="Times New Roman" w:hAnsi="Times New Roman" w:cs="Times New Roman"/>
          <w:i/>
          <w:iCs/>
          <w:sz w:val="24"/>
          <w:szCs w:val="24"/>
          <w:vertAlign w:val="subscript"/>
        </w:rPr>
        <w:t xml:space="preserve">t = </w:t>
      </w:r>
      <w:r w:rsidRPr="00BC581F">
        <w:rPr>
          <w:rFonts w:ascii="Times New Roman" w:hAnsi="Times New Roman" w:cs="Times New Roman"/>
          <w:i/>
          <w:iCs/>
          <w:sz w:val="24"/>
          <w:szCs w:val="24"/>
        </w:rPr>
        <w:t>θ</w:t>
      </w:r>
      <w:r w:rsidRPr="00BC581F">
        <w:rPr>
          <w:rFonts w:ascii="Times New Roman" w:hAnsi="Times New Roman" w:cs="Times New Roman"/>
          <w:i/>
          <w:iCs/>
          <w:sz w:val="24"/>
          <w:szCs w:val="24"/>
          <w:vertAlign w:val="subscript"/>
        </w:rPr>
        <w:t>q</w:t>
      </w:r>
      <w:r w:rsidRPr="00BC581F">
        <w:rPr>
          <w:rFonts w:ascii="Times New Roman" w:hAnsi="Times New Roman" w:cs="Times New Roman"/>
          <w:i/>
          <w:iCs/>
          <w:sz w:val="24"/>
          <w:szCs w:val="24"/>
        </w:rPr>
        <w:t>(B)Θ</w:t>
      </w:r>
      <w:r w:rsidRPr="00BC581F">
        <w:rPr>
          <w:rFonts w:ascii="Times New Roman" w:hAnsi="Times New Roman" w:cs="Times New Roman"/>
          <w:i/>
          <w:iCs/>
          <w:sz w:val="24"/>
          <w:szCs w:val="24"/>
          <w:vertAlign w:val="subscript"/>
        </w:rPr>
        <w:t>Q</w:t>
      </w:r>
      <w:r w:rsidRPr="00BC581F">
        <w:rPr>
          <w:rFonts w:ascii="Times New Roman" w:hAnsi="Times New Roman" w:cs="Times New Roman"/>
          <w:i/>
          <w:iCs/>
          <w:sz w:val="24"/>
          <w:szCs w:val="24"/>
        </w:rPr>
        <w:t>(B</w:t>
      </w:r>
      <w:r w:rsidRPr="00BC581F">
        <w:rPr>
          <w:rFonts w:ascii="Times New Roman" w:hAnsi="Times New Roman" w:cs="Times New Roman"/>
          <w:i/>
          <w:iCs/>
          <w:sz w:val="24"/>
          <w:szCs w:val="24"/>
          <w:vertAlign w:val="superscript"/>
        </w:rPr>
        <w:t>5</w:t>
      </w:r>
      <w:r w:rsidRPr="00BC581F">
        <w:rPr>
          <w:rFonts w:ascii="Times New Roman" w:hAnsi="Times New Roman" w:cs="Times New Roman"/>
          <w:i/>
          <w:iCs/>
          <w:sz w:val="24"/>
          <w:szCs w:val="24"/>
        </w:rPr>
        <w:t>)a</w:t>
      </w:r>
      <w:r w:rsidRPr="00BC581F">
        <w:rPr>
          <w:rFonts w:ascii="Times New Roman" w:hAnsi="Times New Roman" w:cs="Times New Roman"/>
          <w:i/>
          <w:iCs/>
          <w:sz w:val="24"/>
          <w:szCs w:val="24"/>
          <w:vertAlign w:val="subscript"/>
        </w:rPr>
        <w:t>t..................................</w:t>
      </w:r>
      <w:r w:rsidRPr="00BC581F">
        <w:rPr>
          <w:rFonts w:ascii="Times New Roman" w:hAnsi="Times New Roman" w:cs="Times New Roman"/>
          <w:sz w:val="24"/>
          <w:szCs w:val="24"/>
        </w:rPr>
        <w:t xml:space="preserve"> equation (1)</w:t>
      </w:r>
    </w:p>
    <w:p w:rsidR="00C81011" w:rsidRPr="00BC581F" w:rsidRDefault="00017B4E" w:rsidP="00016BD9">
      <w:pPr>
        <w:spacing w:after="0" w:line="360" w:lineRule="auto"/>
        <w:jc w:val="both"/>
        <w:rPr>
          <w:rFonts w:ascii="Times New Roman" w:eastAsia="Calibri" w:hAnsi="Times New Roman" w:cs="Times New Roman"/>
          <w:sz w:val="24"/>
          <w:szCs w:val="24"/>
        </w:rPr>
      </w:pPr>
      <w:r w:rsidRPr="00BC581F">
        <w:rPr>
          <w:rFonts w:ascii="Times New Roman" w:eastAsia="Calibri" w:hAnsi="Times New Roman" w:cs="Times New Roman"/>
          <w:sz w:val="24"/>
          <w:szCs w:val="24"/>
        </w:rPr>
        <w:t>(</w:t>
      </w:r>
      <w:r w:rsidR="00C81011" w:rsidRPr="00BC581F">
        <w:rPr>
          <w:rFonts w:ascii="Times New Roman" w:eastAsia="Calibri" w:hAnsi="Times New Roman" w:cs="Times New Roman"/>
          <w:sz w:val="24"/>
          <w:szCs w:val="24"/>
        </w:rPr>
        <w:t xml:space="preserve">p </w:t>
      </w:r>
      <w:r w:rsidRPr="00BC581F">
        <w:rPr>
          <w:rFonts w:ascii="Times New Roman" w:eastAsia="Calibri" w:hAnsi="Times New Roman" w:cs="Times New Roman"/>
          <w:sz w:val="24"/>
          <w:szCs w:val="24"/>
        </w:rPr>
        <w:t>= N</w:t>
      </w:r>
      <w:r w:rsidR="00C81011" w:rsidRPr="00BC581F">
        <w:rPr>
          <w:rFonts w:ascii="Times New Roman" w:eastAsia="Calibri" w:hAnsi="Times New Roman" w:cs="Times New Roman"/>
          <w:sz w:val="24"/>
          <w:szCs w:val="24"/>
        </w:rPr>
        <w:t xml:space="preserve">on-seasonal auto regression, d </w:t>
      </w:r>
      <w:r w:rsidRPr="00BC581F">
        <w:rPr>
          <w:rFonts w:ascii="Times New Roman" w:eastAsia="Calibri" w:hAnsi="Times New Roman" w:cs="Times New Roman"/>
          <w:sz w:val="24"/>
          <w:szCs w:val="24"/>
        </w:rPr>
        <w:t>= R</w:t>
      </w:r>
      <w:r w:rsidR="00C81011" w:rsidRPr="00BC581F">
        <w:rPr>
          <w:rFonts w:ascii="Times New Roman" w:eastAsia="Calibri" w:hAnsi="Times New Roman" w:cs="Times New Roman"/>
          <w:sz w:val="24"/>
          <w:szCs w:val="24"/>
        </w:rPr>
        <w:t xml:space="preserve">egular differencing, q </w:t>
      </w:r>
      <w:r w:rsidRPr="00BC581F">
        <w:rPr>
          <w:rFonts w:ascii="Times New Roman" w:eastAsia="Calibri" w:hAnsi="Times New Roman" w:cs="Times New Roman"/>
          <w:sz w:val="24"/>
          <w:szCs w:val="24"/>
        </w:rPr>
        <w:t>= O</w:t>
      </w:r>
      <w:r w:rsidR="00C81011" w:rsidRPr="00BC581F">
        <w:rPr>
          <w:rFonts w:ascii="Times New Roman" w:eastAsia="Calibri" w:hAnsi="Times New Roman" w:cs="Times New Roman"/>
          <w:sz w:val="24"/>
          <w:szCs w:val="24"/>
        </w:rPr>
        <w:t xml:space="preserve">rder of non-seasonal MA, s </w:t>
      </w:r>
      <w:r w:rsidRPr="00BC581F">
        <w:rPr>
          <w:rFonts w:ascii="Times New Roman" w:eastAsia="Calibri" w:hAnsi="Times New Roman" w:cs="Times New Roman"/>
          <w:sz w:val="24"/>
          <w:szCs w:val="24"/>
        </w:rPr>
        <w:t>= L</w:t>
      </w:r>
      <w:r w:rsidR="00C81011" w:rsidRPr="00BC581F">
        <w:rPr>
          <w:rFonts w:ascii="Times New Roman" w:eastAsia="Calibri" w:hAnsi="Times New Roman" w:cs="Times New Roman"/>
          <w:sz w:val="24"/>
          <w:szCs w:val="24"/>
        </w:rPr>
        <w:t xml:space="preserve">ength of season </w:t>
      </w:r>
      <w:r w:rsidRPr="00BC581F">
        <w:rPr>
          <w:rFonts w:ascii="Times New Roman" w:eastAsia="Calibri" w:hAnsi="Times New Roman" w:cs="Times New Roman"/>
          <w:sz w:val="24"/>
          <w:szCs w:val="24"/>
        </w:rPr>
        <w:t>,</w:t>
      </w:r>
      <w:r w:rsidR="00C81011" w:rsidRPr="00BC581F">
        <w:rPr>
          <w:rFonts w:ascii="Times New Roman" w:eastAsia="Calibri" w:hAnsi="Times New Roman" w:cs="Times New Roman"/>
          <w:sz w:val="24"/>
          <w:szCs w:val="24"/>
        </w:rPr>
        <w:t xml:space="preserve"> φ </w:t>
      </w:r>
      <w:r w:rsidRPr="00BC581F">
        <w:rPr>
          <w:rFonts w:ascii="Times New Roman" w:eastAsia="Calibri" w:hAnsi="Times New Roman" w:cs="Times New Roman"/>
          <w:sz w:val="24"/>
          <w:szCs w:val="24"/>
        </w:rPr>
        <w:t xml:space="preserve">= </w:t>
      </w:r>
      <w:r w:rsidR="00C81011" w:rsidRPr="00BC581F">
        <w:rPr>
          <w:rFonts w:ascii="Times New Roman" w:eastAsia="Calibri" w:hAnsi="Times New Roman" w:cs="Times New Roman"/>
          <w:sz w:val="24"/>
          <w:szCs w:val="24"/>
        </w:rPr>
        <w:t xml:space="preserve">AR operator, Ф </w:t>
      </w:r>
      <w:r w:rsidRPr="00BC581F">
        <w:rPr>
          <w:rFonts w:ascii="Times New Roman" w:eastAsia="Calibri" w:hAnsi="Times New Roman" w:cs="Times New Roman"/>
          <w:sz w:val="24"/>
          <w:szCs w:val="24"/>
        </w:rPr>
        <w:t xml:space="preserve">= </w:t>
      </w:r>
      <w:r w:rsidR="00C81011" w:rsidRPr="00BC581F">
        <w:rPr>
          <w:rFonts w:ascii="Times New Roman" w:eastAsia="Calibri" w:hAnsi="Times New Roman" w:cs="Times New Roman"/>
          <w:sz w:val="24"/>
          <w:szCs w:val="24"/>
        </w:rPr>
        <w:t xml:space="preserve"> AR variabe, ∇d </w:t>
      </w:r>
      <w:r w:rsidRPr="00BC581F">
        <w:rPr>
          <w:rFonts w:ascii="Times New Roman" w:eastAsia="Calibri" w:hAnsi="Times New Roman" w:cs="Times New Roman"/>
          <w:sz w:val="24"/>
          <w:szCs w:val="24"/>
        </w:rPr>
        <w:t>= D</w:t>
      </w:r>
      <w:r w:rsidR="00C81011" w:rsidRPr="00BC581F">
        <w:rPr>
          <w:rFonts w:ascii="Times New Roman" w:eastAsia="Calibri" w:hAnsi="Times New Roman" w:cs="Times New Roman"/>
          <w:sz w:val="24"/>
          <w:szCs w:val="24"/>
        </w:rPr>
        <w:t xml:space="preserve">ifferencing operator, </w:t>
      </w:r>
      <m:oMath>
        <m:sSubSup>
          <m:sSubSupPr>
            <m:ctrlPr>
              <w:rPr>
                <w:rFonts w:ascii="Cambria Math" w:eastAsia="Calibri" w:hAnsi="Times New Roman" w:cs="Times New Roman"/>
                <w:sz w:val="24"/>
                <w:szCs w:val="24"/>
              </w:rPr>
            </m:ctrlPr>
          </m:sSubSupPr>
          <m:e>
            <m:r>
              <m:rPr>
                <m:sty m:val="p"/>
              </m:rPr>
              <w:rPr>
                <w:rFonts w:ascii="Cambria Math" w:eastAsia="Calibri" w:hAnsi="Cambria Math" w:cs="Times New Roman"/>
                <w:sz w:val="24"/>
                <w:szCs w:val="24"/>
              </w:rPr>
              <m:t>∇</m:t>
            </m:r>
          </m:e>
          <m:sub>
            <m:r>
              <m:rPr>
                <m:sty m:val="p"/>
              </m:rPr>
              <w:rPr>
                <w:rFonts w:ascii="Cambria Math" w:eastAsia="Calibri" w:hAnsi="Cambria Math" w:cs="Times New Roman"/>
                <w:sz w:val="24"/>
                <w:szCs w:val="24"/>
              </w:rPr>
              <m:t>s</m:t>
            </m:r>
          </m:sub>
          <m:sup>
            <m:r>
              <m:rPr>
                <m:sty m:val="p"/>
              </m:rPr>
              <w:rPr>
                <w:rFonts w:ascii="Cambria Math" w:eastAsia="Calibri" w:hAnsi="Cambria Math" w:cs="Times New Roman"/>
                <w:sz w:val="24"/>
                <w:szCs w:val="24"/>
              </w:rPr>
              <m:t>d</m:t>
            </m:r>
          </m:sup>
        </m:sSubSup>
      </m:oMath>
      <w:r w:rsidR="00C81011" w:rsidRPr="00BC581F">
        <w:rPr>
          <w:rFonts w:ascii="Times New Roman" w:eastAsia="Calibri" w:hAnsi="Times New Roman" w:cs="Times New Roman"/>
          <w:sz w:val="24"/>
          <w:szCs w:val="24"/>
        </w:rPr>
        <w:t xml:space="preserve"> </w:t>
      </w:r>
      <w:r w:rsidRPr="00BC581F">
        <w:rPr>
          <w:rFonts w:ascii="Times New Roman" w:eastAsia="Calibri" w:hAnsi="Times New Roman" w:cs="Times New Roman"/>
          <w:sz w:val="24"/>
          <w:szCs w:val="24"/>
        </w:rPr>
        <w:t>= S</w:t>
      </w:r>
      <w:r w:rsidR="00C81011" w:rsidRPr="00BC581F">
        <w:rPr>
          <w:rFonts w:ascii="Times New Roman" w:eastAsia="Calibri" w:hAnsi="Times New Roman" w:cs="Times New Roman"/>
          <w:sz w:val="24"/>
          <w:szCs w:val="24"/>
        </w:rPr>
        <w:t xml:space="preserve">easonal differencing operator, Zt </w:t>
      </w:r>
      <w:r w:rsidRPr="00BC581F">
        <w:rPr>
          <w:rFonts w:ascii="Times New Roman" w:eastAsia="Calibri" w:hAnsi="Times New Roman" w:cs="Times New Roman"/>
          <w:sz w:val="24"/>
          <w:szCs w:val="24"/>
        </w:rPr>
        <w:t>=   O</w:t>
      </w:r>
      <w:r w:rsidR="00C81011" w:rsidRPr="00BC581F">
        <w:rPr>
          <w:rFonts w:ascii="Times New Roman" w:eastAsia="Calibri" w:hAnsi="Times New Roman" w:cs="Times New Roman"/>
          <w:sz w:val="24"/>
          <w:szCs w:val="24"/>
        </w:rPr>
        <w:t xml:space="preserve">bserved value at t, θ </w:t>
      </w:r>
      <w:r w:rsidRPr="00BC581F">
        <w:rPr>
          <w:rFonts w:ascii="Times New Roman" w:eastAsia="Calibri" w:hAnsi="Times New Roman" w:cs="Times New Roman"/>
          <w:sz w:val="24"/>
          <w:szCs w:val="24"/>
        </w:rPr>
        <w:t xml:space="preserve">= </w:t>
      </w:r>
      <w:r w:rsidR="00C81011" w:rsidRPr="00BC581F">
        <w:rPr>
          <w:rFonts w:ascii="Times New Roman" w:eastAsia="Calibri" w:hAnsi="Times New Roman" w:cs="Times New Roman"/>
          <w:sz w:val="24"/>
          <w:szCs w:val="24"/>
        </w:rPr>
        <w:t xml:space="preserve">MA operator of q, Θ </w:t>
      </w:r>
      <w:r w:rsidRPr="00BC581F">
        <w:rPr>
          <w:rFonts w:ascii="Times New Roman" w:eastAsia="Calibri" w:hAnsi="Times New Roman" w:cs="Times New Roman"/>
          <w:sz w:val="24"/>
          <w:szCs w:val="24"/>
        </w:rPr>
        <w:t>= S</w:t>
      </w:r>
      <w:r w:rsidR="00C81011" w:rsidRPr="00BC581F">
        <w:rPr>
          <w:rFonts w:ascii="Times New Roman" w:eastAsia="Calibri" w:hAnsi="Times New Roman" w:cs="Times New Roman"/>
          <w:sz w:val="24"/>
          <w:szCs w:val="24"/>
        </w:rPr>
        <w:t xml:space="preserve">easonal MA parameter of Q and at </w:t>
      </w:r>
      <w:r w:rsidRPr="00BC581F">
        <w:rPr>
          <w:rFonts w:ascii="Times New Roman" w:eastAsia="Calibri" w:hAnsi="Times New Roman" w:cs="Times New Roman"/>
          <w:sz w:val="24"/>
          <w:szCs w:val="24"/>
        </w:rPr>
        <w:t>= N</w:t>
      </w:r>
      <w:r w:rsidR="00C81011" w:rsidRPr="00BC581F">
        <w:rPr>
          <w:rFonts w:ascii="Times New Roman" w:eastAsia="Calibri" w:hAnsi="Times New Roman" w:cs="Times New Roman"/>
          <w:sz w:val="24"/>
          <w:szCs w:val="24"/>
        </w:rPr>
        <w:t xml:space="preserve">oise </w:t>
      </w:r>
      <w:r w:rsidRPr="00BC581F">
        <w:rPr>
          <w:rFonts w:ascii="Times New Roman" w:eastAsia="Calibri" w:hAnsi="Times New Roman" w:cs="Times New Roman"/>
          <w:sz w:val="24"/>
          <w:szCs w:val="24"/>
        </w:rPr>
        <w:t>component (0, σ2)).</w:t>
      </w:r>
    </w:p>
    <w:p w:rsidR="009D5C87" w:rsidRPr="00BC581F" w:rsidRDefault="009D5C87" w:rsidP="00016BD9">
      <w:pPr>
        <w:spacing w:after="0" w:line="360" w:lineRule="auto"/>
        <w:jc w:val="both"/>
        <w:rPr>
          <w:rFonts w:ascii="Times New Roman" w:eastAsia="Calibri" w:hAnsi="Times New Roman" w:cs="Times New Roman"/>
          <w:color w:val="000000"/>
          <w:sz w:val="24"/>
          <w:szCs w:val="24"/>
        </w:rPr>
      </w:pPr>
    </w:p>
    <w:p w:rsidR="009D5C87" w:rsidRPr="00BC581F" w:rsidRDefault="00017B4E" w:rsidP="00016BD9">
      <w:pPr>
        <w:spacing w:after="0" w:line="360" w:lineRule="auto"/>
        <w:jc w:val="both"/>
        <w:rPr>
          <w:rFonts w:ascii="Times New Roman" w:eastAsia="Calibri" w:hAnsi="Times New Roman" w:cs="Times New Roman"/>
          <w:color w:val="000000"/>
          <w:sz w:val="24"/>
          <w:szCs w:val="24"/>
        </w:rPr>
      </w:pPr>
      <w:r w:rsidRPr="00BC581F">
        <w:rPr>
          <w:rFonts w:ascii="Times New Roman" w:eastAsia="Calibri" w:hAnsi="Times New Roman" w:cs="Times New Roman"/>
          <w:b/>
          <w:bCs/>
          <w:color w:val="000000"/>
          <w:sz w:val="24"/>
          <w:szCs w:val="24"/>
        </w:rPr>
        <w:t>Prophet Model (Automatic Forecasting time-series model)</w:t>
      </w:r>
      <w:r w:rsidR="00777D57" w:rsidRPr="00BC581F">
        <w:rPr>
          <w:rFonts w:ascii="Times New Roman" w:eastAsia="Calibri" w:hAnsi="Times New Roman" w:cs="Times New Roman"/>
          <w:b/>
          <w:bCs/>
          <w:color w:val="000000"/>
          <w:sz w:val="24"/>
          <w:szCs w:val="24"/>
        </w:rPr>
        <w:t>:</w:t>
      </w:r>
    </w:p>
    <w:p w:rsidR="00C81011" w:rsidRPr="00BC581F" w:rsidRDefault="00017B4E" w:rsidP="00016BD9">
      <w:pPr>
        <w:spacing w:after="0" w:line="360" w:lineRule="auto"/>
        <w:rPr>
          <w:rFonts w:ascii="Times New Roman" w:eastAsia="Calibri" w:hAnsi="Times New Roman" w:cs="Times New Roman"/>
          <w:color w:val="000000"/>
          <w:sz w:val="24"/>
          <w:szCs w:val="24"/>
        </w:rPr>
      </w:pPr>
      <w:r w:rsidRPr="00BC581F">
        <w:rPr>
          <w:rFonts w:ascii="Times New Roman" w:eastAsia="Calibri" w:hAnsi="Times New Roman" w:cs="Times New Roman"/>
          <w:color w:val="000000"/>
          <w:sz w:val="24"/>
          <w:szCs w:val="24"/>
        </w:rPr>
        <w:t xml:space="preserve">In this study Prophet model </w:t>
      </w:r>
      <w:r w:rsidR="00777D57" w:rsidRPr="00BC581F">
        <w:rPr>
          <w:rFonts w:ascii="Times New Roman" w:eastAsia="Calibri" w:hAnsi="Times New Roman" w:cs="Times New Roman"/>
          <w:color w:val="000000"/>
          <w:sz w:val="24"/>
          <w:szCs w:val="24"/>
        </w:rPr>
        <w:t xml:space="preserve">also used </w:t>
      </w:r>
      <w:r w:rsidRPr="00BC581F">
        <w:rPr>
          <w:rFonts w:ascii="Times New Roman" w:eastAsia="Calibri" w:hAnsi="Times New Roman" w:cs="Times New Roman"/>
          <w:color w:val="000000"/>
          <w:sz w:val="24"/>
          <w:szCs w:val="24"/>
        </w:rPr>
        <w:t>to analyse time series data</w:t>
      </w:r>
      <w:r w:rsidR="00777D57" w:rsidRPr="00BC581F">
        <w:rPr>
          <w:rFonts w:ascii="Times New Roman" w:eastAsia="Calibri" w:hAnsi="Times New Roman" w:cs="Times New Roman"/>
          <w:color w:val="000000"/>
          <w:sz w:val="24"/>
          <w:szCs w:val="24"/>
        </w:rPr>
        <w:t xml:space="preserve"> using the R package “prophet” to </w:t>
      </w:r>
      <w:r w:rsidRPr="00BC581F">
        <w:rPr>
          <w:rFonts w:ascii="Times New Roman" w:eastAsia="Calibri" w:hAnsi="Times New Roman" w:cs="Times New Roman"/>
          <w:color w:val="000000"/>
          <w:sz w:val="24"/>
          <w:szCs w:val="24"/>
        </w:rPr>
        <w:t>observe</w:t>
      </w:r>
      <w:r w:rsidR="00777D57" w:rsidRPr="00BC581F">
        <w:rPr>
          <w:rFonts w:ascii="Times New Roman" w:eastAsia="Calibri" w:hAnsi="Times New Roman" w:cs="Times New Roman"/>
          <w:color w:val="000000"/>
          <w:sz w:val="24"/>
          <w:szCs w:val="24"/>
        </w:rPr>
        <w:t xml:space="preserve"> the 10-days </w:t>
      </w:r>
      <w:r w:rsidRPr="00BC581F">
        <w:rPr>
          <w:rFonts w:ascii="Times New Roman" w:eastAsia="Calibri" w:hAnsi="Times New Roman" w:cs="Times New Roman"/>
          <w:color w:val="000000"/>
          <w:sz w:val="24"/>
          <w:szCs w:val="24"/>
        </w:rPr>
        <w:t>CFR</w:t>
      </w:r>
      <w:r w:rsidR="00777D57" w:rsidRPr="00BC581F">
        <w:rPr>
          <w:rFonts w:ascii="Times New Roman" w:eastAsia="Calibri" w:hAnsi="Times New Roman" w:cs="Times New Roman"/>
          <w:color w:val="000000"/>
          <w:sz w:val="24"/>
          <w:szCs w:val="24"/>
        </w:rPr>
        <w:t xml:space="preserve"> and </w:t>
      </w:r>
      <w:r w:rsidRPr="00BC581F">
        <w:rPr>
          <w:rFonts w:ascii="Times New Roman" w:eastAsia="Calibri" w:hAnsi="Times New Roman" w:cs="Times New Roman"/>
          <w:color w:val="000000"/>
          <w:sz w:val="24"/>
          <w:szCs w:val="24"/>
        </w:rPr>
        <w:t>compared</w:t>
      </w:r>
      <w:r w:rsidR="00777D57" w:rsidRPr="00BC581F">
        <w:rPr>
          <w:rFonts w:ascii="Times New Roman" w:eastAsia="Calibri" w:hAnsi="Times New Roman" w:cs="Times New Roman"/>
          <w:color w:val="000000"/>
          <w:sz w:val="24"/>
          <w:szCs w:val="24"/>
        </w:rPr>
        <w:t xml:space="preserve"> it with rCFR</w:t>
      </w:r>
      <w:r w:rsidRPr="00BC581F">
        <w:rPr>
          <w:rFonts w:ascii="Times New Roman" w:eastAsia="Calibri" w:hAnsi="Times New Roman" w:cs="Times New Roman"/>
          <w:color w:val="000000"/>
          <w:sz w:val="24"/>
          <w:szCs w:val="24"/>
        </w:rPr>
        <w:t xml:space="preserve">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{"citationItems":[{"id":"ITEM-1","itemData":{"abstract":"Description 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Depends R (&gt;= 3.2.3), Rcpp (&gt;= 0.12.0), rlang (&gt;= 0.3.0.1) Imports dplyr (&gt;= 0.7.","author":[{"dropping-particle":"","family":"Letham","given":"Ben","non-dropping-particle":"","parse-names":false,"suffix":""}],"id":"ITEM-1","issued":{"date-parts":[["2019"]]},"page":"1-16","title":"Package 'prophet' Title Automatic Forecasting Procedure","type":"article-journal"},"uris":["http://www.mendeley.com/documents/?uuid=94775be8-9f87-37f2-b17f-a1bba40bf55c","http://www.mendeley.com/documents/?uuid=fc3cf26f-a044-400f-a29b-033ec05b4786","http://www.mendeley.com/documents/?uuid=416beaf3-2243-402e-96c2-c7c5fd5d3872"]}],"mendeley":{"formattedCitation":"(42)","plainTextFormattedCitation":"(42)","previouslyFormattedCitation":"(44)"},"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bCs/>
          <w:noProof/>
          <w:sz w:val="24"/>
          <w:szCs w:val="24"/>
          <w:lang w:val="en-US"/>
        </w:rPr>
        <w:t>(42)</w:t>
      </w:r>
      <w:r w:rsidR="001463A7" w:rsidRPr="00BC581F">
        <w:rPr>
          <w:rStyle w:val="FootnoteReference"/>
          <w:rFonts w:ascii="Times New Roman" w:hAnsi="Times New Roman" w:cs="Times New Roman"/>
          <w:sz w:val="24"/>
          <w:szCs w:val="24"/>
        </w:rPr>
        <w:fldChar w:fldCharType="end"/>
      </w:r>
      <w:r w:rsidR="00777D57" w:rsidRPr="00BC581F">
        <w:rPr>
          <w:rFonts w:ascii="Times New Roman" w:eastAsia="Calibri" w:hAnsi="Times New Roman" w:cs="Times New Roman"/>
          <w:color w:val="000000"/>
          <w:sz w:val="24"/>
          <w:szCs w:val="24"/>
        </w:rPr>
        <w:t xml:space="preserve">.The Prophet model </w:t>
      </w:r>
      <w:r w:rsidRPr="00BC581F">
        <w:rPr>
          <w:rFonts w:ascii="Times New Roman" w:eastAsia="Calibri" w:hAnsi="Times New Roman" w:cs="Times New Roman"/>
          <w:color w:val="000000"/>
          <w:sz w:val="24"/>
          <w:szCs w:val="24"/>
        </w:rPr>
        <w:t>is used</w:t>
      </w:r>
      <w:r w:rsidR="00777D57" w:rsidRPr="00BC581F">
        <w:rPr>
          <w:rFonts w:ascii="Times New Roman" w:eastAsia="Calibri" w:hAnsi="Times New Roman" w:cs="Times New Roman"/>
          <w:color w:val="000000"/>
          <w:sz w:val="24"/>
          <w:szCs w:val="24"/>
        </w:rPr>
        <w:t xml:space="preserve"> </w:t>
      </w:r>
      <w:r w:rsidRPr="00BC581F">
        <w:rPr>
          <w:rFonts w:ascii="Times New Roman" w:eastAsia="Calibri" w:hAnsi="Times New Roman" w:cs="Times New Roman"/>
          <w:color w:val="000000"/>
          <w:sz w:val="24"/>
          <w:szCs w:val="24"/>
        </w:rPr>
        <w:t xml:space="preserve">for </w:t>
      </w:r>
      <w:r w:rsidR="00777D57" w:rsidRPr="00BC581F">
        <w:rPr>
          <w:rFonts w:ascii="Times New Roman" w:eastAsia="Calibri" w:hAnsi="Times New Roman" w:cs="Times New Roman"/>
          <w:color w:val="000000"/>
          <w:sz w:val="24"/>
          <w:szCs w:val="24"/>
        </w:rPr>
        <w:t xml:space="preserve">irregular observations the data set and the model fits very quickly </w:t>
      </w:r>
      <w:r w:rsidR="001463A7" w:rsidRPr="00BC581F">
        <w:rPr>
          <w:rStyle w:val="FootnoteReference"/>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{"citationItems":[{"id":"ITEM-1","itemData":{"DOI":"10.1109/ICCCNT49239.2020.9225319","ISBN":"9781728168517","abstract":"Millions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virus.","author":[{"dropping-particle":"","family":"Kumar","given":"Naresh","non-dropping-particle":"","parse-names":false,"suffix":""},{"dropping-particle":"","family":"Susan","given":"Seba","non-dropping-particle":"","parse-names":false,"suffix":""}],"container-title":"2020 11th International Conference on Computing, Communication and Networking Technologies, ICCCNT 2020","id":"ITEM-1","issued":{"date-parts":[["2020","7"]]},"publisher":"Institute of Electrical and Electronics Engineers Inc.","title":"COVID-19 Pandemic Prediction using Time Series Forecasting Models","type":"paper-conference"},"uris":["http://www.mendeley.com/documents/?uuid=39f1b6d4-67da-35fb-8747-3b8e77e80926","http://www.mendeley.com/documents/?uuid=47785296-d222-44e9-a3e1-6965ad51abe1","http://www.mendeley.com/documents/?uuid=3fc53bf2-33ec-4922-9d72-974e99e8a586"]}],"mendeley":{"formattedCitation":"(43)","plainTextFormattedCitation":"(43)","previouslyFormattedCitation":"(45)"},"properties":{"noteIndex":0},"schema":"https://github.com/citation-style-language/schema/raw/master/csl-citation.json"}</w:instrText>
      </w:r>
      <w:r w:rsidR="001463A7" w:rsidRPr="00BC581F">
        <w:rPr>
          <w:rStyle w:val="FootnoteReference"/>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(43)</w:t>
      </w:r>
      <w:r w:rsidR="001463A7" w:rsidRPr="00BC581F">
        <w:rPr>
          <w:rStyle w:val="FootnoteReference"/>
          <w:rFonts w:ascii="Times New Roman" w:hAnsi="Times New Roman" w:cs="Times New Roman"/>
          <w:sz w:val="24"/>
          <w:szCs w:val="24"/>
        </w:rPr>
        <w:fldChar w:fldCharType="end"/>
      </w:r>
      <w:r w:rsidR="00777D57" w:rsidRPr="00BC581F">
        <w:rPr>
          <w:rFonts w:ascii="Times New Roman" w:eastAsia="Calibri" w:hAnsi="Times New Roman" w:cs="Times New Roman"/>
          <w:color w:val="000000"/>
          <w:sz w:val="24"/>
          <w:szCs w:val="24"/>
        </w:rPr>
        <w:t xml:space="preserve">. The benefit is, it collects </w:t>
      </w:r>
      <w:r w:rsidRPr="00BC581F">
        <w:rPr>
          <w:rFonts w:ascii="Times New Roman" w:eastAsia="Calibri" w:hAnsi="Times New Roman" w:cs="Times New Roman"/>
          <w:color w:val="000000"/>
          <w:sz w:val="24"/>
          <w:szCs w:val="24"/>
        </w:rPr>
        <w:t>absent</w:t>
      </w:r>
      <w:r w:rsidR="00777D57" w:rsidRPr="00BC581F">
        <w:rPr>
          <w:rFonts w:ascii="Times New Roman" w:eastAsia="Calibri" w:hAnsi="Times New Roman" w:cs="Times New Roman"/>
          <w:color w:val="000000"/>
          <w:sz w:val="24"/>
          <w:szCs w:val="24"/>
        </w:rPr>
        <w:t xml:space="preserve"> data also and </w:t>
      </w:r>
      <w:r w:rsidRPr="00BC581F">
        <w:rPr>
          <w:rFonts w:ascii="Times New Roman" w:eastAsia="Calibri" w:hAnsi="Times New Roman" w:cs="Times New Roman"/>
          <w:color w:val="000000"/>
          <w:sz w:val="24"/>
          <w:szCs w:val="24"/>
        </w:rPr>
        <w:t xml:space="preserve">control </w:t>
      </w:r>
      <w:r w:rsidR="00777D57" w:rsidRPr="00BC581F">
        <w:rPr>
          <w:rFonts w:ascii="Times New Roman" w:eastAsia="Calibri" w:hAnsi="Times New Roman" w:cs="Times New Roman"/>
          <w:color w:val="000000"/>
          <w:sz w:val="24"/>
          <w:szCs w:val="24"/>
        </w:rPr>
        <w:t xml:space="preserve">outliers </w:t>
      </w:r>
      <w:r w:rsidRPr="00BC581F">
        <w:rPr>
          <w:rFonts w:ascii="Times New Roman" w:eastAsia="Calibri" w:hAnsi="Times New Roman" w:cs="Times New Roman"/>
          <w:color w:val="000000"/>
          <w:sz w:val="24"/>
          <w:szCs w:val="24"/>
        </w:rPr>
        <w:t>data set</w:t>
      </w:r>
      <w:r w:rsidR="00777D57" w:rsidRPr="00BC581F">
        <w:rPr>
          <w:rFonts w:ascii="Times New Roman" w:eastAsia="Calibri" w:hAnsi="Times New Roman" w:cs="Times New Roman"/>
          <w:color w:val="000000"/>
          <w:sz w:val="24"/>
          <w:szCs w:val="24"/>
        </w:rPr>
        <w:t xml:space="preserve"> </w:t>
      </w:r>
      <w:r w:rsidR="001463A7" w:rsidRPr="00BC581F">
        <w:rPr>
          <w:rStyle w:val="FootnoteReference"/>
          <w:rFonts w:ascii="Times New Roman" w:eastAsia="Calibri" w:hAnsi="Times New Roman" w:cs="Times New Roman"/>
          <w:color w:val="000000"/>
          <w:sz w:val="24"/>
          <w:szCs w:val="24"/>
        </w:rPr>
        <w:fldChar w:fldCharType="begin" w:fldLock="1"/>
      </w:r>
      <w:r w:rsidR="00100CBD" w:rsidRPr="00BC581F">
        <w:rPr>
          <w:rFonts w:ascii="Times New Roman" w:eastAsia="Calibri" w:hAnsi="Times New Roman" w:cs="Times New Roman"/>
          <w:color w:val="000000"/>
          <w:sz w:val="24"/>
          <w:szCs w:val="24"/>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0c809dbb-2d72-32d9-a2c7-4123a74e48b7","http://www.mendeley.com/documents/?uuid=34bb3cb1-9e28-4e90-9599-7f2bfe857261","http://www.mendeley.com/documents/?uuid=82811b9d-e415-4937-90c6-787ab81a5e83"]},{"id":"ITEM-2","itemData":{"DOI":"10.4269/ajtmh.20-1496","ISSN":"1476-1645","PMID":"33882025","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hygiene","id":"ITEM-2","issued":{"date-parts":[["2021","4"]]},"publisher":"Am J Trop Med Hyg","title":"The Global Case-Fatality Rate of COVID-19 Has Been Declining Since May 2020.","type":"article-journal"},"uris":["http://www.mendeley.com/documents/?uuid=cbeb19d4-40e8-4615-9ee8-660176acb789","http://www.mendeley.com/documents/?uuid=35e21171-66af-4a67-8149-1c6ae166d002","http://www.mendeley.com/documents/?uuid=0a8b3df6-fb28-36ea-a2c2-ff69607ca19c"]}],"mendeley":{"formattedCitation":"(27,44)","plainTextFormattedCitation":"(27,44)","previouslyFormattedCitation":"(28,46)"},"properties":{"noteIndex":0},"schema":"https://github.com/citation-style-language/schema/raw/master/csl-citation.json"}</w:instrText>
      </w:r>
      <w:r w:rsidR="001463A7" w:rsidRPr="00BC581F">
        <w:rPr>
          <w:rStyle w:val="FootnoteReference"/>
          <w:rFonts w:ascii="Times New Roman" w:eastAsia="Calibri" w:hAnsi="Times New Roman" w:cs="Times New Roman"/>
          <w:color w:val="000000"/>
          <w:sz w:val="24"/>
          <w:szCs w:val="24"/>
        </w:rPr>
        <w:fldChar w:fldCharType="separate"/>
      </w:r>
      <w:r w:rsidR="00100CBD" w:rsidRPr="00BC581F">
        <w:rPr>
          <w:rFonts w:ascii="Times New Roman" w:eastAsia="Calibri" w:hAnsi="Times New Roman" w:cs="Times New Roman"/>
          <w:bCs/>
          <w:noProof/>
          <w:color w:val="000000"/>
          <w:sz w:val="24"/>
          <w:szCs w:val="24"/>
          <w:lang w:val="en-US"/>
        </w:rPr>
        <w:t>(27,44)</w:t>
      </w:r>
      <w:r w:rsidR="001463A7" w:rsidRPr="00BC581F">
        <w:rPr>
          <w:rStyle w:val="FootnoteReference"/>
          <w:rFonts w:ascii="Times New Roman" w:eastAsia="Calibri" w:hAnsi="Times New Roman" w:cs="Times New Roman"/>
          <w:color w:val="000000"/>
          <w:sz w:val="24"/>
          <w:szCs w:val="24"/>
        </w:rPr>
        <w:fldChar w:fldCharType="end"/>
      </w:r>
      <w:r w:rsidR="00777D57" w:rsidRPr="00BC581F">
        <w:rPr>
          <w:rFonts w:ascii="Times New Roman" w:eastAsia="Calibri" w:hAnsi="Times New Roman" w:cs="Times New Roman"/>
          <w:color w:val="000000"/>
          <w:sz w:val="24"/>
          <w:szCs w:val="24"/>
        </w:rPr>
        <w:t>.</w:t>
      </w:r>
      <w:r w:rsidR="00C81011" w:rsidRPr="00BC581F">
        <w:rPr>
          <w:rFonts w:ascii="Times New Roman" w:eastAsia="Calibri" w:hAnsi="Times New Roman" w:cs="Times New Roman"/>
          <w:color w:val="000000"/>
          <w:sz w:val="24"/>
          <w:szCs w:val="24"/>
        </w:rPr>
        <w:t xml:space="preserve"> </w:t>
      </w:r>
      <w:r w:rsidR="00C81011" w:rsidRPr="00BC581F">
        <w:rPr>
          <w:rFonts w:ascii="Times New Roman" w:hAnsi="Times New Roman" w:cs="Times New Roman"/>
          <w:color w:val="000000" w:themeColor="text1"/>
          <w:sz w:val="24"/>
          <w:szCs w:val="24"/>
        </w:rPr>
        <w:t xml:space="preserve">Equation 2, used for </w:t>
      </w:r>
      <w:r w:rsidR="00C81011" w:rsidRPr="00BC581F">
        <w:rPr>
          <w:rFonts w:ascii="Times New Roman" w:eastAsia="Calibri" w:hAnsi="Times New Roman" w:cs="Times New Roman"/>
          <w:color w:val="000000"/>
          <w:sz w:val="24"/>
          <w:szCs w:val="24"/>
        </w:rPr>
        <w:t xml:space="preserve">Prophet analysis </w:t>
      </w:r>
      <w:r w:rsidR="001463A7" w:rsidRPr="00BC581F">
        <w:rPr>
          <w:rFonts w:ascii="Times New Roman" w:eastAsia="Calibri" w:hAnsi="Times New Roman" w:cs="Times New Roman"/>
          <w:color w:val="000000"/>
          <w:sz w:val="24"/>
          <w:szCs w:val="24"/>
        </w:rPr>
        <w:fldChar w:fldCharType="begin" w:fldLock="1"/>
      </w:r>
      <w:r w:rsidR="00100CBD" w:rsidRPr="00BC581F">
        <w:rPr>
          <w:rFonts w:ascii="Times New Roman" w:eastAsia="Calibri" w:hAnsi="Times New Roman" w:cs="Times New Roman"/>
          <w:color w:val="000000"/>
          <w:sz w:val="24"/>
          <w:szCs w:val="24"/>
        </w:rPr>
        <w:instrText>ADDIN CSL_CITATION {"citationItems":[{"id":"ITEM-1","itemData":{"author":[{"dropping-particle":"","family":"Facebook","given":"","non-dropping-particle":"","parse-names":false,"suffix":""}],"id":"ITEM-1","issued":{"date-parts":[["0"]]},"title":"Automatic forecasting procedure","type":"webpage"},"uris":["http://www.mendeley.com/documents/?uuid=8013f506-edbe-311e-9bd1-eb3a96cfc4f4","http://www.mendeley.com/documents/?uuid=a843b1ef-9c7e-40be-847d-eaac42a78294","http://www.mendeley.com/documents/?uuid=0b597a21-5b7d-437e-8e25-567821538013"]}],"mendeley":{"formattedCitation":"(45)","plainTextFormattedCitation":"(45)","previouslyFormattedCitation":"(47)"},"properties":{"noteIndex":0},"schema":"https://github.com/citation-style-language/schema/raw/master/csl-citation.json"}</w:instrText>
      </w:r>
      <w:r w:rsidR="001463A7" w:rsidRPr="00BC581F">
        <w:rPr>
          <w:rFonts w:ascii="Times New Roman" w:eastAsia="Calibri" w:hAnsi="Times New Roman" w:cs="Times New Roman"/>
          <w:color w:val="000000"/>
          <w:sz w:val="24"/>
          <w:szCs w:val="24"/>
        </w:rPr>
        <w:fldChar w:fldCharType="separate"/>
      </w:r>
      <w:r w:rsidR="00100CBD" w:rsidRPr="00BC581F">
        <w:rPr>
          <w:rFonts w:ascii="Times New Roman" w:eastAsia="Calibri" w:hAnsi="Times New Roman" w:cs="Times New Roman"/>
          <w:noProof/>
          <w:color w:val="000000"/>
          <w:sz w:val="24"/>
          <w:szCs w:val="24"/>
        </w:rPr>
        <w:t>(45)</w:t>
      </w:r>
      <w:r w:rsidR="001463A7" w:rsidRPr="00BC581F">
        <w:rPr>
          <w:rFonts w:ascii="Times New Roman" w:eastAsia="Calibri" w:hAnsi="Times New Roman" w:cs="Times New Roman"/>
          <w:color w:val="000000"/>
          <w:sz w:val="24"/>
          <w:szCs w:val="24"/>
        </w:rPr>
        <w:fldChar w:fldCharType="end"/>
      </w:r>
      <w:r w:rsidR="00C81011" w:rsidRPr="00BC581F">
        <w:rPr>
          <w:rFonts w:ascii="Times New Roman" w:eastAsia="Calibri" w:hAnsi="Times New Roman" w:cs="Times New Roman"/>
          <w:color w:val="000000"/>
          <w:sz w:val="24"/>
          <w:szCs w:val="24"/>
        </w:rPr>
        <w:t>.</w:t>
      </w:r>
    </w:p>
    <w:p w:rsidR="00C81011" w:rsidRPr="00BC581F" w:rsidRDefault="00C81011" w:rsidP="00016BD9">
      <w:pPr>
        <w:tabs>
          <w:tab w:val="left" w:pos="945"/>
        </w:tabs>
        <w:spacing w:line="360" w:lineRule="auto"/>
        <w:jc w:val="center"/>
        <w:rPr>
          <w:rFonts w:ascii="Times New Roman" w:hAnsi="Times New Roman" w:cs="Times New Roman"/>
          <w:i/>
          <w:iCs/>
          <w:sz w:val="24"/>
          <w:szCs w:val="24"/>
        </w:rPr>
      </w:pPr>
      <w:r w:rsidRPr="00BC581F">
        <w:rPr>
          <w:rFonts w:ascii="Times New Roman" w:hAnsi="Times New Roman" w:cs="Times New Roman"/>
          <w:i/>
          <w:iCs/>
          <w:color w:val="000000" w:themeColor="text1"/>
          <w:sz w:val="24"/>
          <w:szCs w:val="24"/>
        </w:rPr>
        <w:lastRenderedPageBreak/>
        <w:t xml:space="preserve">Y (t) = g(t) + s(t) + h(t) + </w:t>
      </w:r>
      <w:r w:rsidRPr="00BC581F">
        <w:rPr>
          <w:rFonts w:ascii="Cambria Math" w:hAnsi="Cambria Math" w:cs="Times New Roman"/>
          <w:i/>
          <w:iCs/>
          <w:color w:val="000000" w:themeColor="text1"/>
          <w:sz w:val="24"/>
          <w:szCs w:val="24"/>
        </w:rPr>
        <w:t>∈</w:t>
      </w:r>
      <w:r w:rsidRPr="00BC581F">
        <w:rPr>
          <w:rFonts w:ascii="Times New Roman" w:hAnsi="Times New Roman" w:cs="Times New Roman"/>
          <w:i/>
          <w:iCs/>
          <w:color w:val="000000" w:themeColor="text1"/>
          <w:sz w:val="24"/>
          <w:szCs w:val="24"/>
          <w:vertAlign w:val="subscript"/>
        </w:rPr>
        <w:t>t</w:t>
      </w:r>
      <w:r w:rsidRPr="00BC581F">
        <w:rPr>
          <w:rFonts w:ascii="Times New Roman" w:hAnsi="Times New Roman" w:cs="Times New Roman"/>
          <w:i/>
          <w:iCs/>
          <w:color w:val="000000" w:themeColor="text1"/>
          <w:sz w:val="24"/>
          <w:szCs w:val="24"/>
        </w:rPr>
        <w:t xml:space="preserve">   </w:t>
      </w:r>
      <w:r w:rsidRPr="00BC581F">
        <w:rPr>
          <w:rFonts w:ascii="Times New Roman" w:hAnsi="Times New Roman" w:cs="Times New Roman"/>
          <w:i/>
          <w:iCs/>
          <w:sz w:val="24"/>
          <w:szCs w:val="24"/>
          <w:vertAlign w:val="subscript"/>
        </w:rPr>
        <w:t>..................................</w:t>
      </w:r>
      <w:r w:rsidRPr="00BC581F">
        <w:rPr>
          <w:rFonts w:ascii="Times New Roman" w:hAnsi="Times New Roman" w:cs="Times New Roman"/>
          <w:sz w:val="24"/>
          <w:szCs w:val="24"/>
        </w:rPr>
        <w:t xml:space="preserve"> equation (2)</w:t>
      </w:r>
    </w:p>
    <w:p w:rsidR="00C81011" w:rsidRDefault="00017B4E" w:rsidP="00016BD9">
      <w:pPr>
        <w:spacing w:after="0" w:line="360" w:lineRule="auto"/>
        <w:rPr>
          <w:ins w:id="179" w:author="DELL" w:date="2022-05-02T02:16:00Z"/>
          <w:rFonts w:ascii="Times New Roman" w:eastAsia="Calibri" w:hAnsi="Times New Roman" w:cs="Times New Roman"/>
          <w:color w:val="000000"/>
          <w:sz w:val="24"/>
          <w:szCs w:val="24"/>
        </w:rPr>
      </w:pPr>
      <w:r w:rsidRPr="00BC581F">
        <w:rPr>
          <w:rFonts w:ascii="Times New Roman" w:eastAsia="Calibri" w:hAnsi="Times New Roman" w:cs="Times New Roman"/>
          <w:color w:val="000000"/>
          <w:sz w:val="24"/>
          <w:szCs w:val="24"/>
        </w:rPr>
        <w:t>(</w:t>
      </w:r>
      <w:r w:rsidR="008A7A00" w:rsidRPr="00BC581F">
        <w:rPr>
          <w:rFonts w:ascii="Times New Roman" w:eastAsia="Calibri" w:hAnsi="Times New Roman" w:cs="Times New Roman"/>
          <w:color w:val="000000"/>
          <w:sz w:val="24"/>
          <w:szCs w:val="24"/>
        </w:rPr>
        <w:t>g (</w:t>
      </w:r>
      <w:r w:rsidR="00C81011" w:rsidRPr="00BC581F">
        <w:rPr>
          <w:rFonts w:ascii="Times New Roman" w:eastAsia="Calibri" w:hAnsi="Times New Roman" w:cs="Times New Roman"/>
          <w:color w:val="000000"/>
          <w:sz w:val="24"/>
          <w:szCs w:val="24"/>
        </w:rPr>
        <w:t xml:space="preserve">t), </w:t>
      </w:r>
      <w:r w:rsidR="008A7A00" w:rsidRPr="00BC581F">
        <w:rPr>
          <w:rFonts w:ascii="Times New Roman" w:eastAsia="Calibri" w:hAnsi="Times New Roman" w:cs="Times New Roman"/>
          <w:color w:val="000000"/>
          <w:sz w:val="24"/>
          <w:szCs w:val="24"/>
        </w:rPr>
        <w:t>s (</w:t>
      </w:r>
      <w:r w:rsidR="00C81011" w:rsidRPr="00BC581F">
        <w:rPr>
          <w:rFonts w:ascii="Times New Roman" w:eastAsia="Calibri" w:hAnsi="Times New Roman" w:cs="Times New Roman"/>
          <w:color w:val="000000"/>
          <w:sz w:val="24"/>
          <w:szCs w:val="24"/>
        </w:rPr>
        <w:t xml:space="preserve">t), </w:t>
      </w:r>
      <w:r w:rsidR="008A7A00" w:rsidRPr="00BC581F">
        <w:rPr>
          <w:rFonts w:ascii="Times New Roman" w:eastAsia="Calibri" w:hAnsi="Times New Roman" w:cs="Times New Roman"/>
          <w:color w:val="000000"/>
          <w:sz w:val="24"/>
          <w:szCs w:val="24"/>
        </w:rPr>
        <w:t>h (</w:t>
      </w:r>
      <w:r w:rsidR="00C81011" w:rsidRPr="00BC581F">
        <w:rPr>
          <w:rFonts w:ascii="Times New Roman" w:eastAsia="Calibri" w:hAnsi="Times New Roman" w:cs="Times New Roman"/>
          <w:color w:val="000000"/>
          <w:sz w:val="24"/>
          <w:szCs w:val="24"/>
        </w:rPr>
        <w:t>t)</w:t>
      </w:r>
      <w:r w:rsidRPr="00BC581F">
        <w:rPr>
          <w:rFonts w:ascii="Times New Roman" w:eastAsia="Calibri" w:hAnsi="Times New Roman" w:cs="Times New Roman"/>
          <w:color w:val="000000"/>
          <w:sz w:val="24"/>
          <w:szCs w:val="24"/>
        </w:rPr>
        <w:t xml:space="preserve"> are model factors and</w:t>
      </w:r>
      <w:r w:rsidR="00C81011" w:rsidRPr="00BC581F">
        <w:rPr>
          <w:rFonts w:ascii="Times New Roman" w:eastAsia="Calibri" w:hAnsi="Times New Roman" w:cs="Times New Roman"/>
          <w:color w:val="000000"/>
          <w:sz w:val="24"/>
          <w:szCs w:val="24"/>
        </w:rPr>
        <w:t xml:space="preserve"> ∈t is </w:t>
      </w:r>
      <w:r w:rsidRPr="00BC581F">
        <w:rPr>
          <w:rFonts w:ascii="Times New Roman" w:eastAsia="Calibri" w:hAnsi="Times New Roman" w:cs="Times New Roman"/>
          <w:color w:val="000000"/>
          <w:sz w:val="24"/>
          <w:szCs w:val="24"/>
        </w:rPr>
        <w:t>used for</w:t>
      </w:r>
      <w:r w:rsidR="00C81011" w:rsidRPr="00BC581F">
        <w:rPr>
          <w:rFonts w:ascii="Times New Roman" w:eastAsia="Calibri" w:hAnsi="Times New Roman" w:cs="Times New Roman"/>
          <w:color w:val="000000"/>
          <w:sz w:val="24"/>
          <w:szCs w:val="24"/>
        </w:rPr>
        <w:t xml:space="preserve"> non-periodic changes</w:t>
      </w:r>
      <w:r w:rsidRPr="00BC581F">
        <w:rPr>
          <w:rFonts w:ascii="Times New Roman" w:eastAsia="Calibri" w:hAnsi="Times New Roman" w:cs="Times New Roman"/>
          <w:color w:val="000000"/>
          <w:sz w:val="24"/>
          <w:szCs w:val="24"/>
        </w:rPr>
        <w:t>)</w:t>
      </w:r>
      <w:r w:rsidR="005D69B1" w:rsidRPr="00BC581F">
        <w:rPr>
          <w:rFonts w:ascii="Times New Roman" w:eastAsia="Calibri" w:hAnsi="Times New Roman" w:cs="Times New Roman"/>
          <w:color w:val="000000"/>
          <w:sz w:val="24"/>
          <w:szCs w:val="24"/>
        </w:rPr>
        <w:t>.</w:t>
      </w:r>
    </w:p>
    <w:p w:rsidR="004309D5" w:rsidRDefault="004309D5" w:rsidP="00016BD9">
      <w:pPr>
        <w:spacing w:after="0" w:line="360" w:lineRule="auto"/>
        <w:rPr>
          <w:ins w:id="180" w:author="DELL" w:date="2022-05-02T02:16:00Z"/>
          <w:rFonts w:ascii="Times New Roman" w:eastAsia="Calibri" w:hAnsi="Times New Roman" w:cs="Times New Roman"/>
          <w:color w:val="000000"/>
          <w:sz w:val="24"/>
          <w:szCs w:val="24"/>
        </w:rPr>
      </w:pPr>
    </w:p>
    <w:p w:rsidR="004309D5" w:rsidRPr="003E4B2B" w:rsidRDefault="004309D5" w:rsidP="004309D5">
      <w:pPr>
        <w:jc w:val="both"/>
        <w:rPr>
          <w:ins w:id="181" w:author="DELL" w:date="2022-05-02T02:18:00Z"/>
          <w:rFonts w:ascii="Times New Roman" w:hAnsi="Times New Roman" w:cs="Times New Roman"/>
          <w:b/>
          <w:bCs/>
          <w:iCs/>
          <w:sz w:val="24"/>
          <w:szCs w:val="24"/>
        </w:rPr>
      </w:pPr>
      <w:ins w:id="182" w:author="DELL" w:date="2022-05-02T02:18:00Z">
        <w:r w:rsidRPr="003E4B2B">
          <w:rPr>
            <w:rFonts w:ascii="Times New Roman" w:hAnsi="Times New Roman" w:cs="Times New Roman"/>
            <w:b/>
            <w:bCs/>
            <w:iCs/>
            <w:sz w:val="24"/>
            <w:szCs w:val="24"/>
          </w:rPr>
          <w:t>Autoregressive Integrated Moving Average with Explanatory Variables (</w:t>
        </w:r>
        <w:bookmarkStart w:id="183" w:name="_Hlk69262431"/>
        <w:r w:rsidRPr="003E4B2B">
          <w:rPr>
            <w:rFonts w:ascii="Times New Roman" w:hAnsi="Times New Roman" w:cs="Times New Roman"/>
            <w:b/>
            <w:bCs/>
            <w:iCs/>
            <w:sz w:val="24"/>
            <w:szCs w:val="24"/>
          </w:rPr>
          <w:t>ARIMAX</w:t>
        </w:r>
        <w:bookmarkEnd w:id="183"/>
        <w:r w:rsidRPr="003E4B2B">
          <w:rPr>
            <w:rFonts w:ascii="Times New Roman" w:hAnsi="Times New Roman" w:cs="Times New Roman"/>
            <w:b/>
            <w:bCs/>
            <w:iCs/>
            <w:sz w:val="24"/>
            <w:szCs w:val="24"/>
          </w:rPr>
          <w:t>)</w:t>
        </w:r>
      </w:ins>
    </w:p>
    <w:p w:rsidR="004309D5" w:rsidRPr="003E4B2B" w:rsidRDefault="004309D5" w:rsidP="004309D5">
      <w:pPr>
        <w:jc w:val="both"/>
        <w:rPr>
          <w:ins w:id="184" w:author="DELL" w:date="2022-05-02T02:18:00Z"/>
          <w:rFonts w:ascii="Times New Roman" w:hAnsi="Times New Roman" w:cs="Times New Roman"/>
          <w:sz w:val="24"/>
          <w:szCs w:val="24"/>
        </w:rPr>
      </w:pPr>
      <w:ins w:id="185" w:author="DELL" w:date="2022-05-02T02:18:00Z">
        <w:r w:rsidRPr="003E4B2B">
          <w:rPr>
            <w:rFonts w:ascii="Times New Roman" w:hAnsi="Times New Roman" w:cs="Times New Roman"/>
            <w:sz w:val="24"/>
            <w:szCs w:val="24"/>
          </w:rPr>
          <w:t>ARIMA models accept a direct relationship between the time-series values and attempt to exploit these straight conditions in perceptions, in arrange to extricate nearby designs, whereas removing high-frequency commotion. But in this model, the information explanatory variable (X) is added with the ARIMA model for the accurate interpretation which is called ARIMAX (p, d, q)</w:t>
        </w:r>
        <w:bookmarkStart w:id="186" w:name="_Hlk69263060"/>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ongcharoen","given":"Chaleampong","non-dropping-particle":"","parse-names":false,"suffix":""},{"dropping-particle":"","family":"Kruangpradit","given":"Tapanee","non-dropping-particle":"","parse-names":false,"suffix":""}],"id":"ITEM-1","issued":{"date-parts":[["2013","6","23"]]},"title":"Autoregressive Integrated Moving Average with Explanatory Variable (ARIMAX) Model for Thailand Export","type":"book"},"uris":["http://www.mendeley.com/documents/?uuid=03660ccf-5478-4027-9b75-3d4344ef3bac","http://www.mendeley.com/documents/?uuid=681b4e88-141a-4c4b-b3a6-c97957b11d29"]}],"mendeley":{"formattedCitation":"(30)","plainTextFormattedCitation":"(30)","previouslyFormattedCitation":"(30)"},"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(30)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K.","non-dropping-particle":"","parse-names":false,"suffix":""}],"id":"ITEM-1","issued":{"date-parts":[["2013","2","26"]]},"title":"An Introductory Study on Time Series Modeling and Forecasting","type":"article-journal"},"uris":["http://www.mendeley.com/documents/?uuid=2e2421bf-6bcd-41e1-ba21-e56b1e761d05","http://www.mendeley.com/documents/?uuid=0950f18e-d971-465f-9eea-23c6b8408d62"]}],"mendeley":{"formattedCitation":"(31)","plainTextFormattedCitation":"(31)","previouslyFormattedCitation":"(31)"},"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(31)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w:t>
        </w:r>
        <w:bookmarkEnd w:id="186"/>
        <w:r w:rsidRPr="003E4B2B">
          <w:rPr>
            <w:rFonts w:ascii="Times New Roman" w:hAnsi="Times New Roman" w:cs="Times New Roman"/>
            <w:sz w:val="24"/>
            <w:szCs w:val="24"/>
          </w:rPr>
          <w:t xml:space="preserve"> </w:t>
        </w:r>
      </w:ins>
    </w:p>
    <w:p w:rsidR="004309D5" w:rsidRPr="00BC581F" w:rsidRDefault="004309D5" w:rsidP="00016BD9">
      <w:pPr>
        <w:spacing w:after="0" w:line="360" w:lineRule="auto"/>
        <w:rPr>
          <w:rFonts w:ascii="Times New Roman" w:eastAsia="Calibri" w:hAnsi="Times New Roman" w:cs="Times New Roman"/>
          <w:color w:val="000000"/>
          <w:sz w:val="24"/>
          <w:szCs w:val="24"/>
        </w:rPr>
      </w:pPr>
    </w:p>
    <w:p w:rsidR="009D5C87" w:rsidRPr="00BC581F" w:rsidRDefault="00777D57" w:rsidP="00016BD9">
      <w:pPr>
        <w:spacing w:after="0" w:line="360" w:lineRule="auto"/>
        <w:jc w:val="both"/>
        <w:rPr>
          <w:rFonts w:ascii="Times New Roman" w:eastAsia="Calibri" w:hAnsi="Times New Roman" w:cs="Times New Roman"/>
          <w:b/>
          <w:bCs/>
          <w:sz w:val="24"/>
          <w:szCs w:val="24"/>
        </w:rPr>
      </w:pPr>
      <w:r w:rsidRPr="00BC581F">
        <w:rPr>
          <w:rFonts w:ascii="Times New Roman" w:eastAsia="Calibri" w:hAnsi="Times New Roman" w:cs="Times New Roman"/>
          <w:b/>
          <w:bCs/>
          <w:sz w:val="24"/>
          <w:szCs w:val="24"/>
        </w:rPr>
        <w:t>Empirical evaluation</w:t>
      </w:r>
    </w:p>
    <w:p w:rsidR="009D5C87" w:rsidRPr="00BC581F" w:rsidRDefault="003342BF" w:rsidP="00016BD9">
      <w:pPr>
        <w:spacing w:after="0" w:line="360" w:lineRule="auto"/>
        <w:jc w:val="both"/>
        <w:rPr>
          <w:rFonts w:ascii="Times New Roman" w:eastAsia="Calibri" w:hAnsi="Times New Roman" w:cs="Times New Roman"/>
          <w:bCs/>
          <w:sz w:val="24"/>
          <w:szCs w:val="24"/>
        </w:rPr>
      </w:pPr>
      <w:r w:rsidRPr="00BC581F">
        <w:rPr>
          <w:rFonts w:ascii="Times New Roman" w:eastAsia="Calibri" w:hAnsi="Times New Roman" w:cs="Times New Roman"/>
          <w:bCs/>
          <w:sz w:val="24"/>
          <w:szCs w:val="24"/>
        </w:rPr>
        <w:t xml:space="preserve">All the </w:t>
      </w:r>
      <w:ins w:id="187" w:author="DELL" w:date="2022-05-02T02:19:00Z">
        <w:r w:rsidR="006446CD">
          <w:rPr>
            <w:rFonts w:ascii="Times New Roman" w:eastAsia="Calibri" w:hAnsi="Times New Roman" w:cs="Times New Roman"/>
            <w:bCs/>
            <w:sz w:val="24"/>
            <w:szCs w:val="24"/>
          </w:rPr>
          <w:t>four</w:t>
        </w:r>
      </w:ins>
      <w:del w:id="188" w:author="DELL" w:date="2022-05-02T02:19:00Z">
        <w:r w:rsidRPr="00BC581F" w:rsidDel="006446CD">
          <w:rPr>
            <w:rFonts w:ascii="Times New Roman" w:eastAsia="Calibri" w:hAnsi="Times New Roman" w:cs="Times New Roman"/>
            <w:bCs/>
            <w:sz w:val="24"/>
            <w:szCs w:val="24"/>
          </w:rPr>
          <w:delText>three</w:delText>
        </w:r>
      </w:del>
      <w:r w:rsidRPr="00BC581F">
        <w:rPr>
          <w:rFonts w:ascii="Times New Roman" w:eastAsia="Calibri" w:hAnsi="Times New Roman" w:cs="Times New Roman"/>
          <w:bCs/>
          <w:sz w:val="24"/>
          <w:szCs w:val="24"/>
        </w:rPr>
        <w:t xml:space="preserve"> </w:t>
      </w:r>
      <w:r w:rsidR="00777D57" w:rsidRPr="00BC581F">
        <w:rPr>
          <w:rFonts w:ascii="Times New Roman" w:eastAsia="Calibri" w:hAnsi="Times New Roman" w:cs="Times New Roman"/>
          <w:bCs/>
          <w:sz w:val="24"/>
          <w:szCs w:val="24"/>
        </w:rPr>
        <w:t xml:space="preserve">time series models </w:t>
      </w:r>
      <w:r w:rsidRPr="00BC581F">
        <w:rPr>
          <w:rFonts w:ascii="Times New Roman" w:eastAsia="Calibri" w:hAnsi="Times New Roman" w:cs="Times New Roman"/>
          <w:bCs/>
          <w:sz w:val="24"/>
          <w:szCs w:val="24"/>
        </w:rPr>
        <w:t>were</w:t>
      </w:r>
      <w:r w:rsidR="00777D57" w:rsidRPr="00BC581F">
        <w:rPr>
          <w:rFonts w:ascii="Times New Roman" w:eastAsia="Calibri" w:hAnsi="Times New Roman" w:cs="Times New Roman"/>
          <w:bCs/>
          <w:sz w:val="24"/>
          <w:szCs w:val="24"/>
        </w:rPr>
        <w:t xml:space="preserve"> </w:t>
      </w:r>
      <w:r w:rsidRPr="00BC581F">
        <w:rPr>
          <w:rFonts w:ascii="Times New Roman" w:eastAsia="Calibri" w:hAnsi="Times New Roman" w:cs="Times New Roman"/>
          <w:bCs/>
          <w:sz w:val="24"/>
          <w:szCs w:val="24"/>
        </w:rPr>
        <w:t>compared</w:t>
      </w:r>
      <w:r w:rsidR="00777D57" w:rsidRPr="00BC581F">
        <w:rPr>
          <w:rFonts w:ascii="Times New Roman" w:eastAsia="Calibri" w:hAnsi="Times New Roman" w:cs="Times New Roman"/>
          <w:bCs/>
          <w:sz w:val="24"/>
          <w:szCs w:val="24"/>
        </w:rPr>
        <w:t xml:space="preserve"> </w:t>
      </w:r>
      <w:r w:rsidRPr="00BC581F">
        <w:rPr>
          <w:rFonts w:ascii="Times New Roman" w:eastAsia="Calibri" w:hAnsi="Times New Roman" w:cs="Times New Roman"/>
          <w:bCs/>
          <w:sz w:val="24"/>
          <w:szCs w:val="24"/>
        </w:rPr>
        <w:t>using the</w:t>
      </w:r>
      <w:r w:rsidR="00777D57" w:rsidRPr="00BC581F">
        <w:rPr>
          <w:rFonts w:ascii="Times New Roman" w:eastAsia="Calibri" w:hAnsi="Times New Roman" w:cs="Times New Roman"/>
          <w:bCs/>
          <w:sz w:val="24"/>
          <w:szCs w:val="24"/>
        </w:rPr>
        <w:t xml:space="preserve"> benchmarks in predicting the </w:t>
      </w:r>
      <w:r w:rsidRPr="00BC581F">
        <w:rPr>
          <w:rFonts w:ascii="Times New Roman" w:eastAsia="Calibri" w:hAnsi="Times New Roman" w:cs="Times New Roman"/>
          <w:bCs/>
          <w:sz w:val="24"/>
          <w:szCs w:val="24"/>
        </w:rPr>
        <w:t>case fatality rate in this study</w:t>
      </w:r>
      <w:r w:rsidR="00777D57" w:rsidRPr="00BC581F">
        <w:rPr>
          <w:rFonts w:ascii="Times New Roman" w:eastAsia="Calibri" w:hAnsi="Times New Roman" w:cs="Times New Roman"/>
          <w:bCs/>
          <w:sz w:val="24"/>
          <w:szCs w:val="24"/>
        </w:rPr>
        <w:t>. Th</w:t>
      </w:r>
      <w:r w:rsidRPr="00BC581F">
        <w:rPr>
          <w:rFonts w:ascii="Times New Roman" w:eastAsia="Calibri" w:hAnsi="Times New Roman" w:cs="Times New Roman"/>
          <w:bCs/>
          <w:sz w:val="24"/>
          <w:szCs w:val="24"/>
        </w:rPr>
        <w:t>e</w:t>
      </w:r>
      <w:r w:rsidR="00777D57" w:rsidRPr="00BC581F">
        <w:rPr>
          <w:rFonts w:ascii="Times New Roman" w:eastAsia="Calibri" w:hAnsi="Times New Roman" w:cs="Times New Roman"/>
          <w:bCs/>
          <w:sz w:val="24"/>
          <w:szCs w:val="24"/>
        </w:rPr>
        <w:t xml:space="preserve"> benchmark </w:t>
      </w:r>
      <w:r w:rsidRPr="00BC581F">
        <w:rPr>
          <w:rFonts w:ascii="Times New Roman" w:eastAsia="Calibri" w:hAnsi="Times New Roman" w:cs="Times New Roman"/>
          <w:bCs/>
          <w:sz w:val="24"/>
          <w:szCs w:val="24"/>
        </w:rPr>
        <w:t>allowed</w:t>
      </w:r>
      <w:r w:rsidR="00777D57" w:rsidRPr="00BC581F">
        <w:rPr>
          <w:rFonts w:ascii="Times New Roman" w:eastAsia="Calibri" w:hAnsi="Times New Roman" w:cs="Times New Roman"/>
          <w:bCs/>
          <w:sz w:val="24"/>
          <w:szCs w:val="24"/>
        </w:rPr>
        <w:t xml:space="preserve"> to </w:t>
      </w:r>
      <w:r w:rsidRPr="00BC581F">
        <w:rPr>
          <w:rFonts w:ascii="Times New Roman" w:eastAsia="Calibri" w:hAnsi="Times New Roman" w:cs="Times New Roman"/>
          <w:bCs/>
          <w:sz w:val="24"/>
          <w:szCs w:val="24"/>
        </w:rPr>
        <w:t>measures</w:t>
      </w:r>
      <w:r w:rsidR="00777D57" w:rsidRPr="00BC581F">
        <w:rPr>
          <w:rFonts w:ascii="Times New Roman" w:eastAsia="Calibri" w:hAnsi="Times New Roman" w:cs="Times New Roman"/>
          <w:bCs/>
          <w:sz w:val="24"/>
          <w:szCs w:val="24"/>
        </w:rPr>
        <w:t xml:space="preserve"> the </w:t>
      </w:r>
      <w:r w:rsidR="00226175" w:rsidRPr="00BC581F">
        <w:rPr>
          <w:rFonts w:ascii="Times New Roman" w:eastAsia="Calibri" w:hAnsi="Times New Roman" w:cs="Times New Roman"/>
          <w:bCs/>
          <w:sz w:val="24"/>
          <w:szCs w:val="24"/>
        </w:rPr>
        <w:t>presence</w:t>
      </w:r>
      <w:r w:rsidR="00777D57" w:rsidRPr="00BC581F">
        <w:rPr>
          <w:rFonts w:ascii="Times New Roman" w:eastAsia="Calibri" w:hAnsi="Times New Roman" w:cs="Times New Roman"/>
          <w:bCs/>
          <w:sz w:val="24"/>
          <w:szCs w:val="24"/>
        </w:rPr>
        <w:t xml:space="preserve"> made by their counterparts </w:t>
      </w:r>
      <w:r w:rsidR="001463A7" w:rsidRPr="00BC581F">
        <w:rPr>
          <w:rStyle w:val="FootnoteReference"/>
          <w:rFonts w:ascii="Times New Roman" w:hAnsi="Times New Roman" w:cs="Times New Roman"/>
          <w:bCs/>
          <w:color w:val="000000"/>
          <w:sz w:val="24"/>
          <w:szCs w:val="24"/>
        </w:rPr>
        <w:fldChar w:fldCharType="begin" w:fldLock="1"/>
      </w:r>
      <w:r w:rsidR="00100CBD" w:rsidRPr="00BC581F">
        <w:rPr>
          <w:rFonts w:ascii="Times New Roman" w:hAnsi="Times New Roman" w:cs="Times New Roman"/>
          <w:bCs/>
          <w:color w:val="000000"/>
          <w:sz w:val="24"/>
          <w:szCs w:val="24"/>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Economics","id":"ITEM-1","issued":{"date-parts":[["2016","11"]]},"page":"145-153","publisher":"Elsevier B.V.","title":"Forecasting with multivariate temporal aggregation: The case of promotional modelling","type":"article-journal","volume":"181"},"uris":["http://www.mendeley.com/documents/?uuid=993c8ef3-a04a-32a7-baa9-54c0f1201632","http://www.mendeley.com/documents/?uuid=504cf05f-5466-46d7-8454-c751cd7511a4","http://www.mendeley.com/documents/?uuid=104ad79a-8721-4f15-8c0f-4a9e267b0ea8"]}],"mendeley":{"formattedCitation":"(46)","plainTextFormattedCitation":"(46)","previouslyFormattedCitation":"(48)"},"properties":{"noteIndex":0},"schema":"https://github.com/citation-style-language/schema/raw/master/csl-citation.json"}</w:instrText>
      </w:r>
      <w:r w:rsidR="001463A7" w:rsidRPr="00BC581F">
        <w:rPr>
          <w:rStyle w:val="FootnoteReference"/>
          <w:rFonts w:ascii="Times New Roman" w:hAnsi="Times New Roman" w:cs="Times New Roman"/>
          <w:bCs/>
          <w:color w:val="000000"/>
          <w:sz w:val="24"/>
          <w:szCs w:val="24"/>
        </w:rPr>
        <w:fldChar w:fldCharType="separate"/>
      </w:r>
      <w:r w:rsidR="00100CBD" w:rsidRPr="00BC581F">
        <w:rPr>
          <w:rFonts w:ascii="Times New Roman" w:hAnsi="Times New Roman" w:cs="Times New Roman"/>
          <w:bCs/>
          <w:noProof/>
          <w:color w:val="000000"/>
          <w:sz w:val="24"/>
          <w:szCs w:val="24"/>
        </w:rPr>
        <w:t>(46)</w:t>
      </w:r>
      <w:r w:rsidR="001463A7" w:rsidRPr="00BC581F">
        <w:rPr>
          <w:rStyle w:val="FootnoteReference"/>
          <w:rFonts w:ascii="Times New Roman" w:hAnsi="Times New Roman" w:cs="Times New Roman"/>
          <w:bCs/>
          <w:color w:val="000000"/>
          <w:sz w:val="24"/>
          <w:szCs w:val="24"/>
        </w:rPr>
        <w:fldChar w:fldCharType="end"/>
      </w:r>
      <w:r w:rsidR="00777D57" w:rsidRPr="00BC581F">
        <w:rPr>
          <w:rFonts w:ascii="Times New Roman" w:eastAsia="Calibri" w:hAnsi="Times New Roman" w:cs="Times New Roman"/>
          <w:bCs/>
          <w:sz w:val="24"/>
          <w:szCs w:val="24"/>
        </w:rPr>
        <w:t xml:space="preserve">. The SES </w:t>
      </w:r>
      <w:r w:rsidRPr="00BC581F">
        <w:rPr>
          <w:rFonts w:ascii="Times New Roman" w:eastAsia="Calibri" w:hAnsi="Times New Roman" w:cs="Times New Roman"/>
          <w:bCs/>
          <w:sz w:val="24"/>
          <w:szCs w:val="24"/>
        </w:rPr>
        <w:t>model</w:t>
      </w:r>
      <w:r w:rsidR="00777D57" w:rsidRPr="00BC581F">
        <w:rPr>
          <w:rFonts w:ascii="Times New Roman" w:eastAsia="Calibri" w:hAnsi="Times New Roman" w:cs="Times New Roman"/>
          <w:bCs/>
          <w:sz w:val="24"/>
          <w:szCs w:val="24"/>
        </w:rPr>
        <w:t xml:space="preserve"> </w:t>
      </w:r>
      <w:r w:rsidRPr="00BC581F">
        <w:rPr>
          <w:rFonts w:ascii="Times New Roman" w:eastAsia="Calibri" w:hAnsi="Times New Roman" w:cs="Times New Roman"/>
          <w:bCs/>
          <w:sz w:val="24"/>
          <w:szCs w:val="24"/>
        </w:rPr>
        <w:t>is the</w:t>
      </w:r>
      <w:r w:rsidR="00777D57" w:rsidRPr="00BC581F">
        <w:rPr>
          <w:rFonts w:ascii="Times New Roman" w:eastAsia="Calibri" w:hAnsi="Times New Roman" w:cs="Times New Roman"/>
          <w:bCs/>
          <w:sz w:val="24"/>
          <w:szCs w:val="24"/>
        </w:rPr>
        <w:t xml:space="preserve"> </w:t>
      </w:r>
      <w:r w:rsidRPr="00BC581F">
        <w:rPr>
          <w:rFonts w:ascii="Times New Roman" w:eastAsia="Calibri" w:hAnsi="Times New Roman" w:cs="Times New Roman"/>
          <w:bCs/>
          <w:sz w:val="24"/>
          <w:szCs w:val="24"/>
        </w:rPr>
        <w:t>best</w:t>
      </w:r>
      <w:r w:rsidR="00777D57" w:rsidRPr="00BC581F">
        <w:rPr>
          <w:rFonts w:ascii="Times New Roman" w:eastAsia="Calibri" w:hAnsi="Times New Roman" w:cs="Times New Roman"/>
          <w:bCs/>
          <w:sz w:val="24"/>
          <w:szCs w:val="24"/>
        </w:rPr>
        <w:t xml:space="preserve"> </w:t>
      </w:r>
      <w:r w:rsidRPr="00BC581F">
        <w:rPr>
          <w:rFonts w:ascii="Times New Roman" w:eastAsia="Calibri" w:hAnsi="Times New Roman" w:cs="Times New Roman"/>
          <w:bCs/>
          <w:sz w:val="24"/>
          <w:szCs w:val="24"/>
        </w:rPr>
        <w:t>suitable</w:t>
      </w:r>
      <w:r w:rsidR="00777D57" w:rsidRPr="00BC581F">
        <w:rPr>
          <w:rFonts w:ascii="Times New Roman" w:eastAsia="Calibri" w:hAnsi="Times New Roman" w:cs="Times New Roman"/>
          <w:bCs/>
          <w:sz w:val="24"/>
          <w:szCs w:val="24"/>
        </w:rPr>
        <w:t xml:space="preserve"> non-seasonal model for </w:t>
      </w:r>
      <w:r w:rsidRPr="00BC581F">
        <w:rPr>
          <w:rFonts w:ascii="Times New Roman" w:eastAsia="Calibri" w:hAnsi="Times New Roman" w:cs="Times New Roman"/>
          <w:bCs/>
          <w:sz w:val="24"/>
          <w:szCs w:val="24"/>
        </w:rPr>
        <w:t>time</w:t>
      </w:r>
      <w:r w:rsidR="00777D57" w:rsidRPr="00BC581F">
        <w:rPr>
          <w:rFonts w:ascii="Times New Roman" w:eastAsia="Calibri" w:hAnsi="Times New Roman" w:cs="Times New Roman"/>
          <w:bCs/>
          <w:sz w:val="24"/>
          <w:szCs w:val="24"/>
        </w:rPr>
        <w:t xml:space="preserve"> series, </w:t>
      </w:r>
      <w:r w:rsidRPr="00BC581F">
        <w:rPr>
          <w:rFonts w:ascii="Times New Roman" w:eastAsia="Calibri" w:hAnsi="Times New Roman" w:cs="Times New Roman"/>
          <w:bCs/>
          <w:sz w:val="24"/>
          <w:szCs w:val="24"/>
        </w:rPr>
        <w:t>permitting</w:t>
      </w:r>
      <w:r w:rsidR="00777D57" w:rsidRPr="00BC581F">
        <w:rPr>
          <w:rFonts w:ascii="Times New Roman" w:eastAsia="Calibri" w:hAnsi="Times New Roman" w:cs="Times New Roman"/>
          <w:bCs/>
          <w:sz w:val="24"/>
          <w:szCs w:val="24"/>
        </w:rPr>
        <w:t xml:space="preserve"> any error or trend </w:t>
      </w:r>
      <w:r w:rsidRPr="00BC581F">
        <w:rPr>
          <w:rFonts w:ascii="Times New Roman" w:eastAsia="Calibri" w:hAnsi="Times New Roman" w:cs="Times New Roman"/>
          <w:bCs/>
          <w:sz w:val="24"/>
          <w:szCs w:val="24"/>
        </w:rPr>
        <w:t>element</w:t>
      </w:r>
      <w:r w:rsidR="00777D57" w:rsidRPr="00BC581F">
        <w:rPr>
          <w:rFonts w:ascii="Times New Roman" w:eastAsia="Calibri" w:hAnsi="Times New Roman" w:cs="Times New Roman"/>
          <w:bCs/>
          <w:sz w:val="24"/>
          <w:szCs w:val="24"/>
        </w:rPr>
        <w:t xml:space="preserve"> </w:t>
      </w:r>
      <w:r w:rsidR="001463A7" w:rsidRPr="00BC581F">
        <w:rPr>
          <w:rFonts w:ascii="Times New Roman" w:eastAsia="Calibri" w:hAnsi="Times New Roman" w:cs="Times New Roman"/>
          <w:bCs/>
          <w:sz w:val="24"/>
          <w:szCs w:val="24"/>
        </w:rPr>
        <w:fldChar w:fldCharType="begin" w:fldLock="1"/>
      </w:r>
      <w:r w:rsidR="00100CBD" w:rsidRPr="00BC581F">
        <w:rPr>
          <w:rFonts w:ascii="Times New Roman" w:eastAsia="Calibri" w:hAnsi="Times New Roman" w:cs="Times New Roman"/>
          <w:bCs/>
          <w:sz w:val="24"/>
          <w:szCs w:val="24"/>
        </w:rPr>
        <w:instrText>ADDIN CSL_CITATION {"citationItems":[{"id":"ITEM-1","itemData":{"DOI":"10.1101/2022.01.19.22269493","abstract":"Globally 58.83% human population received at least one dose of the COVID-19 vaccines as of 5 January 2021. COVID-19 vaccination rollout is progressing at varied rates globally and data on the impact of mass vaccination on infection and case-fatality rates require definition. We compared the global reported cumulative case-fatality rate (rCFR) between top-20 countries with COVID-19 vaccination rates (&gt;125 doses/100 people) and the rest of the world, before and after commencement of vaccination programmes.\n\nWe considered the 28th day of receiving the first vaccine in the world as a cut-off to compare the pre-vaccine period (Jan 1, 2020 – Jan 5, 2021) and the post-vaccine period (Jan 6, 2021-Jan 5, 2022). We used a Generalized linear mixed model (GLMM) with a beta distribution to investigate the association between the CFR and potential predictors of each country and reported the relative risk (RR) of each variable.\n\nThe mean rCFR of COVID-19 in the top-20 countries with vaccination rates was 1.83 (95% CI: 1.24-2.43) on 5 Jan 2021 and 1.18 (95% CI: 0.73-1.62) on 5 Jan 2022. The CFR for the rest of the world on 5 Jan 2021 was 2.32 (95% CI: 1.86-2.79) and 2.20 (95% CI: 1.86-2.55) on 5 January 2022. In Sub-Saharan Africa, the CFR remained roughly unchanged at 1.97 (95% CI: 1.59-2.35) on 5 Jan 2021 and 1.98 (95% CI:1.58-2.37) on 5 Jan 2022. The GLMM showed vaccination (/100 population) (RR:0.37) and Stringency Index (RR:0.88) were strong protective factors for the country’s COVID-19 CFR indicating that both vaccination and lockdown measures help in the reduction of COVID-19 CFR.\n\nThe rCFR of COVID-19 continues to decline, although at a disproportionate rate between top vaccinated countries and the rest of the world. Vaccine equity and faster roll-out across the world is critically important in reducing COVID-19 transmission and CFR.\n\n\n\nWhat is already known \n\nWhat are the new findings \n\nWhat do the new findings imply \n\n### Competing Interest Statement\n\nThe authors have declared no competing interest.\n\n### Funding Statement\n\nThere was no funding for this research.NH, FN, OD, RA AZ, RK are part of PANDORA-ID-NET Consortium (EDCTP Reg/Grant RIA2016E-1609) funded by the European and Developing Countries Clinical Trials Partnership (EDCTP2) programme, which is supported under Horizon 2020, the European Union's Framework Programme for Research and Innovation.\n\n### Author Declarations\n\nI confirm all relevant ethical guidelines have been followed, and any necessary IR…","author":[{"dropping-particle":"","family":"Haider","given":"Najmul","non-dropping-particle":"","parse-names":false,"suffix":""},{"dropping-particle":"","family":"Hasan","given":"Mohammad Nayeem","non-dropping-particle":"","parse-names":false,"suffix":""},{"dropping-particle":"","family":"Khan","given":"Rumi A","non-dropping-particle":"","parse-names":false,"suffix":""},{"dropping-particle":"","family":"McCoy","given":"David","non-dropping-particle":"","parse-names":false,"suffix":""},{"dropping-particle":"","family":"Ntoumi","given":"Francine","non-dropping-particle":"","parse-names":false,"suffix":""},{"dropping-particle":"","family":"Dar","given":"Osman","non-dropping-particle":"","parse-names":false,"suffix":""},{"dropping-particle":"","family":"Ansumana","given":"Rashid","non-dropping-particle":"","parse-names":false,"suffix":""},{"dropping-particle":"","family":"Uddin","given":"Md. Jamal","non-dropping-particle":"","parse-names":false,"suffix":""},{"dropping-particle":"","family":"Zumla","given":"Alimuddin","non-dropping-particle":"","parse-names":false,"suffix":""},{"dropping-particle":"","family":"Kock","given":"Richard A","non-dropping-particle":"","parse-names":false,"suffix":""}],"container-title":"medRxiv","id":"ITEM-1","issued":{"date-parts":[["2022","1"]]},"page":"2022.01.19.22269493","publisher":"Cold Spring Harbor Laboratory Press","title":"The Global case-fatality rate of COVID-19 has been declining disproportionately between top vaccinated countries and the rest of the world","type":"article-journal"},"uris":["http://www.mendeley.com/documents/?uuid=ce6e9793-0d0b-3c20-8894-761355513e30","http://www.mendeley.com/documents/?uuid=e2280e58-8fd9-4801-a090-8823139e39c6","http://www.mendeley.com/documents/?uuid=f805fdd8-d72a-4d08-bce6-5a2cb258a636"]}],"mendeley":{"formattedCitation":"(47)","plainTextFormattedCitation":"(47)","previouslyFormattedCitation":"(49)"},"properties":{"noteIndex":0},"schema":"https://github.com/citation-style-language/schema/raw/master/csl-citation.json"}</w:instrText>
      </w:r>
      <w:r w:rsidR="001463A7" w:rsidRPr="00BC581F">
        <w:rPr>
          <w:rFonts w:ascii="Times New Roman" w:eastAsia="Calibri" w:hAnsi="Times New Roman" w:cs="Times New Roman"/>
          <w:bCs/>
          <w:sz w:val="24"/>
          <w:szCs w:val="24"/>
        </w:rPr>
        <w:fldChar w:fldCharType="separate"/>
      </w:r>
      <w:r w:rsidR="00100CBD" w:rsidRPr="00BC581F">
        <w:rPr>
          <w:rFonts w:ascii="Times New Roman" w:eastAsia="Calibri" w:hAnsi="Times New Roman" w:cs="Times New Roman"/>
          <w:bCs/>
          <w:noProof/>
          <w:sz w:val="24"/>
          <w:szCs w:val="24"/>
        </w:rPr>
        <w:t>(47)</w:t>
      </w:r>
      <w:r w:rsidR="001463A7" w:rsidRPr="00BC581F">
        <w:rPr>
          <w:rFonts w:ascii="Times New Roman" w:eastAsia="Calibri" w:hAnsi="Times New Roman" w:cs="Times New Roman"/>
          <w:bCs/>
          <w:sz w:val="24"/>
          <w:szCs w:val="24"/>
        </w:rPr>
        <w:fldChar w:fldCharType="end"/>
      </w:r>
      <w:r w:rsidR="00777D57" w:rsidRPr="00BC581F">
        <w:rPr>
          <w:rFonts w:ascii="Times New Roman" w:eastAsia="Calibri" w:hAnsi="Times New Roman" w:cs="Times New Roman"/>
          <w:bCs/>
          <w:sz w:val="24"/>
          <w:szCs w:val="24"/>
        </w:rPr>
        <w:t xml:space="preserve">. </w:t>
      </w:r>
      <w:r w:rsidRPr="00BC581F">
        <w:rPr>
          <w:rFonts w:ascii="Times New Roman" w:eastAsia="Calibri" w:hAnsi="Times New Roman" w:cs="Times New Roman"/>
          <w:bCs/>
          <w:sz w:val="24"/>
          <w:szCs w:val="24"/>
        </w:rPr>
        <w:t>In this study, we</w:t>
      </w:r>
      <w:r w:rsidR="00777D57" w:rsidRPr="00BC581F">
        <w:rPr>
          <w:rFonts w:ascii="Times New Roman" w:eastAsia="Calibri" w:hAnsi="Times New Roman" w:cs="Times New Roman"/>
          <w:bCs/>
          <w:sz w:val="24"/>
          <w:szCs w:val="24"/>
        </w:rPr>
        <w:t xml:space="preserve"> </w:t>
      </w:r>
      <w:r w:rsidRPr="00BC581F">
        <w:rPr>
          <w:rFonts w:ascii="Times New Roman" w:eastAsia="Calibri" w:hAnsi="Times New Roman" w:cs="Times New Roman"/>
          <w:bCs/>
          <w:sz w:val="24"/>
          <w:szCs w:val="24"/>
        </w:rPr>
        <w:t>investigate</w:t>
      </w:r>
      <w:r w:rsidR="00777D57" w:rsidRPr="00BC581F">
        <w:rPr>
          <w:rFonts w:ascii="Times New Roman" w:eastAsia="Calibri" w:hAnsi="Times New Roman" w:cs="Times New Roman"/>
          <w:bCs/>
          <w:sz w:val="24"/>
          <w:szCs w:val="24"/>
        </w:rPr>
        <w:t xml:space="preserve"> and compare the execution of the considered time series models to </w:t>
      </w:r>
      <w:r w:rsidRPr="00BC581F">
        <w:rPr>
          <w:rFonts w:ascii="Times New Roman" w:eastAsia="Calibri" w:hAnsi="Times New Roman" w:cs="Times New Roman"/>
          <w:bCs/>
          <w:sz w:val="24"/>
          <w:szCs w:val="24"/>
        </w:rPr>
        <w:t>ensure</w:t>
      </w:r>
      <w:r w:rsidR="00777D57" w:rsidRPr="00BC581F">
        <w:rPr>
          <w:rFonts w:ascii="Times New Roman" w:eastAsia="Calibri" w:hAnsi="Times New Roman" w:cs="Times New Roman"/>
          <w:bCs/>
          <w:sz w:val="24"/>
          <w:szCs w:val="24"/>
        </w:rPr>
        <w:t xml:space="preserve"> the prediction, coefficient of determination (R2), root mean square error (RMSE), and mean absolute error (MAE).</w:t>
      </w:r>
    </w:p>
    <w:p w:rsidR="009D5C87" w:rsidRPr="00BC581F" w:rsidRDefault="009D5C87" w:rsidP="00016BD9">
      <w:pPr>
        <w:spacing w:after="0" w:line="360" w:lineRule="auto"/>
        <w:jc w:val="both"/>
        <w:rPr>
          <w:rFonts w:ascii="Times New Roman" w:eastAsia="Calibri" w:hAnsi="Times New Roman" w:cs="Times New Roman"/>
          <w:b/>
          <w:bCs/>
          <w:sz w:val="24"/>
          <w:szCs w:val="24"/>
        </w:rPr>
      </w:pPr>
    </w:p>
    <w:p w:rsidR="009D5C87" w:rsidRPr="00BC581F" w:rsidRDefault="00777D57" w:rsidP="00016BD9">
      <w:pPr>
        <w:spacing w:after="0" w:line="360" w:lineRule="auto"/>
        <w:jc w:val="both"/>
        <w:rPr>
          <w:rFonts w:ascii="Times New Roman" w:eastAsia="Calibri" w:hAnsi="Times New Roman" w:cs="Times New Roman"/>
          <w:b/>
          <w:bCs/>
          <w:sz w:val="24"/>
          <w:szCs w:val="24"/>
        </w:rPr>
      </w:pPr>
      <w:r w:rsidRPr="00BC581F">
        <w:rPr>
          <w:rFonts w:ascii="Times New Roman" w:eastAsia="Calibri" w:hAnsi="Times New Roman" w:cs="Times New Roman"/>
          <w:b/>
          <w:bCs/>
          <w:sz w:val="24"/>
          <w:szCs w:val="24"/>
        </w:rPr>
        <w:t>Statistical analysis</w:t>
      </w:r>
    </w:p>
    <w:p w:rsidR="006446CD" w:rsidRPr="00BC581F" w:rsidDel="004958B9" w:rsidRDefault="00777D57" w:rsidP="00016BD9">
      <w:pPr>
        <w:spacing w:after="0" w:line="360" w:lineRule="auto"/>
        <w:jc w:val="both"/>
        <w:rPr>
          <w:del w:id="189" w:author="DELL" w:date="2022-05-07T01:56:00Z"/>
          <w:rFonts w:ascii="Times New Roman" w:eastAsia="Calibri" w:hAnsi="Times New Roman" w:cs="Times New Roman"/>
          <w:bCs/>
          <w:sz w:val="24"/>
          <w:szCs w:val="24"/>
        </w:rPr>
      </w:pPr>
      <w:r w:rsidRPr="00BC581F">
        <w:rPr>
          <w:rFonts w:ascii="Times New Roman" w:eastAsia="Calibri" w:hAnsi="Times New Roman" w:cs="Times New Roman"/>
          <w:bCs/>
          <w:sz w:val="24"/>
          <w:szCs w:val="24"/>
        </w:rPr>
        <w:t xml:space="preserve">We </w:t>
      </w:r>
      <w:r w:rsidR="004E35B6" w:rsidRPr="00BC581F">
        <w:rPr>
          <w:rFonts w:ascii="Times New Roman" w:eastAsia="Calibri" w:hAnsi="Times New Roman" w:cs="Times New Roman"/>
          <w:bCs/>
          <w:sz w:val="24"/>
          <w:szCs w:val="24"/>
        </w:rPr>
        <w:t xml:space="preserve">have </w:t>
      </w:r>
      <w:r w:rsidRPr="00BC581F">
        <w:rPr>
          <w:rFonts w:ascii="Times New Roman" w:eastAsia="Calibri" w:hAnsi="Times New Roman" w:cs="Times New Roman"/>
          <w:bCs/>
          <w:sz w:val="24"/>
          <w:szCs w:val="24"/>
        </w:rPr>
        <w:t xml:space="preserve">looked at how the COVID-19 cases </w:t>
      </w:r>
      <w:ins w:id="190" w:author="DELL" w:date="2022-05-02T02:20:00Z">
        <w:r w:rsidR="006446CD">
          <w:rPr>
            <w:rFonts w:ascii="Times New Roman" w:eastAsia="Calibri" w:hAnsi="Times New Roman" w:cs="Times New Roman"/>
            <w:bCs/>
            <w:sz w:val="24"/>
            <w:szCs w:val="24"/>
          </w:rPr>
          <w:t xml:space="preserve">and deaths </w:t>
        </w:r>
      </w:ins>
      <w:r w:rsidRPr="00BC581F">
        <w:rPr>
          <w:rFonts w:ascii="Times New Roman" w:eastAsia="Calibri" w:hAnsi="Times New Roman" w:cs="Times New Roman"/>
          <w:bCs/>
          <w:sz w:val="24"/>
          <w:szCs w:val="24"/>
        </w:rPr>
        <w:t>have evolved</w:t>
      </w:r>
      <w:ins w:id="191" w:author="DELL" w:date="2022-05-02T02:22:00Z">
        <w:r w:rsidR="006446CD">
          <w:rPr>
            <w:rFonts w:ascii="Times New Roman" w:eastAsia="Calibri" w:hAnsi="Times New Roman" w:cs="Times New Roman"/>
            <w:bCs/>
            <w:sz w:val="24"/>
            <w:szCs w:val="24"/>
          </w:rPr>
          <w:t xml:space="preserve"> through time series model. </w:t>
        </w:r>
      </w:ins>
      <w:del w:id="192" w:author="DELL" w:date="2022-05-02T02:22:00Z">
        <w:r w:rsidRPr="00BC581F" w:rsidDel="006446CD">
          <w:rPr>
            <w:rFonts w:ascii="Times New Roman" w:eastAsia="Calibri" w:hAnsi="Times New Roman" w:cs="Times New Roman"/>
            <w:bCs/>
            <w:sz w:val="24"/>
            <w:szCs w:val="24"/>
          </w:rPr>
          <w:delText xml:space="preserve">. We </w:delText>
        </w:r>
        <w:r w:rsidR="004E35B6" w:rsidRPr="00BC581F" w:rsidDel="006446CD">
          <w:rPr>
            <w:rFonts w:ascii="Times New Roman" w:eastAsia="Calibri" w:hAnsi="Times New Roman" w:cs="Times New Roman"/>
            <w:bCs/>
            <w:sz w:val="24"/>
            <w:szCs w:val="24"/>
          </w:rPr>
          <w:delText xml:space="preserve">have </w:delText>
        </w:r>
        <w:r w:rsidRPr="00BC581F" w:rsidDel="006446CD">
          <w:rPr>
            <w:rFonts w:ascii="Times New Roman" w:eastAsia="Calibri" w:hAnsi="Times New Roman" w:cs="Times New Roman"/>
            <w:bCs/>
            <w:sz w:val="24"/>
            <w:szCs w:val="24"/>
          </w:rPr>
          <w:delText xml:space="preserve">also </w:delText>
        </w:r>
        <w:r w:rsidR="004E35B6" w:rsidRPr="00BC581F" w:rsidDel="006446CD">
          <w:rPr>
            <w:rFonts w:ascii="Times New Roman" w:eastAsia="Calibri" w:hAnsi="Times New Roman" w:cs="Times New Roman"/>
            <w:bCs/>
            <w:sz w:val="24"/>
            <w:szCs w:val="24"/>
          </w:rPr>
          <w:delText xml:space="preserve">identified </w:delText>
        </w:r>
        <w:r w:rsidRPr="00BC581F" w:rsidDel="006446CD">
          <w:rPr>
            <w:rFonts w:ascii="Times New Roman" w:eastAsia="Calibri" w:hAnsi="Times New Roman" w:cs="Times New Roman"/>
            <w:bCs/>
            <w:sz w:val="24"/>
            <w:szCs w:val="24"/>
          </w:rPr>
          <w:delText xml:space="preserve">that the COVID-19 cases peaked on July 28, 2021 (cases = 16230), after which the trend began to diminish. Because the cases are lower in this period, we separated the entire data with this peak and renamed the pre-peak cases period from 25th January 2021 to 28th July 2021, and the post-peak cases period from 29th July 2021 to 25th January 2022. Not only utilized a time-series model to figure out why COVID-19's rCFR was high at that period. </w:delText>
        </w:r>
      </w:del>
      <w:r w:rsidRPr="00BC581F">
        <w:rPr>
          <w:rFonts w:ascii="Times New Roman" w:eastAsia="Calibri" w:hAnsi="Times New Roman" w:cs="Times New Roman"/>
          <w:bCs/>
          <w:sz w:val="24"/>
          <w:szCs w:val="24"/>
        </w:rPr>
        <w:t xml:space="preserve">Through </w:t>
      </w:r>
      <w:del w:id="193" w:author="DELL" w:date="2022-05-02T02:23:00Z">
        <w:r w:rsidRPr="00BC581F" w:rsidDel="006446CD">
          <w:rPr>
            <w:rFonts w:ascii="Times New Roman" w:eastAsia="Calibri" w:hAnsi="Times New Roman" w:cs="Times New Roman"/>
            <w:bCs/>
            <w:sz w:val="24"/>
            <w:szCs w:val="24"/>
          </w:rPr>
          <w:delText>a regression</w:delText>
        </w:r>
      </w:del>
      <w:ins w:id="194" w:author="DELL" w:date="2022-05-02T02:23:00Z">
        <w:r w:rsidR="004E14DD">
          <w:rPr>
            <w:rFonts w:ascii="Times New Roman" w:eastAsia="Calibri" w:hAnsi="Times New Roman" w:cs="Times New Roman"/>
            <w:bCs/>
            <w:sz w:val="24"/>
            <w:szCs w:val="24"/>
          </w:rPr>
          <w:t xml:space="preserve">the </w:t>
        </w:r>
        <w:r w:rsidR="006446CD">
          <w:rPr>
            <w:rFonts w:ascii="Times New Roman" w:eastAsia="Calibri" w:hAnsi="Times New Roman" w:cs="Times New Roman"/>
            <w:bCs/>
            <w:sz w:val="24"/>
            <w:szCs w:val="24"/>
          </w:rPr>
          <w:t>ARIMAX</w:t>
        </w:r>
      </w:ins>
      <w:r w:rsidRPr="00BC581F">
        <w:rPr>
          <w:rFonts w:ascii="Times New Roman" w:eastAsia="Calibri" w:hAnsi="Times New Roman" w:cs="Times New Roman"/>
          <w:bCs/>
          <w:sz w:val="24"/>
          <w:szCs w:val="24"/>
        </w:rPr>
        <w:t xml:space="preserve"> model, we attempted to determine whether there is a link between COVID-19 </w:t>
      </w:r>
      <w:ins w:id="195" w:author="DELL" w:date="2022-05-02T02:30:00Z">
        <w:r w:rsidR="007269C9">
          <w:rPr>
            <w:rFonts w:ascii="Times New Roman" w:eastAsia="Calibri" w:hAnsi="Times New Roman" w:cs="Times New Roman"/>
            <w:bCs/>
            <w:sz w:val="24"/>
            <w:szCs w:val="24"/>
          </w:rPr>
          <w:t xml:space="preserve">cases and deaths </w:t>
        </w:r>
      </w:ins>
      <w:del w:id="196" w:author="DELL" w:date="2022-05-02T02:30:00Z">
        <w:r w:rsidRPr="00BC581F" w:rsidDel="007269C9">
          <w:rPr>
            <w:rFonts w:ascii="Times New Roman" w:eastAsia="Calibri" w:hAnsi="Times New Roman" w:cs="Times New Roman"/>
            <w:bCs/>
            <w:sz w:val="24"/>
            <w:szCs w:val="24"/>
          </w:rPr>
          <w:delText xml:space="preserve">rCFR </w:delText>
        </w:r>
      </w:del>
      <w:ins w:id="197" w:author="DELL" w:date="2022-05-07T01:54:00Z">
        <w:r w:rsidR="004E14DD">
          <w:rPr>
            <w:rFonts w:ascii="Times New Roman" w:eastAsia="Calibri" w:hAnsi="Times New Roman" w:cs="Times New Roman"/>
            <w:bCs/>
            <w:sz w:val="24"/>
            <w:szCs w:val="24"/>
          </w:rPr>
          <w:t xml:space="preserve">with </w:t>
        </w:r>
      </w:ins>
      <w:del w:id="198" w:author="DELL" w:date="2022-05-07T01:54:00Z">
        <w:r w:rsidRPr="00BC581F" w:rsidDel="004E14DD">
          <w:rPr>
            <w:rFonts w:ascii="Times New Roman" w:eastAsia="Calibri" w:hAnsi="Times New Roman" w:cs="Times New Roman"/>
            <w:bCs/>
            <w:sz w:val="24"/>
            <w:szCs w:val="24"/>
          </w:rPr>
          <w:delText xml:space="preserve">and </w:delText>
        </w:r>
      </w:del>
      <w:ins w:id="199" w:author="DELL" w:date="2022-05-07T01:53:00Z">
        <w:r w:rsidR="004E14DD">
          <w:rPr>
            <w:rFonts w:ascii="Times New Roman" w:eastAsia="Calibri" w:hAnsi="Times New Roman" w:cs="Times New Roman"/>
            <w:bCs/>
            <w:sz w:val="24"/>
            <w:szCs w:val="24"/>
          </w:rPr>
          <w:t>meteorological</w:t>
        </w:r>
      </w:ins>
      <w:del w:id="200" w:author="DELL" w:date="2022-05-07T01:53:00Z">
        <w:r w:rsidRPr="00BC581F" w:rsidDel="004E14DD">
          <w:rPr>
            <w:rFonts w:ascii="Times New Roman" w:eastAsia="Calibri" w:hAnsi="Times New Roman" w:cs="Times New Roman"/>
            <w:bCs/>
            <w:sz w:val="24"/>
            <w:szCs w:val="24"/>
          </w:rPr>
          <w:delText>explanatory</w:delText>
        </w:r>
      </w:del>
      <w:r w:rsidRPr="00BC581F">
        <w:rPr>
          <w:rFonts w:ascii="Times New Roman" w:eastAsia="Calibri" w:hAnsi="Times New Roman" w:cs="Times New Roman"/>
          <w:bCs/>
          <w:sz w:val="24"/>
          <w:szCs w:val="24"/>
        </w:rPr>
        <w:t xml:space="preserve"> variables</w:t>
      </w:r>
      <w:del w:id="201" w:author="DELL" w:date="2022-05-07T01:54:00Z">
        <w:r w:rsidRPr="00BC581F" w:rsidDel="004E14DD">
          <w:rPr>
            <w:rFonts w:ascii="Times New Roman" w:eastAsia="Calibri" w:hAnsi="Times New Roman" w:cs="Times New Roman"/>
            <w:bCs/>
            <w:sz w:val="24"/>
            <w:szCs w:val="24"/>
          </w:rPr>
          <w:delText xml:space="preserve"> that change over time or remain constant throughou</w:delText>
        </w:r>
      </w:del>
      <w:del w:id="202" w:author="DELL" w:date="2022-05-02T02:23:00Z">
        <w:r w:rsidRPr="00BC581F" w:rsidDel="006446CD">
          <w:rPr>
            <w:rFonts w:ascii="Times New Roman" w:eastAsia="Calibri" w:hAnsi="Times New Roman" w:cs="Times New Roman"/>
            <w:bCs/>
            <w:sz w:val="24"/>
            <w:szCs w:val="24"/>
          </w:rPr>
          <w:delText xml:space="preserve">t </w:delText>
        </w:r>
        <w:r w:rsidR="004E35B6" w:rsidRPr="00BC581F" w:rsidDel="006446CD">
          <w:rPr>
            <w:rFonts w:ascii="Times New Roman" w:eastAsia="Calibri" w:hAnsi="Times New Roman" w:cs="Times New Roman"/>
            <w:bCs/>
            <w:sz w:val="24"/>
            <w:szCs w:val="24"/>
          </w:rPr>
          <w:delText xml:space="preserve">the </w:delText>
        </w:r>
        <w:r w:rsidRPr="00BC581F" w:rsidDel="006446CD">
          <w:rPr>
            <w:rFonts w:ascii="Times New Roman" w:eastAsia="Calibri" w:hAnsi="Times New Roman" w:cs="Times New Roman"/>
            <w:bCs/>
            <w:sz w:val="24"/>
            <w:szCs w:val="24"/>
          </w:rPr>
          <w:delText>two periods</w:delText>
        </w:r>
      </w:del>
      <w:r w:rsidRPr="00BC581F">
        <w:rPr>
          <w:rFonts w:ascii="Times New Roman" w:eastAsia="Calibri" w:hAnsi="Times New Roman" w:cs="Times New Roman"/>
          <w:bCs/>
          <w:sz w:val="24"/>
          <w:szCs w:val="24"/>
        </w:rPr>
        <w:t xml:space="preserve">. </w:t>
      </w:r>
      <w:ins w:id="203" w:author="DELL" w:date="2022-05-03T03:21:00Z">
        <w:r w:rsidR="00027161" w:rsidRPr="00027161">
          <w:rPr>
            <w:rFonts w:ascii="Times New Roman" w:eastAsia="Calibri" w:hAnsi="Times New Roman" w:cs="Times New Roman"/>
            <w:bCs/>
            <w:sz w:val="24"/>
            <w:szCs w:val="24"/>
          </w:rPr>
          <w:t>The influence of the latency period of COVID-19 and time of admissio</w:t>
        </w:r>
        <w:r w:rsidR="004E14DD">
          <w:rPr>
            <w:rFonts w:ascii="Times New Roman" w:eastAsia="Calibri" w:hAnsi="Times New Roman" w:cs="Times New Roman"/>
            <w:bCs/>
            <w:sz w:val="24"/>
            <w:szCs w:val="24"/>
          </w:rPr>
          <w:t xml:space="preserve">n were also considered </w:t>
        </w:r>
        <w:r w:rsidR="00027161" w:rsidRPr="00027161">
          <w:rPr>
            <w:rFonts w:ascii="Times New Roman" w:eastAsia="Calibri" w:hAnsi="Times New Roman" w:cs="Times New Roman"/>
            <w:bCs/>
            <w:sz w:val="24"/>
            <w:szCs w:val="24"/>
          </w:rPr>
          <w:t>into the model. The average incubation period i</w:t>
        </w:r>
        <w:r w:rsidR="00027161">
          <w:rPr>
            <w:rFonts w:ascii="Times New Roman" w:eastAsia="Calibri" w:hAnsi="Times New Roman" w:cs="Times New Roman"/>
            <w:bCs/>
            <w:sz w:val="24"/>
            <w:szCs w:val="24"/>
          </w:rPr>
          <w:t>s 5.2 days (range: 2–7 days) [</w:t>
        </w:r>
      </w:ins>
      <w:ins w:id="204" w:author="DELL" w:date="2022-05-03T03:22:00Z">
        <w:r w:rsidR="00027161">
          <w:fldChar w:fldCharType="begin"/>
        </w:r>
        <w:r w:rsidR="00027161">
          <w:instrText xml:space="preserve"> HYPERLINK "https://doi.org/10.1056/NEJMoa2002032" </w:instrText>
        </w:r>
        <w:r w:rsidR="00027161">
          <w:fldChar w:fldCharType="separate"/>
        </w:r>
        <w:r w:rsidR="00027161">
          <w:rPr>
            <w:rStyle w:val="Hyperlink"/>
            <w:rFonts w:ascii="Georgia" w:hAnsi="Georgia"/>
            <w:color w:val="0097EF"/>
            <w:sz w:val="27"/>
            <w:szCs w:val="27"/>
            <w:shd w:val="clear" w:color="auto" w:fill="FFFFFF"/>
          </w:rPr>
          <w:t>https://doi.org/10.1056/NEJMoa2002032</w:t>
        </w:r>
        <w:r w:rsidR="00027161">
          <w:fldChar w:fldCharType="end"/>
        </w:r>
        <w:r w:rsidR="00027161">
          <w:rPr>
            <w:rFonts w:ascii="Georgia" w:hAnsi="Georgia"/>
            <w:color w:val="333333"/>
            <w:sz w:val="27"/>
            <w:szCs w:val="27"/>
            <w:shd w:val="clear" w:color="auto" w:fill="FFFFFF"/>
          </w:rPr>
          <w:t>.</w:t>
        </w:r>
      </w:ins>
      <w:ins w:id="205" w:author="DELL" w:date="2022-05-03T03:21:00Z">
        <w:r w:rsidR="00027161">
          <w:rPr>
            <w:rFonts w:ascii="Times New Roman" w:eastAsia="Calibri" w:hAnsi="Times New Roman" w:cs="Times New Roman"/>
            <w:bCs/>
            <w:sz w:val="24"/>
            <w:szCs w:val="24"/>
          </w:rPr>
          <w:t xml:space="preserve">, </w:t>
        </w:r>
      </w:ins>
      <w:ins w:id="206" w:author="DELL" w:date="2022-05-03T03:22:00Z">
        <w:r w:rsidR="00027161">
          <w:fldChar w:fldCharType="begin"/>
        </w:r>
        <w:r w:rsidR="00027161">
          <w:instrText xml:space="preserve"> HYPERLINK "https://doi.org/10.7326/M20-0504" </w:instrText>
        </w:r>
        <w:r w:rsidR="00027161">
          <w:fldChar w:fldCharType="separate"/>
        </w:r>
        <w:r w:rsidR="00027161">
          <w:rPr>
            <w:rStyle w:val="Hyperlink"/>
            <w:rFonts w:ascii="Georgia" w:hAnsi="Georgia"/>
            <w:color w:val="004B83"/>
            <w:sz w:val="27"/>
            <w:szCs w:val="27"/>
            <w:shd w:val="clear" w:color="auto" w:fill="FFFFFF"/>
          </w:rPr>
          <w:t>https://doi.org/10.7326/M20-0504</w:t>
        </w:r>
        <w:r w:rsidR="00027161">
          <w:fldChar w:fldCharType="end"/>
        </w:r>
        <w:r w:rsidR="00027161">
          <w:rPr>
            <w:rFonts w:ascii="Georgia" w:hAnsi="Georgia"/>
            <w:color w:val="333333"/>
            <w:sz w:val="27"/>
            <w:szCs w:val="27"/>
            <w:shd w:val="clear" w:color="auto" w:fill="FFFFFF"/>
          </w:rPr>
          <w:t>.</w:t>
        </w:r>
      </w:ins>
      <w:ins w:id="207" w:author="DELL" w:date="2022-05-03T03:21:00Z">
        <w:r w:rsidR="00027161" w:rsidRPr="00027161">
          <w:rPr>
            <w:rFonts w:ascii="Times New Roman" w:eastAsia="Calibri" w:hAnsi="Times New Roman" w:cs="Times New Roman"/>
            <w:bCs/>
            <w:sz w:val="24"/>
            <w:szCs w:val="24"/>
          </w:rPr>
          <w:t>], and the median time of admissio</w:t>
        </w:r>
        <w:r w:rsidR="00027161">
          <w:rPr>
            <w:rFonts w:ascii="Times New Roman" w:eastAsia="Calibri" w:hAnsi="Times New Roman" w:cs="Times New Roman"/>
            <w:bCs/>
            <w:sz w:val="24"/>
            <w:szCs w:val="24"/>
          </w:rPr>
          <w:t>n was about 10 days [</w:t>
        </w:r>
      </w:ins>
      <w:ins w:id="208" w:author="DELL" w:date="2022-05-03T03:23:00Z">
        <w:r w:rsidR="00027161">
          <w:fldChar w:fldCharType="begin"/>
        </w:r>
        <w:r w:rsidR="00027161">
          <w:instrText xml:space="preserve"> HYPERLINK "https://doi.org/10.1155/2011/734690" </w:instrText>
        </w:r>
        <w:r w:rsidR="00027161">
          <w:fldChar w:fldCharType="separate"/>
        </w:r>
        <w:r w:rsidR="00027161">
          <w:rPr>
            <w:rStyle w:val="Hyperlink"/>
            <w:rFonts w:ascii="Georgia" w:hAnsi="Georgia"/>
            <w:color w:val="0097EF"/>
            <w:sz w:val="27"/>
            <w:szCs w:val="27"/>
            <w:shd w:val="clear" w:color="auto" w:fill="FFFFFF"/>
          </w:rPr>
          <w:t>https://doi.org/10.1155/2011/734690</w:t>
        </w:r>
        <w:r w:rsidR="00027161">
          <w:fldChar w:fldCharType="end"/>
        </w:r>
        <w:r w:rsidR="00027161">
          <w:rPr>
            <w:rFonts w:ascii="Georgia" w:hAnsi="Georgia"/>
            <w:color w:val="333333"/>
            <w:sz w:val="27"/>
            <w:szCs w:val="27"/>
            <w:shd w:val="clear" w:color="auto" w:fill="FFFFFF"/>
          </w:rPr>
          <w:t>.</w:t>
        </w:r>
      </w:ins>
      <w:ins w:id="209" w:author="DELL" w:date="2022-05-03T03:21:00Z">
        <w:r w:rsidR="00027161" w:rsidRPr="00027161">
          <w:rPr>
            <w:rFonts w:ascii="Times New Roman" w:eastAsia="Calibri" w:hAnsi="Times New Roman" w:cs="Times New Roman"/>
            <w:bCs/>
            <w:sz w:val="24"/>
            <w:szCs w:val="24"/>
          </w:rPr>
          <w:t xml:space="preserve">]. Since the coincidence of the delayed effect of latency period and time of </w:t>
        </w:r>
      </w:ins>
      <w:ins w:id="210" w:author="DELL" w:date="2022-05-03T03:24:00Z">
        <w:r w:rsidR="00697930">
          <w:rPr>
            <w:rFonts w:ascii="Times New Roman" w:eastAsia="Calibri" w:hAnsi="Times New Roman" w:cs="Times New Roman"/>
            <w:bCs/>
            <w:sz w:val="24"/>
            <w:szCs w:val="24"/>
          </w:rPr>
          <w:t>test result/</w:t>
        </w:r>
      </w:ins>
      <w:ins w:id="211" w:author="DELL" w:date="2022-05-03T03:21:00Z">
        <w:r w:rsidR="00027161" w:rsidRPr="00027161">
          <w:rPr>
            <w:rFonts w:ascii="Times New Roman" w:eastAsia="Calibri" w:hAnsi="Times New Roman" w:cs="Times New Roman"/>
            <w:bCs/>
            <w:sz w:val="24"/>
            <w:szCs w:val="24"/>
          </w:rPr>
          <w:t xml:space="preserve">admission in the </w:t>
        </w:r>
        <w:r w:rsidR="00697930">
          <w:rPr>
            <w:rFonts w:ascii="Times New Roman" w:eastAsia="Calibri" w:hAnsi="Times New Roman" w:cs="Times New Roman"/>
            <w:bCs/>
            <w:sz w:val="24"/>
            <w:szCs w:val="24"/>
          </w:rPr>
          <w:t xml:space="preserve">relationship between </w:t>
        </w:r>
      </w:ins>
      <w:ins w:id="212" w:author="DELL" w:date="2022-05-03T03:23:00Z">
        <w:r w:rsidR="00697930">
          <w:rPr>
            <w:rFonts w:ascii="Times New Roman" w:eastAsia="Calibri" w:hAnsi="Times New Roman" w:cs="Times New Roman"/>
            <w:bCs/>
            <w:sz w:val="24"/>
            <w:szCs w:val="24"/>
          </w:rPr>
          <w:t>meteorological</w:t>
        </w:r>
      </w:ins>
      <w:ins w:id="213" w:author="DELL" w:date="2022-05-03T03:24:00Z">
        <w:r w:rsidR="00697930">
          <w:rPr>
            <w:rFonts w:ascii="Times New Roman" w:eastAsia="Calibri" w:hAnsi="Times New Roman" w:cs="Times New Roman"/>
            <w:bCs/>
            <w:sz w:val="24"/>
            <w:szCs w:val="24"/>
          </w:rPr>
          <w:t xml:space="preserve"> factors</w:t>
        </w:r>
      </w:ins>
      <w:ins w:id="214" w:author="DELL" w:date="2022-05-03T03:21:00Z">
        <w:r w:rsidR="00697930">
          <w:rPr>
            <w:rFonts w:ascii="Times New Roman" w:eastAsia="Calibri" w:hAnsi="Times New Roman" w:cs="Times New Roman"/>
            <w:bCs/>
            <w:sz w:val="24"/>
            <w:szCs w:val="24"/>
          </w:rPr>
          <w:t xml:space="preserve"> </w:t>
        </w:r>
        <w:r w:rsidR="00027161" w:rsidRPr="00027161">
          <w:rPr>
            <w:rFonts w:ascii="Times New Roman" w:eastAsia="Calibri" w:hAnsi="Times New Roman" w:cs="Times New Roman"/>
            <w:bCs/>
            <w:sz w:val="24"/>
            <w:szCs w:val="24"/>
          </w:rPr>
          <w:t xml:space="preserve"> and </w:t>
        </w:r>
      </w:ins>
      <w:ins w:id="215" w:author="DELL" w:date="2022-05-03T03:24:00Z">
        <w:r w:rsidR="00697930">
          <w:rPr>
            <w:rFonts w:ascii="Times New Roman" w:eastAsia="Calibri" w:hAnsi="Times New Roman" w:cs="Times New Roman"/>
            <w:bCs/>
            <w:sz w:val="24"/>
            <w:szCs w:val="24"/>
          </w:rPr>
          <w:t>cases/</w:t>
        </w:r>
      </w:ins>
      <w:ins w:id="216" w:author="DELL" w:date="2022-05-03T03:21:00Z">
        <w:r w:rsidR="00697930">
          <w:rPr>
            <w:rFonts w:ascii="Times New Roman" w:eastAsia="Calibri" w:hAnsi="Times New Roman" w:cs="Times New Roman"/>
            <w:bCs/>
            <w:sz w:val="24"/>
            <w:szCs w:val="24"/>
          </w:rPr>
          <w:t>death [</w:t>
        </w:r>
      </w:ins>
      <w:ins w:id="217" w:author="DELL" w:date="2022-05-03T03:24:00Z">
        <w:r w:rsidR="00697930">
          <w:fldChar w:fldCharType="begin"/>
        </w:r>
        <w:r w:rsidR="00697930">
          <w:instrText xml:space="preserve"> HYPERLINK "https://doi.org/10.1136/jech.2004.020180" </w:instrText>
        </w:r>
        <w:r w:rsidR="00697930">
          <w:fldChar w:fldCharType="separate"/>
        </w:r>
        <w:r w:rsidR="00697930">
          <w:rPr>
            <w:rStyle w:val="Hyperlink"/>
            <w:rFonts w:ascii="Georgia" w:hAnsi="Georgia"/>
            <w:color w:val="0097EF"/>
            <w:sz w:val="27"/>
            <w:szCs w:val="27"/>
            <w:shd w:val="clear" w:color="auto" w:fill="FFFFFF"/>
          </w:rPr>
          <w:t>https://doi.org/10.1136/jech.2004.020180</w:t>
        </w:r>
        <w:r w:rsidR="00697930">
          <w:fldChar w:fldCharType="end"/>
        </w:r>
        <w:r w:rsidR="00697930">
          <w:rPr>
            <w:rFonts w:ascii="Georgia" w:hAnsi="Georgia"/>
            <w:color w:val="333333"/>
            <w:sz w:val="27"/>
            <w:szCs w:val="27"/>
            <w:shd w:val="clear" w:color="auto" w:fill="FFFFFF"/>
          </w:rPr>
          <w:t>.]</w:t>
        </w:r>
      </w:ins>
      <w:ins w:id="218" w:author="DELL" w:date="2022-05-03T03:21:00Z">
        <w:r w:rsidR="00D436BF">
          <w:rPr>
            <w:rFonts w:ascii="Times New Roman" w:eastAsia="Calibri" w:hAnsi="Times New Roman" w:cs="Times New Roman"/>
            <w:bCs/>
            <w:sz w:val="24"/>
            <w:szCs w:val="24"/>
          </w:rPr>
          <w:t xml:space="preserve">, the </w:t>
        </w:r>
      </w:ins>
      <w:ins w:id="219" w:author="DELL" w:date="2022-05-03T03:40:00Z">
        <w:r w:rsidR="00D436BF">
          <w:rPr>
            <w:rFonts w:ascii="Times New Roman" w:eastAsia="Calibri" w:hAnsi="Times New Roman" w:cs="Times New Roman"/>
            <w:bCs/>
            <w:sz w:val="24"/>
            <w:szCs w:val="24"/>
          </w:rPr>
          <w:t>meteorological factors</w:t>
        </w:r>
      </w:ins>
      <w:ins w:id="220" w:author="DELL" w:date="2022-05-03T03:21:00Z">
        <w:r w:rsidR="00027161" w:rsidRPr="00027161">
          <w:rPr>
            <w:rFonts w:ascii="Times New Roman" w:eastAsia="Calibri" w:hAnsi="Times New Roman" w:cs="Times New Roman"/>
            <w:bCs/>
            <w:sz w:val="24"/>
            <w:szCs w:val="24"/>
          </w:rPr>
          <w:t xml:space="preserve"> delayed period of this study was set to 15 days.</w:t>
        </w:r>
      </w:ins>
      <w:ins w:id="221" w:author="DELL" w:date="2022-05-07T01:55:00Z">
        <w:r w:rsidR="004E14DD" w:rsidRPr="004E14DD">
          <w:t xml:space="preserve"> </w:t>
        </w:r>
        <w:r w:rsidR="004E14DD">
          <w:t>T</w:t>
        </w:r>
        <w:r w:rsidR="004E14DD" w:rsidRPr="004E14DD">
          <w:rPr>
            <w:rFonts w:ascii="Times New Roman" w:eastAsia="Calibri" w:hAnsi="Times New Roman" w:cs="Times New Roman"/>
            <w:bCs/>
            <w:sz w:val="24"/>
            <w:szCs w:val="24"/>
          </w:rPr>
          <w:t xml:space="preserve">o perform this analysis, </w:t>
        </w:r>
      </w:ins>
      <w:ins w:id="222" w:author="DELL" w:date="2022-05-07T01:56:00Z">
        <w:r w:rsidR="004E14DD">
          <w:rPr>
            <w:rFonts w:ascii="Times New Roman" w:eastAsia="Calibri" w:hAnsi="Times New Roman" w:cs="Times New Roman"/>
            <w:bCs/>
            <w:sz w:val="24"/>
            <w:szCs w:val="24"/>
          </w:rPr>
          <w:t>R software</w:t>
        </w:r>
      </w:ins>
      <w:ins w:id="223" w:author="DELL" w:date="2022-05-07T01:55:00Z">
        <w:r w:rsidR="004E14DD">
          <w:rPr>
            <w:rFonts w:ascii="Times New Roman" w:eastAsia="Calibri" w:hAnsi="Times New Roman" w:cs="Times New Roman"/>
            <w:bCs/>
            <w:sz w:val="24"/>
            <w:szCs w:val="24"/>
          </w:rPr>
          <w:t xml:space="preserve"> were used.</w:t>
        </w:r>
      </w:ins>
      <w:del w:id="224" w:author="DELL" w:date="2022-05-03T03:21:00Z">
        <w:r w:rsidRPr="00BC581F" w:rsidDel="00027161">
          <w:rPr>
            <w:rFonts w:ascii="Times New Roman" w:eastAsia="Calibri" w:hAnsi="Times New Roman" w:cs="Times New Roman"/>
            <w:bCs/>
            <w:sz w:val="24"/>
            <w:szCs w:val="24"/>
          </w:rPr>
          <w:delText xml:space="preserve">We </w:delText>
        </w:r>
        <w:r w:rsidR="004E35B6" w:rsidRPr="00BC581F" w:rsidDel="00027161">
          <w:rPr>
            <w:rFonts w:ascii="Times New Roman" w:eastAsia="Calibri" w:hAnsi="Times New Roman" w:cs="Times New Roman"/>
            <w:bCs/>
            <w:sz w:val="24"/>
            <w:szCs w:val="24"/>
          </w:rPr>
          <w:delText xml:space="preserve">have </w:delText>
        </w:r>
        <w:r w:rsidRPr="00BC581F" w:rsidDel="00027161">
          <w:rPr>
            <w:rFonts w:ascii="Times New Roman" w:eastAsia="Calibri" w:hAnsi="Times New Roman" w:cs="Times New Roman"/>
            <w:bCs/>
            <w:sz w:val="24"/>
            <w:szCs w:val="24"/>
          </w:rPr>
          <w:delText xml:space="preserve">used the beta regression model independently for each dataset to look into the relationship between various </w:delText>
        </w:r>
        <w:r w:rsidR="00226175" w:rsidRPr="00BC581F" w:rsidDel="00027161">
          <w:rPr>
            <w:rFonts w:ascii="Times New Roman" w:eastAsia="Calibri" w:hAnsi="Times New Roman" w:cs="Times New Roman"/>
            <w:bCs/>
            <w:sz w:val="24"/>
            <w:szCs w:val="24"/>
          </w:rPr>
          <w:delText>descriptive</w:delText>
        </w:r>
        <w:r w:rsidRPr="00BC581F" w:rsidDel="00027161">
          <w:rPr>
            <w:rFonts w:ascii="Times New Roman" w:eastAsia="Calibri" w:hAnsi="Times New Roman" w:cs="Times New Roman"/>
            <w:bCs/>
            <w:sz w:val="24"/>
            <w:szCs w:val="24"/>
          </w:rPr>
          <w:delText xml:space="preserve"> variables and</w:delText>
        </w:r>
        <w:r w:rsidR="00226175" w:rsidRPr="00BC581F" w:rsidDel="00027161">
          <w:rPr>
            <w:rFonts w:ascii="Times New Roman" w:eastAsia="Calibri" w:hAnsi="Times New Roman" w:cs="Times New Roman"/>
            <w:bCs/>
            <w:sz w:val="24"/>
            <w:szCs w:val="24"/>
          </w:rPr>
          <w:delText xml:space="preserve"> to observe certain</w:delText>
        </w:r>
        <w:r w:rsidRPr="00BC581F" w:rsidDel="00027161">
          <w:rPr>
            <w:rFonts w:ascii="Times New Roman" w:eastAsia="Calibri" w:hAnsi="Times New Roman" w:cs="Times New Roman"/>
            <w:bCs/>
            <w:sz w:val="24"/>
            <w:szCs w:val="24"/>
          </w:rPr>
          <w:delText xml:space="preserve"> </w:delText>
        </w:r>
        <w:r w:rsidR="00226175" w:rsidRPr="00BC581F" w:rsidDel="00027161">
          <w:rPr>
            <w:rFonts w:ascii="Times New Roman" w:eastAsia="Calibri" w:hAnsi="Times New Roman" w:cs="Times New Roman"/>
            <w:bCs/>
            <w:sz w:val="24"/>
            <w:szCs w:val="24"/>
          </w:rPr>
          <w:delText>factors</w:delText>
        </w:r>
        <w:r w:rsidRPr="00BC581F" w:rsidDel="00027161">
          <w:rPr>
            <w:rFonts w:ascii="Times New Roman" w:eastAsia="Calibri" w:hAnsi="Times New Roman" w:cs="Times New Roman"/>
            <w:bCs/>
            <w:sz w:val="24"/>
            <w:szCs w:val="24"/>
          </w:rPr>
          <w:delText xml:space="preserve"> </w:delText>
        </w:r>
        <w:r w:rsidR="00226175" w:rsidRPr="00BC581F" w:rsidDel="00027161">
          <w:rPr>
            <w:rFonts w:ascii="Times New Roman" w:eastAsia="Calibri" w:hAnsi="Times New Roman" w:cs="Times New Roman"/>
            <w:bCs/>
            <w:sz w:val="24"/>
            <w:szCs w:val="24"/>
          </w:rPr>
          <w:delText>play</w:delText>
        </w:r>
        <w:r w:rsidRPr="00BC581F" w:rsidDel="00027161">
          <w:rPr>
            <w:rFonts w:ascii="Times New Roman" w:eastAsia="Calibri" w:hAnsi="Times New Roman" w:cs="Times New Roman"/>
            <w:bCs/>
            <w:sz w:val="24"/>
            <w:szCs w:val="24"/>
          </w:rPr>
          <w:delText xml:space="preserve"> the biggest impact throughout these periods.</w:delText>
        </w:r>
      </w:del>
    </w:p>
    <w:p w:rsidR="009D5C87" w:rsidRPr="00BC581F" w:rsidDel="004958B9" w:rsidRDefault="00777D57" w:rsidP="00016BD9">
      <w:pPr>
        <w:spacing w:after="0" w:line="360" w:lineRule="auto"/>
        <w:jc w:val="both"/>
        <w:rPr>
          <w:del w:id="225" w:author="DELL" w:date="2022-05-07T01:56:00Z"/>
          <w:rFonts w:ascii="Times New Roman" w:eastAsia="Calibri" w:hAnsi="Times New Roman" w:cs="Times New Roman"/>
          <w:b/>
          <w:bCs/>
          <w:sz w:val="24"/>
          <w:szCs w:val="24"/>
        </w:rPr>
      </w:pPr>
      <w:del w:id="226" w:author="DELL" w:date="2022-05-07T01:56:00Z">
        <w:r w:rsidRPr="00BC581F" w:rsidDel="004958B9">
          <w:rPr>
            <w:rFonts w:ascii="Times New Roman" w:eastAsia="Calibri" w:hAnsi="Times New Roman" w:cs="Times New Roman"/>
            <w:b/>
            <w:bCs/>
            <w:sz w:val="24"/>
            <w:szCs w:val="24"/>
          </w:rPr>
          <w:delText>Outcome and predictor variables</w:delText>
        </w:r>
      </w:del>
    </w:p>
    <w:p w:rsidR="009D5C87" w:rsidRPr="00BC581F" w:rsidDel="004958B9" w:rsidRDefault="00777D57" w:rsidP="00016BD9">
      <w:pPr>
        <w:spacing w:after="0" w:line="360" w:lineRule="auto"/>
        <w:jc w:val="both"/>
        <w:rPr>
          <w:del w:id="227" w:author="DELL" w:date="2022-05-07T01:56:00Z"/>
          <w:rFonts w:ascii="Times New Roman" w:eastAsia="Calibri" w:hAnsi="Times New Roman" w:cs="Times New Roman"/>
          <w:sz w:val="24"/>
          <w:szCs w:val="24"/>
        </w:rPr>
      </w:pPr>
      <w:del w:id="228" w:author="DELL" w:date="2022-05-07T01:56:00Z">
        <w:r w:rsidRPr="00BC581F" w:rsidDel="004958B9">
          <w:rPr>
            <w:rFonts w:ascii="Times New Roman" w:eastAsia="Calibri" w:hAnsi="Times New Roman" w:cs="Times New Roman"/>
            <w:sz w:val="24"/>
            <w:szCs w:val="24"/>
          </w:rPr>
          <w:delText xml:space="preserve">We </w:delText>
        </w:r>
        <w:r w:rsidR="00226175" w:rsidRPr="00BC581F" w:rsidDel="004958B9">
          <w:rPr>
            <w:rFonts w:ascii="Times New Roman" w:eastAsia="Calibri" w:hAnsi="Times New Roman" w:cs="Times New Roman"/>
            <w:sz w:val="24"/>
            <w:szCs w:val="24"/>
          </w:rPr>
          <w:delText>also</w:delText>
        </w:r>
        <w:r w:rsidR="004E35B6" w:rsidRPr="00BC581F" w:rsidDel="004958B9">
          <w:rPr>
            <w:rFonts w:ascii="Times New Roman" w:eastAsia="Calibri" w:hAnsi="Times New Roman" w:cs="Times New Roman"/>
            <w:sz w:val="24"/>
            <w:szCs w:val="24"/>
          </w:rPr>
          <w:delText xml:space="preserve"> </w:delText>
        </w:r>
        <w:r w:rsidRPr="00BC581F" w:rsidDel="004958B9">
          <w:rPr>
            <w:rFonts w:ascii="Times New Roman" w:eastAsia="Calibri" w:hAnsi="Times New Roman" w:cs="Times New Roman"/>
            <w:sz w:val="24"/>
            <w:szCs w:val="24"/>
          </w:rPr>
          <w:delText xml:space="preserve">used </w:delText>
        </w:r>
      </w:del>
      <w:del w:id="229" w:author="DELL" w:date="2022-05-02T02:31:00Z">
        <w:r w:rsidR="00226175" w:rsidRPr="00BC581F" w:rsidDel="007269C9">
          <w:rPr>
            <w:rFonts w:ascii="Times New Roman" w:eastAsia="Calibri" w:hAnsi="Times New Roman" w:cs="Times New Roman"/>
            <w:sz w:val="24"/>
            <w:szCs w:val="24"/>
          </w:rPr>
          <w:delText xml:space="preserve">case fatality rate </w:delText>
        </w:r>
      </w:del>
      <w:del w:id="230" w:author="DELL" w:date="2022-05-07T01:56:00Z">
        <w:r w:rsidR="00226175" w:rsidRPr="00BC581F" w:rsidDel="004958B9">
          <w:rPr>
            <w:rFonts w:ascii="Times New Roman" w:eastAsia="Calibri" w:hAnsi="Times New Roman" w:cs="Times New Roman"/>
            <w:sz w:val="24"/>
            <w:szCs w:val="24"/>
          </w:rPr>
          <w:delText xml:space="preserve">to observe </w:delText>
        </w:r>
        <w:r w:rsidRPr="00BC581F" w:rsidDel="004958B9">
          <w:rPr>
            <w:rFonts w:ascii="Times New Roman" w:eastAsia="Calibri" w:hAnsi="Times New Roman" w:cs="Times New Roman"/>
            <w:sz w:val="24"/>
            <w:szCs w:val="24"/>
          </w:rPr>
          <w:delText>the outcome</w:delText>
        </w:r>
        <w:r w:rsidR="00226175" w:rsidRPr="00BC581F" w:rsidDel="004958B9">
          <w:rPr>
            <w:rFonts w:ascii="Times New Roman" w:eastAsia="Calibri" w:hAnsi="Times New Roman" w:cs="Times New Roman"/>
            <w:sz w:val="24"/>
            <w:szCs w:val="24"/>
          </w:rPr>
          <w:delText xml:space="preserve"> of</w:delText>
        </w:r>
        <w:r w:rsidRPr="00BC581F" w:rsidDel="004958B9">
          <w:rPr>
            <w:rFonts w:ascii="Times New Roman" w:eastAsia="Calibri" w:hAnsi="Times New Roman" w:cs="Times New Roman"/>
            <w:sz w:val="24"/>
            <w:szCs w:val="24"/>
          </w:rPr>
          <w:delText xml:space="preserve"> </w:delText>
        </w:r>
        <w:r w:rsidR="00226175" w:rsidRPr="00BC581F" w:rsidDel="004958B9">
          <w:rPr>
            <w:rFonts w:ascii="Times New Roman" w:eastAsia="Calibri" w:hAnsi="Times New Roman" w:cs="Times New Roman"/>
            <w:sz w:val="24"/>
            <w:szCs w:val="24"/>
          </w:rPr>
          <w:delText xml:space="preserve">all variables. For analysing </w:delText>
        </w:r>
        <w:r w:rsidR="004E35B6" w:rsidRPr="00BC581F" w:rsidDel="004958B9">
          <w:rPr>
            <w:rFonts w:ascii="Times New Roman" w:eastAsia="Calibri" w:hAnsi="Times New Roman" w:cs="Times New Roman"/>
            <w:sz w:val="24"/>
            <w:szCs w:val="24"/>
          </w:rPr>
          <w:delText xml:space="preserve">data including </w:delText>
        </w:r>
        <w:r w:rsidR="00226175" w:rsidRPr="00BC581F" w:rsidDel="004958B9">
          <w:rPr>
            <w:rFonts w:ascii="Times New Roman" w:eastAsia="Calibri" w:hAnsi="Times New Roman" w:cs="Times New Roman"/>
            <w:sz w:val="24"/>
            <w:szCs w:val="24"/>
          </w:rPr>
          <w:delText>different</w:delText>
        </w:r>
        <w:r w:rsidR="004E35B6" w:rsidRPr="00BC581F" w:rsidDel="004958B9">
          <w:rPr>
            <w:rFonts w:ascii="Times New Roman" w:eastAsia="Calibri" w:hAnsi="Times New Roman" w:cs="Times New Roman"/>
            <w:sz w:val="24"/>
            <w:szCs w:val="24"/>
          </w:rPr>
          <w:delText xml:space="preserve"> </w:delText>
        </w:r>
        <w:r w:rsidR="00226175" w:rsidRPr="00BC581F" w:rsidDel="004958B9">
          <w:rPr>
            <w:rFonts w:ascii="Times New Roman" w:eastAsia="Calibri" w:hAnsi="Times New Roman" w:cs="Times New Roman"/>
            <w:sz w:val="24"/>
            <w:szCs w:val="24"/>
          </w:rPr>
          <w:delText>kinds of</w:delText>
        </w:r>
        <w:r w:rsidR="004E35B6" w:rsidRPr="00BC581F" w:rsidDel="004958B9">
          <w:rPr>
            <w:rFonts w:ascii="Times New Roman" w:eastAsia="Calibri" w:hAnsi="Times New Roman" w:cs="Times New Roman"/>
            <w:sz w:val="24"/>
            <w:szCs w:val="24"/>
          </w:rPr>
          <w:delText xml:space="preserve"> </w:delText>
        </w:r>
        <w:r w:rsidR="00226175" w:rsidRPr="00BC581F" w:rsidDel="004958B9">
          <w:rPr>
            <w:rFonts w:ascii="Times New Roman" w:eastAsia="Calibri" w:hAnsi="Times New Roman" w:cs="Times New Roman"/>
            <w:sz w:val="24"/>
            <w:szCs w:val="24"/>
          </w:rPr>
          <w:delText>metrological factors</w:delText>
        </w:r>
        <w:r w:rsidR="004E35B6" w:rsidRPr="00BC581F" w:rsidDel="004958B9">
          <w:rPr>
            <w:rFonts w:ascii="Times New Roman" w:eastAsia="Calibri" w:hAnsi="Times New Roman" w:cs="Times New Roman"/>
            <w:sz w:val="24"/>
            <w:szCs w:val="24"/>
          </w:rPr>
          <w:delText xml:space="preserve"> </w:delText>
        </w:r>
        <w:r w:rsidR="00226175" w:rsidRPr="00BC581F" w:rsidDel="004958B9">
          <w:rPr>
            <w:rFonts w:ascii="Times New Roman" w:eastAsia="Calibri" w:hAnsi="Times New Roman" w:cs="Times New Roman"/>
            <w:sz w:val="24"/>
            <w:szCs w:val="24"/>
          </w:rPr>
          <w:delText>from</w:delText>
        </w:r>
        <w:r w:rsidR="004E35B6" w:rsidRPr="00BC581F" w:rsidDel="004958B9">
          <w:rPr>
            <w:rFonts w:ascii="Times New Roman" w:eastAsia="Calibri" w:hAnsi="Times New Roman" w:cs="Times New Roman"/>
            <w:sz w:val="24"/>
            <w:szCs w:val="24"/>
          </w:rPr>
          <w:delText xml:space="preserve"> daily </w:delText>
        </w:r>
        <w:r w:rsidR="00226175" w:rsidRPr="00BC581F" w:rsidDel="004958B9">
          <w:rPr>
            <w:rFonts w:ascii="Times New Roman" w:eastAsia="Calibri" w:hAnsi="Times New Roman" w:cs="Times New Roman"/>
            <w:sz w:val="24"/>
            <w:szCs w:val="24"/>
          </w:rPr>
          <w:delText xml:space="preserve">reports </w:delText>
        </w:r>
        <w:r w:rsidR="004E35B6" w:rsidRPr="00BC581F" w:rsidDel="004958B9">
          <w:rPr>
            <w:rFonts w:ascii="Times New Roman" w:eastAsia="Calibri" w:hAnsi="Times New Roman" w:cs="Times New Roman"/>
            <w:sz w:val="24"/>
            <w:szCs w:val="24"/>
          </w:rPr>
          <w:delText xml:space="preserve">were </w:delText>
        </w:r>
        <w:r w:rsidR="00226175" w:rsidRPr="00BC581F" w:rsidDel="004958B9">
          <w:rPr>
            <w:rFonts w:ascii="Times New Roman" w:eastAsia="Calibri" w:hAnsi="Times New Roman" w:cs="Times New Roman"/>
            <w:sz w:val="24"/>
            <w:szCs w:val="24"/>
          </w:rPr>
          <w:delText>downloaded</w:delText>
        </w:r>
        <w:r w:rsidRPr="00BC581F" w:rsidDel="004958B9">
          <w:rPr>
            <w:rFonts w:ascii="Times New Roman" w:eastAsia="Calibri" w:hAnsi="Times New Roman" w:cs="Times New Roman"/>
            <w:sz w:val="24"/>
            <w:szCs w:val="24"/>
          </w:rPr>
          <w:delText xml:space="preserve"> </w:delText>
        </w:r>
        <w:r w:rsidR="004E35B6" w:rsidRPr="00BC581F" w:rsidDel="004958B9">
          <w:rPr>
            <w:rFonts w:ascii="Times New Roman" w:eastAsia="Calibri" w:hAnsi="Times New Roman" w:cs="Times New Roman"/>
            <w:sz w:val="24"/>
            <w:szCs w:val="24"/>
          </w:rPr>
          <w:delText xml:space="preserve">from various </w:delText>
        </w:r>
        <w:r w:rsidR="00226175" w:rsidRPr="00BC581F" w:rsidDel="004958B9">
          <w:rPr>
            <w:rFonts w:ascii="Times New Roman" w:eastAsia="Calibri" w:hAnsi="Times New Roman" w:cs="Times New Roman"/>
            <w:sz w:val="24"/>
            <w:szCs w:val="24"/>
          </w:rPr>
          <w:delText xml:space="preserve">online </w:delText>
        </w:r>
        <w:r w:rsidR="004E35B6" w:rsidRPr="00BC581F" w:rsidDel="004958B9">
          <w:rPr>
            <w:rFonts w:ascii="Times New Roman" w:eastAsia="Calibri" w:hAnsi="Times New Roman" w:cs="Times New Roman"/>
            <w:sz w:val="24"/>
            <w:szCs w:val="24"/>
          </w:rPr>
          <w:delText>sources and</w:delText>
        </w:r>
        <w:r w:rsidRPr="00BC581F" w:rsidDel="004958B9">
          <w:rPr>
            <w:rFonts w:ascii="Times New Roman" w:eastAsia="Calibri" w:hAnsi="Times New Roman" w:cs="Times New Roman"/>
            <w:sz w:val="24"/>
            <w:szCs w:val="24"/>
          </w:rPr>
          <w:delText xml:space="preserve"> used </w:delText>
        </w:r>
        <w:r w:rsidR="004E35B6" w:rsidRPr="00BC581F" w:rsidDel="004958B9">
          <w:rPr>
            <w:rFonts w:ascii="Times New Roman" w:eastAsia="Calibri" w:hAnsi="Times New Roman" w:cs="Times New Roman"/>
            <w:sz w:val="24"/>
            <w:szCs w:val="24"/>
          </w:rPr>
          <w:delText xml:space="preserve">by various </w:delText>
        </w:r>
        <w:r w:rsidR="00226175" w:rsidRPr="00BC581F" w:rsidDel="004958B9">
          <w:rPr>
            <w:rFonts w:ascii="Times New Roman" w:eastAsia="Calibri" w:hAnsi="Times New Roman" w:cs="Times New Roman"/>
            <w:sz w:val="24"/>
            <w:szCs w:val="24"/>
          </w:rPr>
          <w:delText xml:space="preserve">mathematical </w:delText>
        </w:r>
        <w:r w:rsidR="004E35B6" w:rsidRPr="00BC581F" w:rsidDel="004958B9">
          <w:rPr>
            <w:rFonts w:ascii="Times New Roman" w:eastAsia="Calibri" w:hAnsi="Times New Roman" w:cs="Times New Roman"/>
            <w:sz w:val="24"/>
            <w:szCs w:val="24"/>
          </w:rPr>
          <w:delText xml:space="preserve">models. </w:delText>
        </w:r>
      </w:del>
    </w:p>
    <w:p w:rsidR="00721D86" w:rsidRPr="00BC581F" w:rsidDel="007269C9" w:rsidRDefault="00721D86" w:rsidP="00016BD9">
      <w:pPr>
        <w:spacing w:after="0" w:line="360" w:lineRule="auto"/>
        <w:jc w:val="both"/>
        <w:rPr>
          <w:del w:id="231" w:author="DELL" w:date="2022-05-02T02:31:00Z"/>
          <w:rFonts w:ascii="Times New Roman" w:eastAsia="Calibri" w:hAnsi="Times New Roman" w:cs="Times New Roman"/>
          <w:b/>
          <w:bCs/>
          <w:color w:val="000000"/>
          <w:sz w:val="24"/>
          <w:szCs w:val="24"/>
        </w:rPr>
      </w:pPr>
      <w:del w:id="232" w:author="DELL" w:date="2022-05-02T02:31:00Z">
        <w:r w:rsidRPr="00BC581F" w:rsidDel="007269C9">
          <w:rPr>
            <w:rFonts w:ascii="Times New Roman" w:eastAsia="Calibri" w:hAnsi="Times New Roman" w:cs="Times New Roman"/>
            <w:b/>
            <w:bCs/>
            <w:color w:val="000000"/>
            <w:sz w:val="24"/>
            <w:szCs w:val="24"/>
          </w:rPr>
          <w:delText>Beta regression models</w:delText>
        </w:r>
        <w:r w:rsidR="001F2C1B" w:rsidRPr="00BC581F" w:rsidDel="007269C9">
          <w:rPr>
            <w:rFonts w:ascii="Times New Roman" w:eastAsia="Calibri" w:hAnsi="Times New Roman" w:cs="Times New Roman"/>
            <w:b/>
            <w:bCs/>
            <w:color w:val="000000"/>
            <w:sz w:val="24"/>
            <w:szCs w:val="24"/>
          </w:rPr>
          <w:delText xml:space="preserve"> (BRM)</w:delText>
        </w:r>
      </w:del>
    </w:p>
    <w:p w:rsidR="00FD565C" w:rsidRPr="00BC581F" w:rsidDel="007269C9" w:rsidRDefault="0015132F" w:rsidP="00016BD9">
      <w:pPr>
        <w:spacing w:after="0" w:line="360" w:lineRule="auto"/>
        <w:jc w:val="both"/>
        <w:rPr>
          <w:del w:id="233" w:author="DELL" w:date="2022-05-02T02:31:00Z"/>
          <w:rFonts w:ascii="Times New Roman" w:eastAsia="Calibri" w:hAnsi="Times New Roman" w:cs="Times New Roman"/>
          <w:b/>
          <w:bCs/>
          <w:color w:val="000000"/>
          <w:sz w:val="24"/>
          <w:szCs w:val="24"/>
        </w:rPr>
      </w:pPr>
      <w:del w:id="234" w:author="DELL" w:date="2022-05-02T02:31:00Z">
        <w:r w:rsidDel="007269C9">
          <w:rPr>
            <w:rFonts w:ascii="Times New Roman" w:eastAsia="Calibri" w:hAnsi="Times New Roman" w:cs="Times New Roman"/>
            <w:color w:val="000000"/>
            <w:sz w:val="24"/>
            <w:szCs w:val="24"/>
          </w:rPr>
          <w:delText>Case fatality rate of COVID-19</w:delText>
        </w:r>
        <w:r w:rsidR="00721D86" w:rsidRPr="00BC581F" w:rsidDel="007269C9">
          <w:rPr>
            <w:rFonts w:ascii="Times New Roman" w:eastAsia="Calibri" w:hAnsi="Times New Roman" w:cs="Times New Roman"/>
            <w:color w:val="000000"/>
            <w:sz w:val="24"/>
            <w:szCs w:val="24"/>
          </w:rPr>
          <w:delText xml:space="preserve"> varies in an interval of 0 or 1, here we </w:delText>
        </w:r>
        <w:r w:rsidR="004E35B6" w:rsidRPr="00BC581F" w:rsidDel="007269C9">
          <w:rPr>
            <w:rFonts w:ascii="Times New Roman" w:eastAsia="Calibri" w:hAnsi="Times New Roman" w:cs="Times New Roman"/>
            <w:color w:val="000000"/>
            <w:sz w:val="24"/>
            <w:szCs w:val="24"/>
          </w:rPr>
          <w:delText xml:space="preserve">have </w:delText>
        </w:r>
        <w:r w:rsidR="00721D86" w:rsidRPr="00BC581F" w:rsidDel="007269C9">
          <w:rPr>
            <w:rFonts w:ascii="Times New Roman" w:eastAsia="Calibri" w:hAnsi="Times New Roman" w:cs="Times New Roman"/>
            <w:color w:val="000000"/>
            <w:sz w:val="24"/>
            <w:szCs w:val="24"/>
          </w:rPr>
          <w:delText xml:space="preserve">used </w:delText>
        </w:r>
        <w:r w:rsidR="001F2C1B" w:rsidRPr="00BC581F" w:rsidDel="007269C9">
          <w:rPr>
            <w:rFonts w:ascii="Times New Roman" w:eastAsia="Calibri" w:hAnsi="Times New Roman" w:cs="Times New Roman"/>
            <w:color w:val="000000"/>
            <w:sz w:val="24"/>
            <w:szCs w:val="24"/>
          </w:rPr>
          <w:delText>BRM</w:delText>
        </w:r>
        <w:r w:rsidR="00721D86" w:rsidRPr="00BC581F" w:rsidDel="007269C9">
          <w:rPr>
            <w:rFonts w:ascii="Times New Roman" w:eastAsia="Calibri" w:hAnsi="Times New Roman" w:cs="Times New Roman"/>
            <w:color w:val="000000"/>
            <w:sz w:val="24"/>
            <w:szCs w:val="24"/>
          </w:rPr>
          <w:delText xml:space="preserve"> to find out the relation between possible explanatory variables and the rCFR</w:delText>
        </w:r>
        <w:r w:rsidR="001F2C1B" w:rsidRPr="00BC581F" w:rsidDel="007269C9">
          <w:rPr>
            <w:rFonts w:ascii="Times New Roman" w:eastAsia="Calibri" w:hAnsi="Times New Roman" w:cs="Times New Roman"/>
            <w:color w:val="000000"/>
            <w:sz w:val="24"/>
            <w:szCs w:val="24"/>
          </w:rPr>
          <w:delText xml:space="preserve"> </w:delText>
        </w:r>
        <w:r w:rsidR="001463A7" w:rsidRPr="00BC581F" w:rsidDel="007269C9">
          <w:rPr>
            <w:rStyle w:val="FootnoteReference"/>
            <w:rFonts w:ascii="Times New Roman" w:hAnsi="Times New Roman" w:cs="Times New Roman"/>
            <w:color w:val="000000"/>
            <w:sz w:val="24"/>
            <w:szCs w:val="24"/>
          </w:rPr>
          <w:fldChar w:fldCharType="begin" w:fldLock="1"/>
        </w:r>
        <w:r w:rsidR="00100CBD" w:rsidRPr="00BC581F" w:rsidDel="007269C9">
          <w:rPr>
            <w:rFonts w:ascii="Times New Roman" w:hAnsi="Times New Roman" w:cs="Times New Roman"/>
            <w:color w:val="000000"/>
            <w:sz w:val="24"/>
            <w:szCs w:val="24"/>
          </w:rPr>
          <w:delInstrText>ADDIN CSL_CITATION {"citationItems":[{"id":"ITEM-1","itemData":{"DOI":"10.18637/jss.v034.i02","ISSN":"15487660","abstract":"The class of beta regression models is commonly used by practitioners to model variables that assume values in the standard unit interval (0,1). It is based on the assumption that the dependent variable is beta-distributed and that its mean is related to a set of regressors through a linear predictor with unknown coefficients and a link function. The model also includes a precision parameter which may be constant or depend on a (potentially different) set of regressors through a link function as well. This approach naturally incorporates features such as heteroskedasticity or skewness which are commonly observed in data taking values in the standard unit interval, such as rates or proportions. This paper describes the betareg package which provides the class of beta regressions in the R system for statistical computing. The underlying theory is briefly outlined, the implementation discussed and illustrated in various replication exercises.","author":[{"dropping-particle":"","family":"Cribari-Neto","given":"Francisco","non-dropping-particle":"","parse-names":false,"suffix":""},{"dropping-particle":"","family":"Zeileis","given":"Achim","non-dropping-particle":"","parse-names":false,"suffix":""}],"container-title":"Journal of Statistical Software","id":"ITEM-1","issue":"2","issued":{"date-parts":[["2010","4"]]},"page":"1-24","publisher":"University of California at Los Angeles","title":"Beta regression in R","type":"article-journal","volume":"34"},"uris":["http://www.mendeley.com/documents/?uuid=cd2a3ac4-7ead-3229-98c1-fffbd6e45dd4","http://www.mendeley.com/documents/?uuid=6624f7c6-8d74-4783-9c8f-85d848a80124","http://www.mendeley.com/documents/?uuid=2607fe16-561b-4b80-9c06-4ddf142cd2b1"]},{"id":"ITEM-2","itemData":{"DOI":"10.1080/0266476042000214501","ISSN":"02664763","abstract":"This paper proposes a regression model where the response is beta distributed using a parameterization of the beta law that is indexed by mean and dispersion parameters. The proposed model is useful for situations where the variable of interest is continuous and restricted to the interval (0, 1) and is related to other variables through a regression structure. The regression parameters of the beta regression model are interpretable in terms of the mean of the response and, when the logit link is used, of an odds ratio, unlike the parameters of a linear regression that employs a transformed response. Estimation is performed by maximum likelihood. We provide closed-form expressions for the score function, for Fisher's information matrix and its inverse. Hypothesis testing is performed using approximations obtained from the asymptotic normality of the maximum likelihood estimator. Some diagnostic measures are introduced. Finally, practical applications that employ real data are presented and discussed. © 2004 Taylor &amp; Francis Ltd.","author":[{"dropping-particle":"","family":"Ferrari","given":"Silvia L.P.","non-dropping-particle":"","parse-names":false,"suffix":""},{"dropping-particle":"","family":"Cribari-Neto","given":"Francisco","non-dropping-particle":"","parse-names":false,"suffix":""}],"container-title":"Journal of Applied Statistics","id":"ITEM-2","issue":"7","issued":{"date-parts":[["2004","8"]]},"page":"799-815","publisher":" Taylor &amp; Francis Group ","title":"Beta regression for modelling rates and proportions","type":"article-journal","volume":"31"},"uris":["http://www.mendeley.com/documents/?uuid=e0fd0dfd-0494-38ce-834c-f3c5695999fd","http://www.mendeley.com/documents/?uuid=0adb369a-12b6-4dfa-be54-17b0275cbaf9","http://www.mendeley.com/documents/?uuid=60a8606b-1d31-4cb8-9df4-379efdb640ef"]}],"mendeley":{"formattedCitation":"(48,49)","plainTextFormattedCitation":"(48,49)","previouslyFormattedCitation":"(50,51)"},"properties":{"noteIndex":0},"schema":"https://github.com/citation-style-language/schema/raw/master/csl-citation.json"}</w:delInstrText>
        </w:r>
        <w:r w:rsidR="001463A7" w:rsidRPr="00BC581F" w:rsidDel="007269C9">
          <w:rPr>
            <w:rStyle w:val="FootnoteReference"/>
            <w:rFonts w:ascii="Times New Roman" w:hAnsi="Times New Roman" w:cs="Times New Roman"/>
            <w:color w:val="000000"/>
            <w:sz w:val="24"/>
            <w:szCs w:val="24"/>
          </w:rPr>
          <w:fldChar w:fldCharType="separate"/>
        </w:r>
        <w:r w:rsidR="00100CBD" w:rsidRPr="00BC581F" w:rsidDel="007269C9">
          <w:rPr>
            <w:rFonts w:ascii="Times New Roman" w:hAnsi="Times New Roman" w:cs="Times New Roman"/>
            <w:bCs/>
            <w:noProof/>
            <w:color w:val="000000"/>
            <w:sz w:val="24"/>
            <w:szCs w:val="24"/>
            <w:lang w:val="en-US"/>
          </w:rPr>
          <w:delText>(48,49)</w:delText>
        </w:r>
        <w:r w:rsidR="001463A7" w:rsidRPr="00BC581F" w:rsidDel="007269C9">
          <w:rPr>
            <w:rStyle w:val="FootnoteReference"/>
            <w:rFonts w:ascii="Times New Roman" w:hAnsi="Times New Roman" w:cs="Times New Roman"/>
            <w:color w:val="000000"/>
            <w:sz w:val="24"/>
            <w:szCs w:val="24"/>
          </w:rPr>
          <w:fldChar w:fldCharType="end"/>
        </w:r>
        <w:r w:rsidR="00721D86" w:rsidRPr="00BC581F" w:rsidDel="007269C9">
          <w:rPr>
            <w:rFonts w:ascii="Times New Roman" w:eastAsia="Calibri" w:hAnsi="Times New Roman" w:cs="Times New Roman"/>
            <w:color w:val="000000"/>
            <w:sz w:val="24"/>
            <w:szCs w:val="24"/>
          </w:rPr>
          <w:delText xml:space="preserve">. The benefits of the </w:delText>
        </w:r>
        <w:r w:rsidR="001F2C1B" w:rsidRPr="00BC581F" w:rsidDel="007269C9">
          <w:rPr>
            <w:rFonts w:ascii="Times New Roman" w:eastAsia="Calibri" w:hAnsi="Times New Roman" w:cs="Times New Roman"/>
            <w:color w:val="000000"/>
            <w:sz w:val="24"/>
            <w:szCs w:val="24"/>
          </w:rPr>
          <w:delText>BRM</w:delText>
        </w:r>
        <w:r w:rsidR="00721D86" w:rsidRPr="00BC581F" w:rsidDel="007269C9">
          <w:rPr>
            <w:rFonts w:ascii="Times New Roman" w:eastAsia="Calibri" w:hAnsi="Times New Roman" w:cs="Times New Roman"/>
            <w:color w:val="000000"/>
            <w:sz w:val="24"/>
            <w:szCs w:val="24"/>
          </w:rPr>
          <w:delText xml:space="preserve"> are </w:delText>
        </w:r>
        <w:r w:rsidR="001F2C1B" w:rsidRPr="00BC581F" w:rsidDel="007269C9">
          <w:rPr>
            <w:rFonts w:ascii="Times New Roman" w:eastAsia="Calibri" w:hAnsi="Times New Roman" w:cs="Times New Roman"/>
            <w:color w:val="000000"/>
            <w:sz w:val="24"/>
            <w:szCs w:val="24"/>
          </w:rPr>
          <w:delText>descriptive</w:delText>
        </w:r>
        <w:r w:rsidR="00721D86" w:rsidRPr="00BC581F" w:rsidDel="007269C9">
          <w:rPr>
            <w:rFonts w:ascii="Times New Roman" w:eastAsia="Calibri" w:hAnsi="Times New Roman" w:cs="Times New Roman"/>
            <w:color w:val="000000"/>
            <w:sz w:val="24"/>
            <w:szCs w:val="24"/>
          </w:rPr>
          <w:delText xml:space="preserve"> variables for reporting the incidence rate ratios (IRRs) after adjusting them for environmental factors like temperature, rainfall, relative humidity, wind speed, and dew point in Bangladesh country. </w:delText>
        </w:r>
        <w:r w:rsidR="00226175" w:rsidRPr="00BC581F" w:rsidDel="007269C9">
          <w:rPr>
            <w:rFonts w:ascii="Times New Roman" w:hAnsi="Times New Roman" w:cs="Times New Roman"/>
            <w:sz w:val="24"/>
            <w:szCs w:val="24"/>
          </w:rPr>
          <w:delText>In this current study VIF</w:delText>
        </w:r>
        <w:r w:rsidR="00721D86" w:rsidRPr="00BC581F" w:rsidDel="007269C9">
          <w:rPr>
            <w:rFonts w:ascii="Times New Roman" w:hAnsi="Times New Roman" w:cs="Times New Roman"/>
            <w:sz w:val="24"/>
            <w:szCs w:val="24"/>
          </w:rPr>
          <w:delText xml:space="preserve"> </w:delText>
        </w:r>
        <w:r w:rsidR="00226175" w:rsidRPr="00BC581F" w:rsidDel="007269C9">
          <w:rPr>
            <w:rFonts w:ascii="Times New Roman" w:hAnsi="Times New Roman" w:cs="Times New Roman"/>
            <w:sz w:val="24"/>
            <w:szCs w:val="24"/>
          </w:rPr>
          <w:delText xml:space="preserve">or </w:delText>
        </w:r>
        <w:r w:rsidR="00721D86" w:rsidRPr="00BC581F" w:rsidDel="007269C9">
          <w:rPr>
            <w:rFonts w:ascii="Times New Roman" w:hAnsi="Times New Roman" w:cs="Times New Roman"/>
            <w:sz w:val="24"/>
            <w:szCs w:val="24"/>
          </w:rPr>
          <w:delText xml:space="preserve">variance inflation factor value </w:delText>
        </w:r>
        <w:r w:rsidR="00226175" w:rsidRPr="00BC581F" w:rsidDel="007269C9">
          <w:rPr>
            <w:rFonts w:ascii="Times New Roman" w:hAnsi="Times New Roman" w:cs="Times New Roman"/>
            <w:sz w:val="24"/>
            <w:szCs w:val="24"/>
          </w:rPr>
          <w:delText xml:space="preserve">used </w:delText>
        </w:r>
        <w:r w:rsidR="00721D86" w:rsidRPr="00BC581F" w:rsidDel="007269C9">
          <w:rPr>
            <w:rFonts w:ascii="Times New Roman" w:hAnsi="Times New Roman" w:cs="Times New Roman"/>
            <w:sz w:val="24"/>
            <w:szCs w:val="24"/>
          </w:rPr>
          <w:delText xml:space="preserve">to </w:delText>
        </w:r>
        <w:r w:rsidR="00226175" w:rsidRPr="00BC581F" w:rsidDel="007269C9">
          <w:rPr>
            <w:rFonts w:ascii="Times New Roman" w:hAnsi="Times New Roman" w:cs="Times New Roman"/>
            <w:sz w:val="24"/>
            <w:szCs w:val="24"/>
          </w:rPr>
          <w:delText>observe</w:delText>
        </w:r>
        <w:r w:rsidR="00721D86" w:rsidRPr="00BC581F" w:rsidDel="007269C9">
          <w:rPr>
            <w:rFonts w:ascii="Times New Roman" w:hAnsi="Times New Roman" w:cs="Times New Roman"/>
            <w:sz w:val="24"/>
            <w:szCs w:val="24"/>
          </w:rPr>
          <w:delText xml:space="preserve"> multi</w:delText>
        </w:r>
        <w:r w:rsidR="00226175" w:rsidRPr="00BC581F" w:rsidDel="007269C9">
          <w:rPr>
            <w:rFonts w:ascii="Times New Roman" w:hAnsi="Times New Roman" w:cs="Times New Roman"/>
            <w:sz w:val="24"/>
            <w:szCs w:val="24"/>
          </w:rPr>
          <w:delText xml:space="preserve"> co-linearity</w:delText>
        </w:r>
        <w:r w:rsidR="00721D86" w:rsidRPr="00BC581F" w:rsidDel="007269C9">
          <w:rPr>
            <w:rFonts w:ascii="Times New Roman" w:hAnsi="Times New Roman" w:cs="Times New Roman"/>
            <w:sz w:val="24"/>
            <w:szCs w:val="24"/>
          </w:rPr>
          <w:delText xml:space="preserve"> in the dataset </w:delText>
        </w:r>
        <w:r w:rsidR="00226175" w:rsidRPr="00BC581F" w:rsidDel="007269C9">
          <w:rPr>
            <w:rFonts w:ascii="Times New Roman" w:hAnsi="Times New Roman" w:cs="Times New Roman"/>
            <w:sz w:val="24"/>
            <w:szCs w:val="24"/>
          </w:rPr>
          <w:delText>where</w:delText>
        </w:r>
        <w:r w:rsidR="00721D86" w:rsidRPr="00BC581F" w:rsidDel="007269C9">
          <w:rPr>
            <w:rFonts w:ascii="Times New Roman" w:hAnsi="Times New Roman" w:cs="Times New Roman"/>
            <w:sz w:val="24"/>
            <w:szCs w:val="24"/>
          </w:rPr>
          <w:delText xml:space="preserve"> cut-off value of </w:delText>
        </w:r>
        <w:r w:rsidR="001F2C1B" w:rsidRPr="00BC581F" w:rsidDel="007269C9">
          <w:rPr>
            <w:rFonts w:ascii="Times New Roman" w:hAnsi="Times New Roman" w:cs="Times New Roman"/>
            <w:sz w:val="24"/>
            <w:szCs w:val="24"/>
          </w:rPr>
          <w:delText xml:space="preserve">was </w:delText>
        </w:r>
        <w:r w:rsidR="00721D86" w:rsidRPr="00BC581F" w:rsidDel="007269C9">
          <w:rPr>
            <w:rFonts w:ascii="Times New Roman" w:hAnsi="Times New Roman" w:cs="Times New Roman"/>
            <w:sz w:val="24"/>
            <w:szCs w:val="24"/>
          </w:rPr>
          <w:delText xml:space="preserve">5 </w:delText>
        </w:r>
        <w:r w:rsidR="001463A7" w:rsidRPr="00BC581F" w:rsidDel="007269C9">
          <w:rPr>
            <w:rStyle w:val="FootnoteReference"/>
            <w:rFonts w:ascii="Times New Roman" w:hAnsi="Times New Roman" w:cs="Times New Roman"/>
            <w:sz w:val="24"/>
            <w:szCs w:val="24"/>
          </w:rPr>
          <w:fldChar w:fldCharType="begin" w:fldLock="1"/>
        </w:r>
        <w:r w:rsidR="00100CBD" w:rsidRPr="00BC581F" w:rsidDel="007269C9">
          <w:rPr>
            <w:rFonts w:ascii="Times New Roman" w:hAnsi="Times New Roman" w:cs="Times New Roman"/>
            <w:sz w:val="24"/>
            <w:szCs w:val="24"/>
          </w:rPr>
          <w:delInstrText>ADDIN CSL_CITATION {"citationItems":[{"id":"ITEM-1","itemData":{"DOI":"10.2174/0929867003374372","ISBN":"9781461471370","ISSN":"09298673","PMID":"10911016","abstract":"3'-Azido-2',3'-dideoxythymidine (AZT, 1, zidovudine, RetrovirTM) is used to treat patients with human immunodeficiency virus (HIV) infection. AZT, after conversion to AZT-5'-triphosphate (AZT-TP) by cellular enzymes, inhibits HIV-reverse transcriptase (HIV-RT). The major clinical limitations of AZT are due to clinical toxicities that include bone marrow suppression, hepatic abnormalities and myopathy, absolute dependence on host cell kinase-mediated activation which leads to low activity, limited brain uptake, a short half-life of about one hour in plasma that dictates frequent administration to maintain therapeutic drug levels, low potential for metabolic activation and/or high susceptibility to catabolism, and the rapid development of resistance by HIV-1. These limitations have prompted the development of strategies for designing prodrugs of AZT. A variety of 5'-O-substituted prodrugs of AZT constitute the subject of this review. The drug-design rationale on which these approaches are based is that the ester conjugate will be converted by hydrolysis and/or enzymatic cleavage to AZT or its 5&amp;prime;-monophosphate (AZT-MP). Most prodrug derivatives of AZT have been prepared by derivatization of AZT at its 5'-O position to provide two prominent classes of compounds that encompass: A) 5'-O-carboxylic esters derived from 1) cyclic 5'-O-carboxylic acids such as steroidal 17b-carboxylic acids, 1-adamantanecarboxylic acid, bicyclam carboxylic acid derivatives, O-acetylsalicylic acid, and carbohydrate derivatives, 2) amino acids, 3) 1, 4-dihydro-1-methyl-3-pyridinylcarboxylic acid, 4) aliphatic fatty acid analogs such as myristic acid containing a heteroatom, or without a heteroatom such as stearic acid, and 5) long chain polyunsaturated fatty acid analogs such as retinoic acid, and B) masked phosphates such as 1) phosphodiesters that include monoalkyl or monoaryl phosphate, carbohydrate, ether lipid, ester lipid, and foscarnet derivatives, 2) a variety of phosphotriesters that include dialkylphosphotriesters, diarylphosphotriesters, glycolate and lactate phosphotriesters, phosphotriester approaches using simultaneous enzymatic and chemical hydrolysis of bis(4-acyloxybenzyl) esters, bis(S-acyl-2-thioethyl) (SATE) esters, cyclosaligenyl prodrugs, glycosyl phosphotriesters, and steroidal phosphotriesters, 3) phosphoramidate derivatives, 4) dinucleoside phosphate derivatives that possess a second anti-HIV moiety such as AZT-P-ddA, AZT-P-ddI, AZTP2AZT, AZTP2ACV), a…","author":[{"dropping-particle":"","family":"Parang","given":"Keykavous","non-dropping-particle":"","parse-names":false,"suffix":""},{"dropping-particle":"","family":"Wiebe","given":"Leonard","non-dropping-particle":"","parse-names":false,"suffix":""},{"dropping-particle":"","family":"Knaus","given":"Edward","non-dropping-particle":"","parse-names":false,"suffix":""}],"container-title":"Current Medicinal Chemistry","id":"ITEM-1","issue":"10","issued":{"date-parts":[["2012"]]},"page":"995-1039","title":"Novel Approaches for Designing 5-O-Ester Prodrugs of 3-Azido-2,3-dideoxythymidine (AZT).","type":"article-journal","volume":"7"},"uris":["http://www.mendeley.com/documents/?uuid=86cc618f-f660-3528-a062-74c54caf02ba","http://www.mendeley.com/documents/?uuid=11b2aa34-1d18-4eb8-ae64-9474720902e9","http://www.mendeley.com/documents/?uuid=ebe753ae-8bdb-4236-a23f-3e0f74c0ae9b","http://www.mendeley.com/documents/?uuid=0f849910-a051-4cd6-95b4-957290a4c125","http://www.mendeley.com/documents/?uuid=42e38b0f-5b5a-4158-b28e-b601a418ddc6"]}],"mendeley":{"formattedCitation":"(50)","plainTextFormattedCitation":"(50)","previouslyFormattedCitation":"(52)"},"properties":{"noteIndex":0},"schema":"https://github.com/citation-style-language/schema/raw/master/csl-citation.json"}</w:delInstrText>
        </w:r>
        <w:r w:rsidR="001463A7" w:rsidRPr="00BC581F" w:rsidDel="007269C9">
          <w:rPr>
            <w:rStyle w:val="FootnoteReference"/>
            <w:rFonts w:ascii="Times New Roman" w:hAnsi="Times New Roman" w:cs="Times New Roman"/>
            <w:sz w:val="24"/>
            <w:szCs w:val="24"/>
          </w:rPr>
          <w:fldChar w:fldCharType="separate"/>
        </w:r>
        <w:r w:rsidR="00100CBD" w:rsidRPr="00BC581F" w:rsidDel="007269C9">
          <w:rPr>
            <w:rFonts w:ascii="Times New Roman" w:hAnsi="Times New Roman" w:cs="Times New Roman"/>
            <w:bCs/>
            <w:noProof/>
            <w:sz w:val="24"/>
            <w:szCs w:val="24"/>
            <w:lang w:val="en-US"/>
          </w:rPr>
          <w:delText>(50)</w:delText>
        </w:r>
        <w:r w:rsidR="001463A7" w:rsidRPr="00BC581F" w:rsidDel="007269C9">
          <w:rPr>
            <w:rStyle w:val="FootnoteReference"/>
            <w:rFonts w:ascii="Times New Roman" w:hAnsi="Times New Roman" w:cs="Times New Roman"/>
            <w:sz w:val="24"/>
            <w:szCs w:val="24"/>
          </w:rPr>
          <w:fldChar w:fldCharType="end"/>
        </w:r>
        <w:r w:rsidR="00721D86" w:rsidRPr="00BC581F" w:rsidDel="007269C9">
          <w:rPr>
            <w:rFonts w:ascii="Times New Roman" w:hAnsi="Times New Roman" w:cs="Times New Roman"/>
            <w:sz w:val="24"/>
            <w:szCs w:val="24"/>
          </w:rPr>
          <w:delText xml:space="preserve"> and discarded variables (water vapour and ventilation in the country) from </w:delText>
        </w:r>
        <w:r w:rsidR="001F2C1B" w:rsidRPr="00BC581F" w:rsidDel="007269C9">
          <w:rPr>
            <w:rFonts w:ascii="Times New Roman" w:hAnsi="Times New Roman" w:cs="Times New Roman"/>
            <w:sz w:val="24"/>
            <w:szCs w:val="24"/>
          </w:rPr>
          <w:delText xml:space="preserve">the </w:delText>
        </w:r>
        <w:r w:rsidR="00721D86" w:rsidRPr="00BC581F" w:rsidDel="007269C9">
          <w:rPr>
            <w:rFonts w:ascii="Times New Roman" w:hAnsi="Times New Roman" w:cs="Times New Roman"/>
            <w:sz w:val="24"/>
            <w:szCs w:val="24"/>
          </w:rPr>
          <w:delText xml:space="preserve">model those </w:delText>
        </w:r>
        <w:r w:rsidR="001F2C1B" w:rsidRPr="00BC581F" w:rsidDel="007269C9">
          <w:rPr>
            <w:rFonts w:ascii="Times New Roman" w:hAnsi="Times New Roman" w:cs="Times New Roman"/>
            <w:sz w:val="24"/>
            <w:szCs w:val="24"/>
          </w:rPr>
          <w:delText>expressed</w:delText>
        </w:r>
        <w:r w:rsidR="00721D86" w:rsidRPr="00BC581F" w:rsidDel="007269C9">
          <w:rPr>
            <w:rFonts w:ascii="Times New Roman" w:hAnsi="Times New Roman" w:cs="Times New Roman"/>
            <w:sz w:val="24"/>
            <w:szCs w:val="24"/>
          </w:rPr>
          <w:delText xml:space="preserve"> </w:delText>
        </w:r>
        <w:r w:rsidR="001F2C1B" w:rsidRPr="00BC581F" w:rsidDel="007269C9">
          <w:rPr>
            <w:rFonts w:ascii="Times New Roman" w:hAnsi="Times New Roman" w:cs="Times New Roman"/>
            <w:sz w:val="24"/>
            <w:szCs w:val="24"/>
          </w:rPr>
          <w:delText>multi co-linearity</w:delText>
        </w:r>
        <w:r w:rsidR="00721D86" w:rsidRPr="00BC581F" w:rsidDel="007269C9">
          <w:rPr>
            <w:rFonts w:ascii="Times New Roman" w:hAnsi="Times New Roman" w:cs="Times New Roman"/>
            <w:sz w:val="24"/>
            <w:szCs w:val="24"/>
          </w:rPr>
          <w:delText xml:space="preserve">. </w:delText>
        </w:r>
        <w:r w:rsidR="001F2C1B" w:rsidRPr="00BC581F" w:rsidDel="007269C9">
          <w:rPr>
            <w:rFonts w:ascii="Times New Roman" w:eastAsia="Calibri" w:hAnsi="Times New Roman" w:cs="Times New Roman"/>
            <w:color w:val="000000"/>
            <w:sz w:val="24"/>
            <w:szCs w:val="24"/>
          </w:rPr>
          <w:delText>R package ‘betareg’</w:delText>
        </w:r>
        <w:r w:rsidR="00721D86" w:rsidRPr="00BC581F" w:rsidDel="007269C9">
          <w:rPr>
            <w:rFonts w:ascii="Times New Roman" w:eastAsia="Calibri" w:hAnsi="Times New Roman" w:cs="Times New Roman"/>
            <w:color w:val="000000"/>
            <w:sz w:val="24"/>
            <w:szCs w:val="24"/>
          </w:rPr>
          <w:delText xml:space="preserve">, </w:delText>
        </w:r>
        <w:r w:rsidR="001F2C1B" w:rsidRPr="00BC581F" w:rsidDel="007269C9">
          <w:rPr>
            <w:rFonts w:ascii="Times New Roman" w:eastAsia="Calibri" w:hAnsi="Times New Roman" w:cs="Times New Roman"/>
            <w:color w:val="000000"/>
            <w:sz w:val="24"/>
            <w:szCs w:val="24"/>
          </w:rPr>
          <w:delText xml:space="preserve">is used for </w:delText>
        </w:r>
        <w:r w:rsidR="00721D86" w:rsidRPr="00BC581F" w:rsidDel="007269C9">
          <w:rPr>
            <w:rFonts w:ascii="Times New Roman" w:eastAsia="Calibri" w:hAnsi="Times New Roman" w:cs="Times New Roman"/>
            <w:color w:val="000000"/>
            <w:sz w:val="24"/>
            <w:szCs w:val="24"/>
          </w:rPr>
          <w:delText xml:space="preserve">the beta regression models </w:delText>
        </w:r>
        <w:r w:rsidR="001463A7" w:rsidRPr="00BC581F" w:rsidDel="007269C9">
          <w:rPr>
            <w:rStyle w:val="FootnoteReference"/>
            <w:rFonts w:ascii="Times New Roman" w:hAnsi="Times New Roman" w:cs="Times New Roman"/>
            <w:sz w:val="24"/>
            <w:szCs w:val="24"/>
          </w:rPr>
          <w:fldChar w:fldCharType="begin" w:fldLock="1"/>
        </w:r>
        <w:r w:rsidR="00100CBD" w:rsidRPr="00BC581F" w:rsidDel="007269C9">
          <w:rPr>
            <w:rFonts w:ascii="Times New Roman" w:hAnsi="Times New Roman" w:cs="Times New Roman"/>
            <w:sz w:val="24"/>
            <w:szCs w:val="24"/>
          </w:rPr>
          <w:del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dacf0b24-14df-3d80-865c-f5dabd1d6831","http://www.mendeley.com/documents/?uuid=b640f0e8-7ae8-4880-afd8-5170be04ca5d","http://www.mendeley.com/documents/?uuid=aec0c4e0-9a04-4dd2-a65e-ca4b0bf4e03a"]}],"mendeley":{"formattedCitation":"(51)","plainTextFormattedCitation":"(51)","previouslyFormattedCitation":"(53)"},"properties":{"noteIndex":0},"schema":"https://github.com/citation-style-language/schema/raw/master/csl-citation.json"}</w:delInstrText>
        </w:r>
        <w:r w:rsidR="001463A7" w:rsidRPr="00BC581F" w:rsidDel="007269C9">
          <w:rPr>
            <w:rStyle w:val="FootnoteReference"/>
            <w:rFonts w:ascii="Times New Roman" w:hAnsi="Times New Roman" w:cs="Times New Roman"/>
            <w:sz w:val="24"/>
            <w:szCs w:val="24"/>
          </w:rPr>
          <w:fldChar w:fldCharType="separate"/>
        </w:r>
        <w:r w:rsidR="00100CBD" w:rsidRPr="00BC581F" w:rsidDel="007269C9">
          <w:rPr>
            <w:rFonts w:ascii="Times New Roman" w:hAnsi="Times New Roman" w:cs="Times New Roman"/>
            <w:bCs/>
            <w:noProof/>
            <w:sz w:val="24"/>
            <w:szCs w:val="24"/>
            <w:lang w:val="en-US"/>
          </w:rPr>
          <w:delText>(51)</w:delText>
        </w:r>
        <w:r w:rsidR="001463A7" w:rsidRPr="00BC581F" w:rsidDel="007269C9">
          <w:rPr>
            <w:rStyle w:val="FootnoteReference"/>
            <w:rFonts w:ascii="Times New Roman" w:hAnsi="Times New Roman" w:cs="Times New Roman"/>
            <w:sz w:val="24"/>
            <w:szCs w:val="24"/>
          </w:rPr>
          <w:fldChar w:fldCharType="end"/>
        </w:r>
        <w:r w:rsidR="00721D86" w:rsidRPr="00BC581F" w:rsidDel="007269C9">
          <w:rPr>
            <w:rFonts w:ascii="Times New Roman" w:hAnsi="Times New Roman" w:cs="Times New Roman"/>
            <w:sz w:val="24"/>
            <w:szCs w:val="24"/>
          </w:rPr>
          <w:delText>.</w:delText>
        </w:r>
      </w:del>
    </w:p>
    <w:p w:rsidR="00721D86" w:rsidRPr="00016BD9" w:rsidRDefault="00721D86" w:rsidP="00016BD9">
      <w:pPr>
        <w:spacing w:after="0" w:line="360" w:lineRule="auto"/>
        <w:jc w:val="both"/>
        <w:rPr>
          <w:rFonts w:ascii="Times New Roman" w:eastAsia="Calibri" w:hAnsi="Times New Roman" w:cs="Times New Roman"/>
          <w:b/>
          <w:bCs/>
          <w:color w:val="000000"/>
          <w:sz w:val="36"/>
          <w:szCs w:val="36"/>
        </w:rPr>
      </w:pPr>
    </w:p>
    <w:p w:rsidR="00721D86" w:rsidRPr="00016BD9" w:rsidRDefault="00721D86" w:rsidP="00016BD9">
      <w:pPr>
        <w:spacing w:line="360" w:lineRule="auto"/>
        <w:rPr>
          <w:rFonts w:ascii="Times New Roman" w:hAnsi="Times New Roman" w:cs="Times New Roman"/>
          <w:b/>
          <w:sz w:val="36"/>
          <w:szCs w:val="36"/>
        </w:rPr>
      </w:pPr>
      <w:r w:rsidRPr="00016BD9">
        <w:rPr>
          <w:rFonts w:ascii="Times New Roman" w:hAnsi="Times New Roman" w:cs="Times New Roman"/>
          <w:b/>
          <w:sz w:val="36"/>
          <w:szCs w:val="36"/>
        </w:rPr>
        <w:lastRenderedPageBreak/>
        <w:t>Results</w:t>
      </w:r>
    </w:p>
    <w:p w:rsidR="00BA5170" w:rsidRPr="00BC581F" w:rsidRDefault="001A13B4" w:rsidP="00016BD9">
      <w:pPr>
        <w:spacing w:line="360" w:lineRule="auto"/>
        <w:jc w:val="both"/>
        <w:rPr>
          <w:rFonts w:ascii="Times New Roman" w:hAnsi="Times New Roman" w:cs="Times New Roman"/>
          <w:color w:val="000000"/>
          <w:sz w:val="24"/>
          <w:szCs w:val="24"/>
        </w:rPr>
      </w:pPr>
      <w:r w:rsidRPr="00BC581F">
        <w:rPr>
          <w:rFonts w:ascii="Times New Roman" w:hAnsi="Times New Roman" w:cs="Times New Roman"/>
          <w:color w:val="333333"/>
          <w:sz w:val="24"/>
          <w:szCs w:val="24"/>
          <w:shd w:val="clear" w:color="auto" w:fill="FCFCFC"/>
        </w:rPr>
        <w:t>The t</w:t>
      </w:r>
      <w:r w:rsidR="00721D86" w:rsidRPr="00BC581F">
        <w:rPr>
          <w:rFonts w:ascii="Times New Roman" w:hAnsi="Times New Roman" w:cs="Times New Roman"/>
          <w:color w:val="333333"/>
          <w:sz w:val="24"/>
          <w:szCs w:val="24"/>
          <w:shd w:val="clear" w:color="auto" w:fill="FCFCFC"/>
        </w:rPr>
        <w:t xml:space="preserve">otal positive </w:t>
      </w:r>
      <w:r w:rsidRPr="00BC581F">
        <w:rPr>
          <w:rFonts w:ascii="Times New Roman" w:hAnsi="Times New Roman" w:cs="Times New Roman"/>
          <w:color w:val="333333"/>
          <w:sz w:val="24"/>
          <w:szCs w:val="24"/>
          <w:shd w:val="clear" w:color="auto" w:fill="FCFCFC"/>
        </w:rPr>
        <w:t xml:space="preserve">confirmed </w:t>
      </w:r>
      <w:r w:rsidR="00721D86" w:rsidRPr="00BC581F">
        <w:rPr>
          <w:rFonts w:ascii="Times New Roman" w:hAnsi="Times New Roman" w:cs="Times New Roman"/>
          <w:color w:val="333333"/>
          <w:sz w:val="24"/>
          <w:szCs w:val="24"/>
          <w:shd w:val="clear" w:color="auto" w:fill="FCFCFC"/>
        </w:rPr>
        <w:t xml:space="preserve">cases </w:t>
      </w:r>
      <w:r w:rsidRPr="00BC581F">
        <w:rPr>
          <w:rFonts w:ascii="Times New Roman" w:hAnsi="Times New Roman" w:cs="Times New Roman"/>
          <w:color w:val="333333"/>
          <w:sz w:val="24"/>
          <w:szCs w:val="24"/>
          <w:shd w:val="clear" w:color="auto" w:fill="FCFCFC"/>
        </w:rPr>
        <w:t xml:space="preserve">of COVID-19 </w:t>
      </w:r>
      <w:r w:rsidR="00721D86" w:rsidRPr="00BC581F">
        <w:rPr>
          <w:rFonts w:ascii="Times New Roman" w:hAnsi="Times New Roman" w:cs="Times New Roman"/>
          <w:color w:val="333333"/>
          <w:sz w:val="24"/>
          <w:szCs w:val="24"/>
          <w:shd w:val="clear" w:color="auto" w:fill="FCFCFC"/>
        </w:rPr>
        <w:t xml:space="preserve">detected </w:t>
      </w:r>
      <w:r w:rsidRPr="00BC581F">
        <w:rPr>
          <w:rFonts w:ascii="Times New Roman" w:hAnsi="Times New Roman" w:cs="Times New Roman"/>
          <w:color w:val="333333"/>
          <w:sz w:val="24"/>
          <w:szCs w:val="24"/>
          <w:shd w:val="clear" w:color="auto" w:fill="FCFCFC"/>
        </w:rPr>
        <w:t>as</w:t>
      </w:r>
      <w:r w:rsidR="004E35B6" w:rsidRPr="00BC581F">
        <w:rPr>
          <w:rFonts w:ascii="Times New Roman" w:hAnsi="Times New Roman" w:cs="Times New Roman"/>
          <w:color w:val="333333"/>
          <w:sz w:val="24"/>
          <w:szCs w:val="24"/>
          <w:shd w:val="clear" w:color="auto" w:fill="FCFCFC"/>
        </w:rPr>
        <w:t xml:space="preserve"> </w:t>
      </w:r>
      <w:r w:rsidR="00721D86" w:rsidRPr="00BC581F">
        <w:rPr>
          <w:rFonts w:ascii="Times New Roman" w:hAnsi="Times New Roman" w:cs="Times New Roman"/>
          <w:color w:val="333333"/>
          <w:sz w:val="24"/>
          <w:szCs w:val="24"/>
          <w:shd w:val="clear" w:color="auto" w:fill="FCFCFC"/>
        </w:rPr>
        <w:t xml:space="preserve">19, 51,831 (14%), </w:t>
      </w:r>
      <w:r w:rsidRPr="00BC581F">
        <w:rPr>
          <w:rFonts w:ascii="Times New Roman" w:hAnsi="Times New Roman" w:cs="Times New Roman"/>
          <w:color w:val="333333"/>
          <w:sz w:val="24"/>
          <w:szCs w:val="24"/>
          <w:shd w:val="clear" w:color="auto" w:fill="FCFCFC"/>
        </w:rPr>
        <w:t xml:space="preserve">confirmed </w:t>
      </w:r>
      <w:r w:rsidR="00721D86" w:rsidRPr="00BC581F">
        <w:rPr>
          <w:rFonts w:ascii="Times New Roman" w:hAnsi="Times New Roman" w:cs="Times New Roman"/>
          <w:color w:val="333333"/>
          <w:sz w:val="24"/>
          <w:szCs w:val="24"/>
          <w:shd w:val="clear" w:color="auto" w:fill="FCFCFC"/>
        </w:rPr>
        <w:t xml:space="preserve">death </w:t>
      </w:r>
      <w:r w:rsidRPr="00BC581F">
        <w:rPr>
          <w:rFonts w:ascii="Times New Roman" w:hAnsi="Times New Roman" w:cs="Times New Roman"/>
          <w:color w:val="333333"/>
          <w:sz w:val="24"/>
          <w:szCs w:val="24"/>
          <w:shd w:val="clear" w:color="auto" w:fill="FCFCFC"/>
        </w:rPr>
        <w:t>cases 29,129</w:t>
      </w:r>
      <w:r w:rsidR="00721D86" w:rsidRPr="00BC581F">
        <w:rPr>
          <w:rFonts w:ascii="Times New Roman" w:hAnsi="Times New Roman" w:cs="Times New Roman"/>
          <w:color w:val="333333"/>
          <w:sz w:val="24"/>
          <w:szCs w:val="24"/>
          <w:shd w:val="clear" w:color="auto" w:fill="FCFCFC"/>
        </w:rPr>
        <w:t xml:space="preserve"> (1.49 %),</w:t>
      </w:r>
      <w:r w:rsidR="004E35B6" w:rsidRPr="00BC581F">
        <w:rPr>
          <w:rFonts w:ascii="Times New Roman" w:hAnsi="Times New Roman" w:cs="Times New Roman"/>
          <w:color w:val="333333"/>
          <w:sz w:val="24"/>
          <w:szCs w:val="24"/>
          <w:shd w:val="clear" w:color="auto" w:fill="FCFCFC"/>
        </w:rPr>
        <w:t xml:space="preserve"> and the number of </w:t>
      </w:r>
      <w:r w:rsidR="00721D86" w:rsidRPr="00BC581F">
        <w:rPr>
          <w:rFonts w:ascii="Times New Roman" w:hAnsi="Times New Roman" w:cs="Times New Roman"/>
          <w:sz w:val="24"/>
          <w:szCs w:val="24"/>
        </w:rPr>
        <w:t xml:space="preserve">recovered </w:t>
      </w:r>
      <w:r w:rsidR="004E35B6" w:rsidRPr="00BC581F">
        <w:rPr>
          <w:rFonts w:ascii="Times New Roman" w:hAnsi="Times New Roman" w:cs="Times New Roman"/>
          <w:sz w:val="24"/>
          <w:szCs w:val="24"/>
        </w:rPr>
        <w:t xml:space="preserve">case </w:t>
      </w:r>
      <w:r w:rsidR="00721D86" w:rsidRPr="00BC581F">
        <w:rPr>
          <w:rFonts w:ascii="Times New Roman" w:hAnsi="Times New Roman" w:cs="Times New Roman"/>
          <w:sz w:val="24"/>
          <w:szCs w:val="24"/>
        </w:rPr>
        <w:t xml:space="preserve">18, 84,352 (14%) were officially reported </w:t>
      </w:r>
      <w:r w:rsidRPr="00BC581F">
        <w:rPr>
          <w:rFonts w:ascii="Times New Roman" w:hAnsi="Times New Roman" w:cs="Times New Roman"/>
          <w:sz w:val="24"/>
          <w:szCs w:val="24"/>
        </w:rPr>
        <w:t xml:space="preserve">in the Bangladesh </w:t>
      </w:r>
      <w:r w:rsidR="00721D86" w:rsidRPr="00BC581F">
        <w:rPr>
          <w:rFonts w:ascii="Times New Roman" w:hAnsi="Times New Roman" w:cs="Times New Roman"/>
          <w:sz w:val="24"/>
          <w:szCs w:val="24"/>
        </w:rPr>
        <w:t xml:space="preserve">as </w:t>
      </w:r>
      <w:r w:rsidR="0067136A" w:rsidRPr="00BC581F">
        <w:rPr>
          <w:rFonts w:ascii="Times New Roman" w:hAnsi="Times New Roman" w:cs="Times New Roman"/>
          <w:sz w:val="24"/>
          <w:szCs w:val="24"/>
        </w:rPr>
        <w:t>April</w:t>
      </w:r>
      <w:r w:rsidR="00721D86" w:rsidRPr="00BC581F">
        <w:rPr>
          <w:rFonts w:ascii="Times New Roman" w:hAnsi="Times New Roman" w:cs="Times New Roman"/>
          <w:sz w:val="24"/>
          <w:szCs w:val="24"/>
        </w:rPr>
        <w:t xml:space="preserve"> </w:t>
      </w:r>
      <w:r w:rsidR="0067136A" w:rsidRPr="00BC581F">
        <w:rPr>
          <w:rFonts w:ascii="Times New Roman" w:hAnsi="Times New Roman" w:cs="Times New Roman"/>
          <w:sz w:val="24"/>
          <w:szCs w:val="24"/>
        </w:rPr>
        <w:t>15</w:t>
      </w:r>
      <w:r w:rsidR="00721D86" w:rsidRPr="00BC581F">
        <w:rPr>
          <w:rFonts w:ascii="Times New Roman" w:hAnsi="Times New Roman" w:cs="Times New Roman"/>
          <w:sz w:val="24"/>
          <w:szCs w:val="24"/>
        </w:rPr>
        <w:t>, 2022</w:t>
      </w:r>
      <w:r w:rsidRPr="00BC581F">
        <w:rPr>
          <w:rFonts w:ascii="Times New Roman" w:hAnsi="Times New Roman" w:cs="Times New Roman"/>
          <w:sz w:val="24"/>
          <w:szCs w:val="24"/>
        </w:rPr>
        <w:t xml:space="preserve"> accordingly government dashboard (IEDCR, 2022)</w:t>
      </w:r>
      <w:r w:rsidR="00721D86" w:rsidRPr="00BC581F">
        <w:rPr>
          <w:rFonts w:ascii="Times New Roman" w:hAnsi="Times New Roman" w:cs="Times New Roman"/>
          <w:sz w:val="24"/>
          <w:szCs w:val="24"/>
        </w:rPr>
        <w:t xml:space="preserve"> (</w:t>
      </w:r>
      <w:r w:rsidR="0067136A" w:rsidRPr="00BC581F">
        <w:rPr>
          <w:rFonts w:ascii="Times New Roman" w:hAnsi="Times New Roman" w:cs="Times New Roman"/>
          <w:sz w:val="24"/>
          <w:szCs w:val="24"/>
        </w:rPr>
        <w:t>Figure</w:t>
      </w:r>
      <w:r w:rsidRPr="00BC581F">
        <w:rPr>
          <w:rFonts w:ascii="Times New Roman" w:hAnsi="Times New Roman" w:cs="Times New Roman"/>
          <w:sz w:val="24"/>
          <w:szCs w:val="24"/>
        </w:rPr>
        <w:t>-2</w:t>
      </w:r>
      <w:r w:rsidR="00721D86" w:rsidRPr="00BC581F">
        <w:rPr>
          <w:rFonts w:ascii="Times New Roman" w:hAnsi="Times New Roman" w:cs="Times New Roman"/>
          <w:sz w:val="24"/>
          <w:szCs w:val="24"/>
        </w:rPr>
        <w:t>a</w:t>
      </w:r>
      <w:r w:rsidRPr="00BC581F">
        <w:rPr>
          <w:rFonts w:ascii="Times New Roman" w:hAnsi="Times New Roman" w:cs="Times New Roman"/>
          <w:sz w:val="24"/>
          <w:szCs w:val="24"/>
        </w:rPr>
        <w:t>, 2b</w:t>
      </w:r>
      <w:r w:rsidR="00721D86" w:rsidRPr="00BC581F">
        <w:rPr>
          <w:rFonts w:ascii="Times New Roman" w:hAnsi="Times New Roman" w:cs="Times New Roman"/>
          <w:sz w:val="24"/>
          <w:szCs w:val="24"/>
        </w:rPr>
        <w:t xml:space="preserve">). </w:t>
      </w:r>
      <w:r w:rsidR="00DC48EA" w:rsidRPr="00BC581F">
        <w:rPr>
          <w:rFonts w:ascii="Times New Roman" w:hAnsi="Times New Roman" w:cs="Times New Roman"/>
          <w:sz w:val="24"/>
          <w:szCs w:val="24"/>
        </w:rPr>
        <w:t>The five h</w:t>
      </w:r>
      <w:r w:rsidR="00FD565C" w:rsidRPr="00BC581F">
        <w:rPr>
          <w:rFonts w:ascii="Times New Roman" w:hAnsi="Times New Roman" w:cs="Times New Roman"/>
          <w:sz w:val="24"/>
          <w:szCs w:val="24"/>
        </w:rPr>
        <w:t xml:space="preserve">ighly affected districts are </w:t>
      </w:r>
      <w:r w:rsidR="00DC48EA" w:rsidRPr="00BC581F">
        <w:rPr>
          <w:rFonts w:ascii="Times New Roman" w:hAnsi="Times New Roman" w:cs="Times New Roman"/>
          <w:sz w:val="24"/>
          <w:szCs w:val="24"/>
        </w:rPr>
        <w:t xml:space="preserve">Dhaka (Confirmed case-150629), Chattogram (28112), Bogura (9240), Sylhet (8837), Cumilla (8803) </w:t>
      </w:r>
      <w:r w:rsidR="00FD565C" w:rsidRPr="00BC581F">
        <w:rPr>
          <w:rFonts w:ascii="Times New Roman" w:hAnsi="Times New Roman" w:cs="Times New Roman"/>
          <w:sz w:val="24"/>
          <w:szCs w:val="24"/>
        </w:rPr>
        <w:t xml:space="preserve">selected as red </w:t>
      </w:r>
      <w:r w:rsidR="00DC48EA" w:rsidRPr="00BC581F">
        <w:rPr>
          <w:rFonts w:ascii="Times New Roman" w:hAnsi="Times New Roman" w:cs="Times New Roman"/>
          <w:sz w:val="24"/>
          <w:szCs w:val="24"/>
        </w:rPr>
        <w:t>zoon</w:t>
      </w:r>
      <w:r w:rsidR="00E5216C" w:rsidRPr="00BC581F">
        <w:rPr>
          <w:rFonts w:ascii="Times New Roman" w:hAnsi="Times New Roman" w:cs="Times New Roman"/>
          <w:sz w:val="24"/>
          <w:szCs w:val="24"/>
        </w:rPr>
        <w:t xml:space="preserve"> from fifty districts (Supplementary file SF-</w:t>
      </w:r>
      <w:r w:rsidR="009A231F" w:rsidRPr="00BC581F">
        <w:rPr>
          <w:rFonts w:ascii="Times New Roman" w:hAnsi="Times New Roman" w:cs="Times New Roman"/>
          <w:sz w:val="24"/>
          <w:szCs w:val="24"/>
        </w:rPr>
        <w:t>6</w:t>
      </w:r>
      <w:r w:rsidR="00E5216C" w:rsidRPr="00BC581F">
        <w:rPr>
          <w:rFonts w:ascii="Times New Roman" w:hAnsi="Times New Roman" w:cs="Times New Roman"/>
          <w:sz w:val="24"/>
          <w:szCs w:val="24"/>
        </w:rPr>
        <w:t>) (http://covid19tracker.gov.bd/)</w:t>
      </w:r>
      <w:r w:rsidR="00DC48EA" w:rsidRPr="00BC581F">
        <w:rPr>
          <w:rFonts w:ascii="Times New Roman" w:hAnsi="Times New Roman" w:cs="Times New Roman"/>
          <w:sz w:val="24"/>
          <w:szCs w:val="24"/>
        </w:rPr>
        <w:t>.</w:t>
      </w:r>
      <w:r w:rsidR="00BA5170" w:rsidRPr="00BC581F">
        <w:rPr>
          <w:rFonts w:ascii="Times New Roman" w:hAnsi="Times New Roman" w:cs="Times New Roman"/>
          <w:sz w:val="24"/>
          <w:szCs w:val="24"/>
        </w:rPr>
        <w:t xml:space="preserve"> </w:t>
      </w:r>
      <w:r w:rsidR="00C81011" w:rsidRPr="00BC581F">
        <w:rPr>
          <w:rFonts w:ascii="Times New Roman" w:hAnsi="Times New Roman" w:cs="Times New Roman"/>
          <w:sz w:val="24"/>
          <w:szCs w:val="24"/>
        </w:rPr>
        <w:t>The highest number of death cases (261 death cases)</w:t>
      </w:r>
      <w:r w:rsidR="009A231F" w:rsidRPr="00BC581F">
        <w:rPr>
          <w:rFonts w:ascii="Times New Roman" w:hAnsi="Times New Roman" w:cs="Times New Roman"/>
          <w:sz w:val="24"/>
          <w:szCs w:val="24"/>
        </w:rPr>
        <w:t xml:space="preserve"> in one day</w:t>
      </w:r>
      <w:r w:rsidR="00C81011" w:rsidRPr="00BC581F">
        <w:rPr>
          <w:rFonts w:ascii="Times New Roman" w:hAnsi="Times New Roman" w:cs="Times New Roman"/>
          <w:sz w:val="24"/>
          <w:szCs w:val="24"/>
        </w:rPr>
        <w:t xml:space="preserve"> confirmed 5 August, 2021 for rapid spread of COVID-19 while the highest number of positive cases diagnosed </w:t>
      </w:r>
      <w:r w:rsidR="009A231F" w:rsidRPr="00BC581F">
        <w:rPr>
          <w:rFonts w:ascii="Times New Roman" w:hAnsi="Times New Roman" w:cs="Times New Roman"/>
          <w:sz w:val="24"/>
          <w:szCs w:val="24"/>
        </w:rPr>
        <w:t xml:space="preserve">as 16,230 in 28 July, </w:t>
      </w:r>
      <w:r w:rsidR="00C81011" w:rsidRPr="00BC581F">
        <w:rPr>
          <w:rFonts w:ascii="Times New Roman" w:hAnsi="Times New Roman" w:cs="Times New Roman"/>
          <w:sz w:val="24"/>
          <w:szCs w:val="24"/>
        </w:rPr>
        <w:t>2021 (Accordingly JH</w:t>
      </w:r>
      <w:r w:rsidR="009A231F" w:rsidRPr="00BC581F">
        <w:rPr>
          <w:rFonts w:ascii="Times New Roman" w:hAnsi="Times New Roman" w:cs="Times New Roman"/>
          <w:sz w:val="24"/>
          <w:szCs w:val="24"/>
        </w:rPr>
        <w:t>U</w:t>
      </w:r>
      <w:r w:rsidR="00C81011" w:rsidRPr="00BC581F">
        <w:rPr>
          <w:rFonts w:ascii="Times New Roman" w:hAnsi="Times New Roman" w:cs="Times New Roman"/>
          <w:sz w:val="24"/>
          <w:szCs w:val="24"/>
        </w:rPr>
        <w:t xml:space="preserve"> D</w:t>
      </w:r>
      <w:r w:rsidR="009A231F" w:rsidRPr="00BC581F">
        <w:rPr>
          <w:rFonts w:ascii="Times New Roman" w:hAnsi="Times New Roman" w:cs="Times New Roman"/>
          <w:sz w:val="24"/>
          <w:szCs w:val="24"/>
        </w:rPr>
        <w:t>ata</w:t>
      </w:r>
      <w:r w:rsidR="00C81011" w:rsidRPr="00BC581F">
        <w:rPr>
          <w:rFonts w:ascii="Times New Roman" w:hAnsi="Times New Roman" w:cs="Times New Roman"/>
          <w:sz w:val="24"/>
          <w:szCs w:val="24"/>
        </w:rPr>
        <w:t xml:space="preserve"> B</w:t>
      </w:r>
      <w:r w:rsidR="009A231F" w:rsidRPr="00BC581F">
        <w:rPr>
          <w:rFonts w:ascii="Times New Roman" w:hAnsi="Times New Roman" w:cs="Times New Roman"/>
          <w:sz w:val="24"/>
          <w:szCs w:val="24"/>
        </w:rPr>
        <w:t>ase</w:t>
      </w:r>
      <w:r w:rsidR="00C81011" w:rsidRPr="00BC581F">
        <w:rPr>
          <w:rFonts w:ascii="Times New Roman" w:hAnsi="Times New Roman" w:cs="Times New Roman"/>
          <w:sz w:val="24"/>
          <w:szCs w:val="24"/>
        </w:rPr>
        <w:t xml:space="preserve">). </w:t>
      </w:r>
      <w:r w:rsidR="00BA5170" w:rsidRPr="00BC581F">
        <w:rPr>
          <w:rFonts w:ascii="Times New Roman" w:hAnsi="Times New Roman" w:cs="Times New Roman"/>
          <w:color w:val="000000"/>
          <w:sz w:val="24"/>
          <w:szCs w:val="24"/>
        </w:rPr>
        <w:t xml:space="preserve">Bangladesh </w:t>
      </w:r>
      <w:r w:rsidR="009A231F" w:rsidRPr="00BC581F">
        <w:rPr>
          <w:rFonts w:ascii="Times New Roman" w:hAnsi="Times New Roman" w:cs="Times New Roman"/>
          <w:color w:val="000000"/>
          <w:sz w:val="24"/>
          <w:szCs w:val="24"/>
        </w:rPr>
        <w:t>is tropical-moist</w:t>
      </w:r>
      <w:r w:rsidR="00BA5170" w:rsidRPr="00BC581F">
        <w:rPr>
          <w:rFonts w:ascii="Times New Roman" w:hAnsi="Times New Roman" w:cs="Times New Roman"/>
          <w:color w:val="000000"/>
          <w:sz w:val="24"/>
          <w:szCs w:val="24"/>
        </w:rPr>
        <w:t xml:space="preserve"> climate </w:t>
      </w:r>
      <w:r w:rsidR="009A231F" w:rsidRPr="00BC581F">
        <w:rPr>
          <w:rFonts w:ascii="Times New Roman" w:hAnsi="Times New Roman" w:cs="Times New Roman"/>
          <w:color w:val="000000"/>
          <w:sz w:val="24"/>
          <w:szCs w:val="24"/>
        </w:rPr>
        <w:t>based area</w:t>
      </w:r>
      <w:r w:rsidR="00BA5170" w:rsidRPr="00BC581F">
        <w:rPr>
          <w:rFonts w:ascii="Times New Roman" w:hAnsi="Times New Roman" w:cs="Times New Roman"/>
          <w:color w:val="000000"/>
          <w:sz w:val="24"/>
          <w:szCs w:val="24"/>
        </w:rPr>
        <w:t xml:space="preserve"> </w:t>
      </w:r>
      <w:r w:rsidR="009A231F" w:rsidRPr="00BC581F">
        <w:rPr>
          <w:rFonts w:ascii="Times New Roman" w:hAnsi="Times New Roman" w:cs="Times New Roman"/>
          <w:color w:val="000000"/>
          <w:sz w:val="24"/>
          <w:szCs w:val="24"/>
        </w:rPr>
        <w:t xml:space="preserve">found </w:t>
      </w:r>
      <w:r w:rsidR="00BA5170" w:rsidRPr="00BC581F">
        <w:rPr>
          <w:rFonts w:ascii="Times New Roman" w:hAnsi="Times New Roman" w:cs="Times New Roman"/>
          <w:color w:val="000000"/>
          <w:sz w:val="24"/>
          <w:szCs w:val="24"/>
        </w:rPr>
        <w:t xml:space="preserve">seasonal diversity </w:t>
      </w:r>
      <w:r w:rsidR="009A231F" w:rsidRPr="00BC581F">
        <w:rPr>
          <w:rFonts w:ascii="Times New Roman" w:hAnsi="Times New Roman" w:cs="Times New Roman"/>
          <w:color w:val="000000"/>
          <w:sz w:val="24"/>
          <w:szCs w:val="24"/>
        </w:rPr>
        <w:t>by</w:t>
      </w:r>
      <w:r w:rsidR="00BA5170" w:rsidRPr="00BC581F">
        <w:rPr>
          <w:rFonts w:ascii="Times New Roman" w:hAnsi="Times New Roman" w:cs="Times New Roman"/>
          <w:color w:val="000000"/>
          <w:sz w:val="24"/>
          <w:szCs w:val="24"/>
        </w:rPr>
        <w:t xml:space="preserve"> precipitation, moderately </w:t>
      </w:r>
      <w:r w:rsidR="001F7356" w:rsidRPr="00BC581F">
        <w:rPr>
          <w:rFonts w:ascii="Times New Roman" w:hAnsi="Times New Roman" w:cs="Times New Roman"/>
          <w:color w:val="000000"/>
          <w:sz w:val="24"/>
          <w:szCs w:val="24"/>
        </w:rPr>
        <w:t>environment temperature</w:t>
      </w:r>
      <w:r w:rsidR="00BA5170" w:rsidRPr="00BC581F">
        <w:rPr>
          <w:rFonts w:ascii="Times New Roman" w:hAnsi="Times New Roman" w:cs="Times New Roman"/>
          <w:color w:val="000000"/>
          <w:sz w:val="24"/>
          <w:szCs w:val="24"/>
        </w:rPr>
        <w:t xml:space="preserve">, and high </w:t>
      </w:r>
      <w:r w:rsidR="001F7356" w:rsidRPr="00BC581F">
        <w:rPr>
          <w:rFonts w:ascii="Times New Roman" w:hAnsi="Times New Roman" w:cs="Times New Roman"/>
          <w:color w:val="000000"/>
          <w:sz w:val="24"/>
          <w:szCs w:val="24"/>
        </w:rPr>
        <w:t xml:space="preserve">relative </w:t>
      </w:r>
      <w:r w:rsidR="00BA5170" w:rsidRPr="00BC581F">
        <w:rPr>
          <w:rFonts w:ascii="Times New Roman" w:hAnsi="Times New Roman" w:cs="Times New Roman"/>
          <w:color w:val="000000"/>
          <w:sz w:val="24"/>
          <w:szCs w:val="24"/>
        </w:rPr>
        <w:t xml:space="preserve">humidity </w:t>
      </w:r>
      <w:r w:rsidR="001F7356" w:rsidRPr="00BC581F">
        <w:rPr>
          <w:rFonts w:ascii="Times New Roman" w:hAnsi="Times New Roman" w:cs="Times New Roman"/>
          <w:color w:val="000000"/>
          <w:sz w:val="24"/>
          <w:szCs w:val="24"/>
        </w:rPr>
        <w:fldChar w:fldCharType="begin" w:fldLock="1"/>
      </w:r>
      <w:r w:rsidR="00100CBD" w:rsidRPr="00BC581F">
        <w:rPr>
          <w:rFonts w:ascii="Times New Roman" w:hAnsi="Times New Roman" w:cs="Times New Roman"/>
          <w:color w:val="000000"/>
          <w:sz w:val="24"/>
          <w:szCs w:val="24"/>
        </w:rPr>
        <w:instrText>ADDIN CSL_CITATION {"citationItems":[{"id":"ITEM-1","itemData":{"DOI":"10.1007/978-3-030-77259-8_2","author":[{"dropping-particle":"","family":"Kamruzzaman","given":"Md.","non-dropping-particle":"","parse-names":false,"suffix":""},{"dropping-particle":"","family":"Mandal","given":"Tapash","non-dropping-particle":"","parse-names":false,"suffix":""},{"dropping-particle":"","family":"Rahman","given":"A. T. M. Sakiur","non-dropping-particle":"","parse-names":false,"suffix":""},{"dropping-particle":"","family":"Abdul Khalek","given":"Md.","non-dropping-particle":"","parse-names":false,"suffix":""},{"dropping-particle":"","family":"Alam","given":"G. M. Monirul","non-dropping-particle":"","parse-names":false,"suffix":""},{"dropping-particle":"","family":"Rahman","given":"M. Sayedur","non-dropping-particle":"","parse-names":false,"suffix":""}],"id":"ITEM-1","issued":{"date-parts":[["2021"]]},"page":"21-54","title":"Climate Modeling, Drought Risk Assessment and Adaptation Strategies in the Western Part of Bangladesh","type":"chapter"},"uris":["http://www.mendeley.com/documents/?uuid=ed53e5a0-531d-4ec5-a280-1c36f726b143"]}],"mendeley":{"formattedCitation":"(52)","plainTextFormattedCitation":"(52)","previouslyFormattedCitation":"(54)"},"properties":{"noteIndex":0},"schema":"https://github.com/citation-style-language/schema/raw/master/csl-citation.json"}</w:instrText>
      </w:r>
      <w:r w:rsidR="001F7356" w:rsidRPr="00BC581F">
        <w:rPr>
          <w:rFonts w:ascii="Times New Roman" w:hAnsi="Times New Roman" w:cs="Times New Roman"/>
          <w:color w:val="000000"/>
          <w:sz w:val="24"/>
          <w:szCs w:val="24"/>
        </w:rPr>
        <w:fldChar w:fldCharType="separate"/>
      </w:r>
      <w:r w:rsidR="00100CBD" w:rsidRPr="00BC581F">
        <w:rPr>
          <w:rFonts w:ascii="Times New Roman" w:hAnsi="Times New Roman" w:cs="Times New Roman"/>
          <w:noProof/>
          <w:color w:val="000000"/>
          <w:sz w:val="24"/>
          <w:szCs w:val="24"/>
        </w:rPr>
        <w:t>(52)</w:t>
      </w:r>
      <w:r w:rsidR="001F7356" w:rsidRPr="00BC581F">
        <w:rPr>
          <w:rFonts w:ascii="Times New Roman" w:hAnsi="Times New Roman" w:cs="Times New Roman"/>
          <w:color w:val="000000"/>
          <w:sz w:val="24"/>
          <w:szCs w:val="24"/>
        </w:rPr>
        <w:fldChar w:fldCharType="end"/>
      </w:r>
      <w:r w:rsidR="00BA5170" w:rsidRPr="00BC581F">
        <w:rPr>
          <w:rFonts w:ascii="Times New Roman" w:hAnsi="Times New Roman" w:cs="Times New Roman"/>
          <w:color w:val="000000"/>
          <w:sz w:val="24"/>
          <w:szCs w:val="24"/>
        </w:rPr>
        <w:t xml:space="preserve">. </w:t>
      </w:r>
      <w:r w:rsidR="001F7356" w:rsidRPr="00BC581F">
        <w:rPr>
          <w:rFonts w:ascii="Times New Roman" w:hAnsi="Times New Roman" w:cs="Times New Roman"/>
          <w:color w:val="000000"/>
          <w:sz w:val="24"/>
          <w:szCs w:val="24"/>
        </w:rPr>
        <w:t xml:space="preserve">In this </w:t>
      </w:r>
      <w:r w:rsidR="001F7356" w:rsidRPr="00BC581F">
        <w:rPr>
          <w:rFonts w:ascii="Times New Roman" w:hAnsi="Times New Roman" w:cs="Times New Roman"/>
          <w:sz w:val="24"/>
          <w:szCs w:val="24"/>
        </w:rPr>
        <w:t>country generally,</w:t>
      </w:r>
      <w:r w:rsidR="00BA5170" w:rsidRPr="00BC581F">
        <w:rPr>
          <w:rFonts w:ascii="Times New Roman" w:hAnsi="Times New Roman" w:cs="Times New Roman"/>
          <w:sz w:val="24"/>
          <w:szCs w:val="24"/>
        </w:rPr>
        <w:t xml:space="preserve"> four </w:t>
      </w:r>
      <w:r w:rsidR="001F7356" w:rsidRPr="00BC581F">
        <w:rPr>
          <w:rFonts w:ascii="Times New Roman" w:hAnsi="Times New Roman" w:cs="Times New Roman"/>
          <w:sz w:val="24"/>
          <w:szCs w:val="24"/>
        </w:rPr>
        <w:t xml:space="preserve">climatic </w:t>
      </w:r>
      <w:r w:rsidR="00BA5170" w:rsidRPr="00BC581F">
        <w:rPr>
          <w:rFonts w:ascii="Times New Roman" w:hAnsi="Times New Roman" w:cs="Times New Roman"/>
          <w:sz w:val="24"/>
          <w:szCs w:val="24"/>
        </w:rPr>
        <w:t xml:space="preserve">seasons </w:t>
      </w:r>
      <w:r w:rsidR="001F7356" w:rsidRPr="00BC581F">
        <w:rPr>
          <w:rFonts w:ascii="Times New Roman" w:hAnsi="Times New Roman" w:cs="Times New Roman"/>
          <w:sz w:val="24"/>
          <w:szCs w:val="24"/>
        </w:rPr>
        <w:t xml:space="preserve">found </w:t>
      </w:r>
      <w:r w:rsidR="00BA5170" w:rsidRPr="00BC581F">
        <w:rPr>
          <w:rFonts w:ascii="Times New Roman" w:hAnsi="Times New Roman" w:cs="Times New Roman"/>
          <w:sz w:val="24"/>
          <w:szCs w:val="24"/>
        </w:rPr>
        <w:t xml:space="preserve">in a year </w:t>
      </w:r>
      <w:r w:rsidR="00377F37" w:rsidRPr="00BC581F">
        <w:rPr>
          <w:rFonts w:ascii="Times New Roman" w:hAnsi="Times New Roman" w:cs="Times New Roman"/>
          <w:sz w:val="24"/>
          <w:szCs w:val="24"/>
        </w:rPr>
        <w:t>where lower temperature</w:t>
      </w:r>
      <w:r w:rsidR="00BA5170" w:rsidRPr="00BC581F">
        <w:rPr>
          <w:rFonts w:ascii="Times New Roman" w:hAnsi="Times New Roman" w:cs="Times New Roman"/>
          <w:sz w:val="24"/>
          <w:szCs w:val="24"/>
        </w:rPr>
        <w:t xml:space="preserve"> </w:t>
      </w:r>
      <w:r w:rsidR="00377F37" w:rsidRPr="00BC581F">
        <w:rPr>
          <w:rFonts w:ascii="Times New Roman" w:hAnsi="Times New Roman" w:cs="Times New Roman"/>
          <w:sz w:val="24"/>
          <w:szCs w:val="24"/>
        </w:rPr>
        <w:t xml:space="preserve">exists in the </w:t>
      </w:r>
      <w:r w:rsidR="00BA5170" w:rsidRPr="00BC581F">
        <w:rPr>
          <w:rFonts w:ascii="Times New Roman" w:hAnsi="Times New Roman" w:cs="Times New Roman"/>
          <w:sz w:val="24"/>
          <w:szCs w:val="24"/>
        </w:rPr>
        <w:t xml:space="preserve">winter </w:t>
      </w:r>
      <w:r w:rsidR="00377F37" w:rsidRPr="00BC581F">
        <w:rPr>
          <w:rFonts w:ascii="Times New Roman" w:hAnsi="Times New Roman" w:cs="Times New Roman"/>
          <w:sz w:val="24"/>
          <w:szCs w:val="24"/>
        </w:rPr>
        <w:t>that</w:t>
      </w:r>
      <w:r w:rsidR="00BA5170" w:rsidRPr="00BC581F">
        <w:rPr>
          <w:rFonts w:ascii="Times New Roman" w:hAnsi="Times New Roman" w:cs="Times New Roman"/>
          <w:sz w:val="24"/>
          <w:szCs w:val="24"/>
        </w:rPr>
        <w:t xml:space="preserve"> lasts </w:t>
      </w:r>
      <w:r w:rsidR="00377F37" w:rsidRPr="00BC581F">
        <w:rPr>
          <w:rFonts w:ascii="Times New Roman" w:hAnsi="Times New Roman" w:cs="Times New Roman"/>
          <w:sz w:val="24"/>
          <w:szCs w:val="24"/>
        </w:rPr>
        <w:t xml:space="preserve">from the month </w:t>
      </w:r>
      <w:r w:rsidR="00BA5170" w:rsidRPr="00BC581F">
        <w:rPr>
          <w:rFonts w:ascii="Times New Roman" w:hAnsi="Times New Roman" w:cs="Times New Roman"/>
          <w:sz w:val="24"/>
          <w:szCs w:val="24"/>
        </w:rPr>
        <w:t xml:space="preserve">December to </w:t>
      </w:r>
      <w:r w:rsidR="00377F37" w:rsidRPr="00BC581F">
        <w:rPr>
          <w:rFonts w:ascii="Times New Roman" w:hAnsi="Times New Roman" w:cs="Times New Roman"/>
          <w:sz w:val="24"/>
          <w:szCs w:val="24"/>
        </w:rPr>
        <w:t>February; higher temperature</w:t>
      </w:r>
      <w:r w:rsidR="00BA5170" w:rsidRPr="00BC581F">
        <w:rPr>
          <w:rFonts w:ascii="Times New Roman" w:hAnsi="Times New Roman" w:cs="Times New Roman"/>
          <w:sz w:val="24"/>
          <w:szCs w:val="24"/>
        </w:rPr>
        <w:t xml:space="preserve"> </w:t>
      </w:r>
      <w:r w:rsidR="00377F37" w:rsidRPr="00BC581F">
        <w:rPr>
          <w:rFonts w:ascii="Times New Roman" w:hAnsi="Times New Roman" w:cs="Times New Roman"/>
          <w:sz w:val="24"/>
          <w:szCs w:val="24"/>
        </w:rPr>
        <w:t xml:space="preserve">exists in the </w:t>
      </w:r>
      <w:r w:rsidR="00BA5170" w:rsidRPr="00BC581F">
        <w:rPr>
          <w:rFonts w:ascii="Times New Roman" w:hAnsi="Times New Roman" w:cs="Times New Roman"/>
          <w:sz w:val="24"/>
          <w:szCs w:val="24"/>
        </w:rPr>
        <w:t xml:space="preserve">summer from </w:t>
      </w:r>
      <w:r w:rsidR="00377F37" w:rsidRPr="00BC581F">
        <w:rPr>
          <w:rFonts w:ascii="Times New Roman" w:hAnsi="Times New Roman" w:cs="Times New Roman"/>
          <w:sz w:val="24"/>
          <w:szCs w:val="24"/>
        </w:rPr>
        <w:t xml:space="preserve">the month of </w:t>
      </w:r>
      <w:r w:rsidR="00BA5170" w:rsidRPr="00BC581F">
        <w:rPr>
          <w:rFonts w:ascii="Times New Roman" w:hAnsi="Times New Roman" w:cs="Times New Roman"/>
          <w:sz w:val="24"/>
          <w:szCs w:val="24"/>
        </w:rPr>
        <w:t>March to May</w:t>
      </w:r>
      <w:r w:rsidR="00377F37" w:rsidRPr="00BC581F">
        <w:rPr>
          <w:rFonts w:ascii="Times New Roman" w:hAnsi="Times New Roman" w:cs="Times New Roman"/>
          <w:sz w:val="24"/>
          <w:szCs w:val="24"/>
        </w:rPr>
        <w:t>;</w:t>
      </w:r>
      <w:r w:rsidR="00BA5170" w:rsidRPr="00BC581F">
        <w:rPr>
          <w:rFonts w:ascii="Times New Roman" w:hAnsi="Times New Roman" w:cs="Times New Roman"/>
          <w:sz w:val="24"/>
          <w:szCs w:val="24"/>
        </w:rPr>
        <w:t xml:space="preserve"> the rainy season </w:t>
      </w:r>
      <w:r w:rsidR="00377F37" w:rsidRPr="00BC581F">
        <w:rPr>
          <w:rFonts w:ascii="Times New Roman" w:hAnsi="Times New Roman" w:cs="Times New Roman"/>
          <w:sz w:val="24"/>
          <w:szCs w:val="24"/>
        </w:rPr>
        <w:t>exists</w:t>
      </w:r>
      <w:r w:rsidR="00BA5170" w:rsidRPr="00BC581F">
        <w:rPr>
          <w:rFonts w:ascii="Times New Roman" w:hAnsi="Times New Roman" w:cs="Times New Roman"/>
          <w:sz w:val="24"/>
          <w:szCs w:val="24"/>
        </w:rPr>
        <w:t xml:space="preserve"> from June to September, and the fourth number post-monsoon autumn which observed from </w:t>
      </w:r>
      <w:r w:rsidR="00377F37" w:rsidRPr="00BC581F">
        <w:rPr>
          <w:rFonts w:ascii="Times New Roman" w:hAnsi="Times New Roman" w:cs="Times New Roman"/>
          <w:sz w:val="24"/>
          <w:szCs w:val="24"/>
        </w:rPr>
        <w:t xml:space="preserve">month of </w:t>
      </w:r>
      <w:r w:rsidR="00BA5170" w:rsidRPr="00BC581F">
        <w:rPr>
          <w:rFonts w:ascii="Times New Roman" w:hAnsi="Times New Roman" w:cs="Times New Roman"/>
          <w:sz w:val="24"/>
          <w:szCs w:val="24"/>
        </w:rPr>
        <w:t xml:space="preserve">October to November </w:t>
      </w:r>
      <w:r w:rsidR="003C793F"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{"citationItems":[{"id":"ITEM-1","itemData":{"ISSN":"19767633","abstract":"Spatial and temporal variability of rainfall in Bangladesh has been studied in this paper from thirty-five years (1969-2003) of rainfall data recorded at 24 rain gauges distributed over the country. Long-term annual average rainfall, coefficient of variation of annual rainfall, precipitation concentration and aridity indices at each station have been computed and then interpolated using kriging method within a geographic information system to show the temporal and spatial variability of rainfall. Mann-Kendall test has been used to analyze the trend in rainfall data in different recording stations and the Sen's slope method has been used to determine the magnitude of change. A moderate variation in in-ter-annual rainfall and high variation in intra-annual rainfall in Bangladesh have been observed. Non-significant positive trend of annual, monsoon and pre-monsoon rainfall, and a negative trend in winter rainfall are found in Bangladesh. Spatial distribution of rainfall trends shows that rainfall is increasing in the coastal zone and northern Bangladesh, and decreasing in the central part of the country. A declining trend of precipitation concentration is also observed in most of the stations. These results may be a first indication of the precipitation response to global warming - a hypothesis which needs to be further investigated by means of climate model projections.","author":[{"dropping-particle":"","family":"Shahid","given":"Shamsuddin","non-dropping-particle":"","parse-names":false,"suffix":""},{"dropping-particle":"","family":"Khairulmaini","given":"Osman Salleh","non-dropping-particle":"","parse-names":false,"suffix":""}],"container-title":"Asia-Pacific Journal of Atmospheric Sciences","id":"ITEM-1","issue":"5","issued":{"date-parts":[["2009"]]},"page":"375-389","title":"Spatio-temporal variability of rainfall over Bangladesh during the time period 1969-2003","type":"article-journal","volume":"43"},"uris":["http://www.mendeley.com/documents/?uuid=23cf715e-fa3e-42d1-bfe3-d8dc9d82b2ca"]}],"mendeley":{"formattedCitation":"(53)","plainTextFormattedCitation":"(53)","previouslyFormattedCitation":"(55)"},"properties":{"noteIndex":0},"schema":"https://github.com/citation-style-language/schema/raw/master/csl-citation.json"}</w:instrText>
      </w:r>
      <w:r w:rsidR="003C793F" w:rsidRPr="00BC581F">
        <w:rPr>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(53)</w:t>
      </w:r>
      <w:r w:rsidR="003C793F" w:rsidRPr="00BC581F">
        <w:rPr>
          <w:rFonts w:ascii="Times New Roman" w:hAnsi="Times New Roman" w:cs="Times New Roman"/>
          <w:sz w:val="24"/>
          <w:szCs w:val="24"/>
        </w:rPr>
        <w:fldChar w:fldCharType="end"/>
      </w:r>
      <w:r w:rsidR="00BA5170" w:rsidRPr="00BC581F">
        <w:rPr>
          <w:rFonts w:ascii="Times New Roman" w:hAnsi="Times New Roman" w:cs="Times New Roman"/>
          <w:sz w:val="24"/>
          <w:szCs w:val="24"/>
        </w:rPr>
        <w:t>.</w:t>
      </w:r>
      <w:r w:rsidR="00BA5170" w:rsidRPr="00BC581F">
        <w:rPr>
          <w:rFonts w:ascii="Times New Roman" w:hAnsi="Times New Roman" w:cs="Times New Roman"/>
          <w:color w:val="000000"/>
          <w:sz w:val="24"/>
          <w:szCs w:val="24"/>
        </w:rPr>
        <w:t xml:space="preserve"> From the observation of last 61 years (1960-2021) daily temperature data, we detected average temperature 25.2</w:t>
      </w:r>
      <w:r w:rsidR="00BA5170" w:rsidRPr="00BC581F">
        <w:rPr>
          <w:rFonts w:ascii="Times New Roman" w:hAnsi="Times New Roman" w:cs="Times New Roman"/>
          <w:color w:val="000000"/>
          <w:sz w:val="24"/>
          <w:szCs w:val="24"/>
          <w:vertAlign w:val="superscript"/>
        </w:rPr>
        <w:t>0</w:t>
      </w:r>
      <w:r w:rsidR="00BA5170" w:rsidRPr="00BC581F">
        <w:rPr>
          <w:rFonts w:ascii="Times New Roman" w:hAnsi="Times New Roman" w:cs="Times New Roman"/>
          <w:color w:val="000000"/>
          <w:sz w:val="24"/>
          <w:szCs w:val="24"/>
        </w:rPr>
        <w:t>C in the month of July, minimum temperature 1</w:t>
      </w:r>
      <w:r w:rsidR="00C81011" w:rsidRPr="00BC581F">
        <w:rPr>
          <w:rFonts w:ascii="Times New Roman" w:hAnsi="Times New Roman" w:cs="Times New Roman"/>
          <w:color w:val="000000"/>
          <w:sz w:val="24"/>
          <w:szCs w:val="24"/>
        </w:rPr>
        <w:t>2</w:t>
      </w:r>
      <w:r w:rsidR="00BA5170" w:rsidRPr="00BC581F">
        <w:rPr>
          <w:rFonts w:ascii="Times New Roman" w:hAnsi="Times New Roman" w:cs="Times New Roman"/>
          <w:color w:val="000000"/>
          <w:sz w:val="24"/>
          <w:szCs w:val="24"/>
        </w:rPr>
        <w:t>.9</w:t>
      </w:r>
      <w:r w:rsidR="00BA5170" w:rsidRPr="00BC581F">
        <w:rPr>
          <w:rFonts w:ascii="Times New Roman" w:hAnsi="Times New Roman" w:cs="Times New Roman"/>
          <w:color w:val="000000"/>
          <w:sz w:val="24"/>
          <w:szCs w:val="24"/>
          <w:vertAlign w:val="superscript"/>
        </w:rPr>
        <w:t>0</w:t>
      </w:r>
      <w:r w:rsidR="00BA5170" w:rsidRPr="00BC581F">
        <w:rPr>
          <w:rFonts w:ascii="Times New Roman" w:hAnsi="Times New Roman" w:cs="Times New Roman"/>
          <w:color w:val="000000"/>
          <w:sz w:val="24"/>
          <w:szCs w:val="24"/>
        </w:rPr>
        <w:t>C in the month January while maximum temperature 33.5</w:t>
      </w:r>
      <w:r w:rsidR="00BA5170" w:rsidRPr="00BC581F">
        <w:rPr>
          <w:rFonts w:ascii="Times New Roman" w:hAnsi="Times New Roman" w:cs="Times New Roman"/>
          <w:color w:val="000000"/>
          <w:sz w:val="24"/>
          <w:szCs w:val="24"/>
          <w:vertAlign w:val="superscript"/>
        </w:rPr>
        <w:t>0</w:t>
      </w:r>
      <w:r w:rsidR="00BA5170" w:rsidRPr="00BC581F">
        <w:rPr>
          <w:rFonts w:ascii="Times New Roman" w:hAnsi="Times New Roman" w:cs="Times New Roman"/>
          <w:color w:val="000000"/>
          <w:sz w:val="24"/>
          <w:szCs w:val="24"/>
        </w:rPr>
        <w:t xml:space="preserve">C was observed in April of Bangladesh (Supplementary Fig-SF1). We also observed maximum precipitation 496mm in the month of July, and minimum 4 mm in the month of January. </w:t>
      </w:r>
    </w:p>
    <w:p w:rsidR="001F2C1B" w:rsidRPr="00BC581F" w:rsidRDefault="001F2C1B" w:rsidP="00016BD9">
      <w:pPr>
        <w:spacing w:line="360" w:lineRule="auto"/>
        <w:jc w:val="both"/>
        <w:rPr>
          <w:rFonts w:ascii="Times New Roman" w:hAnsi="Times New Roman" w:cs="Times New Roman"/>
          <w:sz w:val="24"/>
          <w:szCs w:val="24"/>
        </w:rPr>
      </w:pPr>
    </w:p>
    <w:p w:rsidR="001F2C1B" w:rsidRPr="00BC581F" w:rsidRDefault="001F2C1B" w:rsidP="00016BD9">
      <w:pPr>
        <w:spacing w:line="360" w:lineRule="auto"/>
        <w:jc w:val="both"/>
        <w:rPr>
          <w:rFonts w:ascii="Times New Roman" w:hAnsi="Times New Roman" w:cs="Times New Roman"/>
          <w:sz w:val="24"/>
          <w:szCs w:val="24"/>
        </w:rPr>
      </w:pPr>
      <w:r w:rsidRPr="00BC581F">
        <w:rPr>
          <w:rFonts w:ascii="Times New Roman" w:hAnsi="Times New Roman" w:cs="Times New Roman"/>
          <w:noProof/>
          <w:sz w:val="24"/>
          <w:szCs w:val="24"/>
          <w:lang w:val="en-US"/>
        </w:rPr>
        <w:lastRenderedPageBreak/>
        <w:drawing>
          <wp:inline distT="0" distB="0" distL="0" distR="0">
            <wp:extent cx="5549412" cy="3171092"/>
            <wp:effectExtent l="19050" t="0" r="0" b="0"/>
            <wp:docPr id="1" name="Picture 1" descr="C:\Users\RT-PCR\Downloads\char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T-PCR\Downloads\chart (8).png"/>
                    <pic:cNvPicPr>
                      <a:picLocks noChangeAspect="1" noChangeArrowheads="1"/>
                    </pic:cNvPicPr>
                  </pic:nvPicPr>
                  <pic:blipFill>
                    <a:blip r:embed="rId17"/>
                    <a:srcRect/>
                    <a:stretch>
                      <a:fillRect/>
                    </a:stretch>
                  </pic:blipFill>
                  <pic:spPr bwMode="auto">
                    <a:xfrm>
                      <a:off x="0" y="0"/>
                      <a:ext cx="5549455" cy="3171117"/>
                    </a:xfrm>
                    <a:prstGeom prst="rect">
                      <a:avLst/>
                    </a:prstGeom>
                    <a:noFill/>
                    <a:ln w="9525">
                      <a:noFill/>
                      <a:miter lim="800000"/>
                      <a:headEnd/>
                      <a:tailEnd/>
                    </a:ln>
                  </pic:spPr>
                </pic:pic>
              </a:graphicData>
            </a:graphic>
          </wp:inline>
        </w:drawing>
      </w:r>
      <w:r w:rsidRPr="00BC581F">
        <w:rPr>
          <w:rFonts w:ascii="Times New Roman" w:hAnsi="Times New Roman" w:cs="Times New Roman"/>
          <w:noProof/>
          <w:sz w:val="24"/>
          <w:szCs w:val="24"/>
        </w:rPr>
        <w:t xml:space="preserve"> </w:t>
      </w:r>
    </w:p>
    <w:p w:rsidR="001F2C1B" w:rsidRPr="00BC581F" w:rsidRDefault="001F2C1B" w:rsidP="00016BD9">
      <w:pPr>
        <w:spacing w:line="360" w:lineRule="auto"/>
        <w:jc w:val="both"/>
        <w:rPr>
          <w:rFonts w:ascii="Times New Roman" w:hAnsi="Times New Roman" w:cs="Times New Roman"/>
          <w:sz w:val="24"/>
          <w:szCs w:val="24"/>
        </w:rPr>
      </w:pPr>
      <w:r w:rsidRPr="00BC581F">
        <w:rPr>
          <w:rFonts w:ascii="Times New Roman" w:hAnsi="Times New Roman" w:cs="Times New Roman"/>
          <w:noProof/>
          <w:sz w:val="24"/>
          <w:szCs w:val="24"/>
          <w:lang w:val="en-US"/>
        </w:rPr>
        <w:drawing>
          <wp:inline distT="0" distB="0" distL="0" distR="0">
            <wp:extent cx="5496658" cy="3077308"/>
            <wp:effectExtent l="19050" t="0" r="8792" b="0"/>
            <wp:docPr id="2" name="Picture 2" descr="C:\Users\RT-PCR\Desktop\WEATHER\Fig\char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T-PCR\Desktop\WEATHER\Fig\chart (9).png"/>
                    <pic:cNvPicPr>
                      <a:picLocks noChangeAspect="1" noChangeArrowheads="1"/>
                    </pic:cNvPicPr>
                  </pic:nvPicPr>
                  <pic:blipFill>
                    <a:blip r:embed="rId18"/>
                    <a:srcRect/>
                    <a:stretch>
                      <a:fillRect/>
                    </a:stretch>
                  </pic:blipFill>
                  <pic:spPr bwMode="auto">
                    <a:xfrm>
                      <a:off x="0" y="0"/>
                      <a:ext cx="5498699" cy="3078451"/>
                    </a:xfrm>
                    <a:prstGeom prst="rect">
                      <a:avLst/>
                    </a:prstGeom>
                    <a:noFill/>
                    <a:ln w="9525">
                      <a:noFill/>
                      <a:miter lim="800000"/>
                      <a:headEnd/>
                      <a:tailEnd/>
                    </a:ln>
                  </pic:spPr>
                </pic:pic>
              </a:graphicData>
            </a:graphic>
          </wp:inline>
        </w:drawing>
      </w:r>
    </w:p>
    <w:p w:rsidR="001A13B4" w:rsidRPr="00BC581F" w:rsidRDefault="001A13B4" w:rsidP="00016BD9">
      <w:pPr>
        <w:spacing w:line="360" w:lineRule="auto"/>
        <w:jc w:val="both"/>
        <w:rPr>
          <w:rFonts w:ascii="Times New Roman" w:hAnsi="Times New Roman" w:cs="Times New Roman"/>
          <w:sz w:val="24"/>
          <w:szCs w:val="24"/>
        </w:rPr>
      </w:pPr>
      <w:r w:rsidRPr="00BC581F">
        <w:rPr>
          <w:rFonts w:ascii="Times New Roman" w:hAnsi="Times New Roman" w:cs="Times New Roman"/>
          <w:sz w:val="24"/>
          <w:szCs w:val="24"/>
        </w:rPr>
        <w:t xml:space="preserve">Figure-2 Total cases of COVID-19 (a) Lab test, confirmed cases (red colour), positive rate (green color) (b) Death case </w:t>
      </w:r>
    </w:p>
    <w:p w:rsidR="00721D86" w:rsidRPr="00BC581F" w:rsidDel="007269C9" w:rsidRDefault="00C81011" w:rsidP="00016BD9">
      <w:pPr>
        <w:spacing w:before="240" w:after="0" w:line="360" w:lineRule="auto"/>
        <w:jc w:val="both"/>
        <w:rPr>
          <w:del w:id="235" w:author="DELL" w:date="2022-05-02T02:36:00Z"/>
          <w:rFonts w:ascii="Times New Roman" w:hAnsi="Times New Roman" w:cs="Times New Roman"/>
          <w:sz w:val="24"/>
          <w:szCs w:val="24"/>
        </w:rPr>
      </w:pPr>
      <w:del w:id="236" w:author="DELL" w:date="2022-05-02T02:36:00Z">
        <w:r w:rsidRPr="00BC581F" w:rsidDel="007269C9">
          <w:rPr>
            <w:rFonts w:ascii="Times New Roman" w:hAnsi="Times New Roman" w:cs="Times New Roman"/>
            <w:sz w:val="24"/>
            <w:szCs w:val="24"/>
          </w:rPr>
          <w:delText>From our analysis, it found the</w:delText>
        </w:r>
        <w:r w:rsidR="00721D86" w:rsidRPr="00BC581F" w:rsidDel="007269C9">
          <w:rPr>
            <w:rFonts w:ascii="Times New Roman" w:hAnsi="Times New Roman" w:cs="Times New Roman"/>
            <w:sz w:val="24"/>
            <w:szCs w:val="24"/>
          </w:rPr>
          <w:delText xml:space="preserve"> daily rCF</w:delText>
        </w:r>
      </w:del>
      <w:del w:id="237" w:author="DELL" w:date="2022-05-02T02:35:00Z">
        <w:r w:rsidR="00721D86" w:rsidRPr="00BC581F" w:rsidDel="007269C9">
          <w:rPr>
            <w:rFonts w:ascii="Times New Roman" w:hAnsi="Times New Roman" w:cs="Times New Roman"/>
            <w:sz w:val="24"/>
            <w:szCs w:val="24"/>
          </w:rPr>
          <w:delText>R</w:delText>
        </w:r>
      </w:del>
      <w:del w:id="238" w:author="DELL" w:date="2022-05-02T02:36:00Z">
        <w:r w:rsidR="00721D86" w:rsidRPr="00BC581F" w:rsidDel="007269C9">
          <w:rPr>
            <w:rFonts w:ascii="Times New Roman" w:hAnsi="Times New Roman" w:cs="Times New Roman"/>
            <w:sz w:val="24"/>
            <w:szCs w:val="24"/>
          </w:rPr>
          <w:delText xml:space="preserve"> of COVID-19 reached a peak at 12.82% on 25th March 2020 and then gradually declined. </w:delText>
        </w:r>
        <w:r w:rsidR="004E35B6" w:rsidRPr="00BC581F" w:rsidDel="007269C9">
          <w:rPr>
            <w:rFonts w:ascii="Times New Roman" w:hAnsi="Times New Roman" w:cs="Times New Roman"/>
            <w:sz w:val="24"/>
            <w:szCs w:val="24"/>
          </w:rPr>
          <w:delText>T</w:delText>
        </w:r>
        <w:r w:rsidR="00721D86" w:rsidRPr="00BC581F" w:rsidDel="007269C9">
          <w:rPr>
            <w:rFonts w:ascii="Times New Roman" w:hAnsi="Times New Roman" w:cs="Times New Roman"/>
            <w:sz w:val="24"/>
            <w:szCs w:val="24"/>
          </w:rPr>
          <w:delText>he rCFR</w:delText>
        </w:r>
        <w:r w:rsidR="00023941" w:rsidRPr="00BC581F" w:rsidDel="007269C9">
          <w:rPr>
            <w:rFonts w:ascii="Times New Roman" w:hAnsi="Times New Roman" w:cs="Times New Roman"/>
            <w:sz w:val="24"/>
            <w:szCs w:val="24"/>
          </w:rPr>
          <w:delText xml:space="preserve"> </w:delText>
        </w:r>
        <w:r w:rsidR="004E35B6" w:rsidRPr="00BC581F" w:rsidDel="007269C9">
          <w:rPr>
            <w:rFonts w:ascii="Times New Roman" w:hAnsi="Times New Roman" w:cs="Times New Roman"/>
            <w:sz w:val="24"/>
            <w:szCs w:val="24"/>
          </w:rPr>
          <w:delText>was</w:delText>
        </w:r>
        <w:r w:rsidR="00721D86" w:rsidRPr="00BC581F" w:rsidDel="007269C9">
          <w:rPr>
            <w:rFonts w:ascii="Times New Roman" w:hAnsi="Times New Roman" w:cs="Times New Roman"/>
            <w:sz w:val="24"/>
            <w:szCs w:val="24"/>
          </w:rPr>
          <w:delText xml:space="preserve"> not remained the same </w:delText>
        </w:r>
        <w:r w:rsidR="004E35B6" w:rsidRPr="00BC581F" w:rsidDel="007269C9">
          <w:rPr>
            <w:rFonts w:ascii="Times New Roman" w:hAnsi="Times New Roman" w:cs="Times New Roman"/>
            <w:sz w:val="24"/>
            <w:szCs w:val="24"/>
          </w:rPr>
          <w:delText>during</w:delText>
        </w:r>
        <w:r w:rsidR="00721D86" w:rsidRPr="00BC581F" w:rsidDel="007269C9">
          <w:rPr>
            <w:rFonts w:ascii="Times New Roman" w:hAnsi="Times New Roman" w:cs="Times New Roman"/>
            <w:sz w:val="24"/>
            <w:szCs w:val="24"/>
          </w:rPr>
          <w:delText xml:space="preserve"> the two </w:delText>
        </w:r>
        <w:r w:rsidR="004E35B6" w:rsidRPr="00BC581F" w:rsidDel="007269C9">
          <w:rPr>
            <w:rFonts w:ascii="Times New Roman" w:hAnsi="Times New Roman" w:cs="Times New Roman"/>
            <w:sz w:val="24"/>
            <w:szCs w:val="24"/>
          </w:rPr>
          <w:delText xml:space="preserve">separated </w:delText>
        </w:r>
        <w:r w:rsidR="00721D86" w:rsidRPr="00BC581F" w:rsidDel="007269C9">
          <w:rPr>
            <w:rFonts w:ascii="Times New Roman" w:hAnsi="Times New Roman" w:cs="Times New Roman"/>
            <w:sz w:val="24"/>
            <w:szCs w:val="24"/>
          </w:rPr>
          <w:delText>periods</w:delText>
        </w:r>
        <w:r w:rsidR="004E35B6" w:rsidRPr="00BC581F" w:rsidDel="007269C9">
          <w:rPr>
            <w:rFonts w:ascii="Times New Roman" w:hAnsi="Times New Roman" w:cs="Times New Roman"/>
            <w:sz w:val="24"/>
            <w:szCs w:val="24"/>
          </w:rPr>
          <w:delText xml:space="preserve"> of our analysis</w:delText>
        </w:r>
        <w:r w:rsidR="00721D86" w:rsidRPr="00BC581F" w:rsidDel="007269C9">
          <w:rPr>
            <w:rFonts w:ascii="Times New Roman" w:hAnsi="Times New Roman" w:cs="Times New Roman"/>
            <w:sz w:val="24"/>
            <w:szCs w:val="24"/>
          </w:rPr>
          <w:delText xml:space="preserve">. In the pre-peak cases period the rCFR reached 1.65% and post-peak cases period the rCFR declined to 1.64%. The COVID-19 rCFR was dominated by different divisions at different time frames. According to </w:delText>
        </w:r>
        <w:r w:rsidRPr="00BC581F" w:rsidDel="007269C9">
          <w:rPr>
            <w:rFonts w:ascii="Times New Roman" w:hAnsi="Times New Roman" w:cs="Times New Roman"/>
            <w:sz w:val="24"/>
            <w:szCs w:val="24"/>
          </w:rPr>
          <w:delText xml:space="preserve">our result, in </w:delText>
        </w:r>
        <w:r w:rsidR="00721D86" w:rsidRPr="00BC581F" w:rsidDel="007269C9">
          <w:rPr>
            <w:rFonts w:ascii="Times New Roman" w:hAnsi="Times New Roman" w:cs="Times New Roman"/>
            <w:sz w:val="24"/>
            <w:szCs w:val="24"/>
          </w:rPr>
          <w:delText>25th January 2020</w:delText>
        </w:r>
        <w:r w:rsidRPr="00BC581F" w:rsidDel="007269C9">
          <w:rPr>
            <w:rFonts w:ascii="Times New Roman" w:hAnsi="Times New Roman" w:cs="Times New Roman"/>
            <w:sz w:val="24"/>
            <w:szCs w:val="24"/>
          </w:rPr>
          <w:delText xml:space="preserve"> two top divisions</w:delText>
        </w:r>
        <w:r w:rsidR="00721D86" w:rsidRPr="00BC581F" w:rsidDel="007269C9">
          <w:rPr>
            <w:rFonts w:ascii="Times New Roman" w:hAnsi="Times New Roman" w:cs="Times New Roman"/>
            <w:sz w:val="24"/>
            <w:szCs w:val="24"/>
          </w:rPr>
          <w:delText xml:space="preserve"> with COVID-19 rCFR</w:delText>
        </w:r>
        <w:r w:rsidR="0067136A" w:rsidRPr="00BC581F" w:rsidDel="007269C9">
          <w:rPr>
            <w:rFonts w:ascii="Times New Roman" w:hAnsi="Times New Roman" w:cs="Times New Roman"/>
            <w:sz w:val="24"/>
            <w:szCs w:val="24"/>
          </w:rPr>
          <w:delText xml:space="preserve"> </w:delText>
        </w:r>
        <w:r w:rsidR="004E35B6" w:rsidRPr="00BC581F" w:rsidDel="007269C9">
          <w:rPr>
            <w:rFonts w:ascii="Times New Roman" w:hAnsi="Times New Roman" w:cs="Times New Roman"/>
            <w:sz w:val="24"/>
            <w:szCs w:val="24"/>
          </w:rPr>
          <w:delText>were</w:delText>
        </w:r>
        <w:r w:rsidR="00721D86" w:rsidRPr="00BC581F" w:rsidDel="007269C9">
          <w:rPr>
            <w:rFonts w:ascii="Times New Roman" w:hAnsi="Times New Roman" w:cs="Times New Roman"/>
            <w:sz w:val="24"/>
            <w:szCs w:val="24"/>
          </w:rPr>
          <w:delText xml:space="preserve"> Khulna (3.14%), and Rangpur (2.43%).  </w:delText>
        </w:r>
        <w:r w:rsidRPr="00BC581F" w:rsidDel="007269C9">
          <w:rPr>
            <w:rFonts w:ascii="Times New Roman" w:hAnsi="Times New Roman" w:cs="Times New Roman"/>
            <w:sz w:val="24"/>
            <w:szCs w:val="24"/>
          </w:rPr>
          <w:delText xml:space="preserve">The </w:delText>
        </w:r>
        <w:r w:rsidR="00721D86" w:rsidRPr="00BC581F" w:rsidDel="007269C9">
          <w:rPr>
            <w:rFonts w:ascii="Times New Roman" w:hAnsi="Times New Roman" w:cs="Times New Roman"/>
            <w:sz w:val="24"/>
            <w:szCs w:val="24"/>
          </w:rPr>
          <w:delText xml:space="preserve">rCFR </w:delText>
        </w:r>
        <w:r w:rsidRPr="00BC581F" w:rsidDel="007269C9">
          <w:rPr>
            <w:rFonts w:ascii="Times New Roman" w:hAnsi="Times New Roman" w:cs="Times New Roman"/>
            <w:sz w:val="24"/>
            <w:szCs w:val="24"/>
          </w:rPr>
          <w:delText>value of other divisions was found</w:delText>
        </w:r>
        <w:r w:rsidR="00721D86" w:rsidRPr="00BC581F" w:rsidDel="007269C9">
          <w:rPr>
            <w:rFonts w:ascii="Times New Roman" w:hAnsi="Times New Roman" w:cs="Times New Roman"/>
            <w:sz w:val="24"/>
            <w:szCs w:val="24"/>
          </w:rPr>
          <w:delText xml:space="preserve"> Barisal (2.07%), Mymensingh (2.23%), Sylhet (2.23%), and Chittagong (2.24%). The lowest two divisions are Dhaka (1.22%) and Rajshahi (2.02%) according to rCFR (Fig</w:delText>
        </w:r>
        <w:r w:rsidR="003C793F" w:rsidRPr="00BC581F" w:rsidDel="007269C9">
          <w:rPr>
            <w:rFonts w:ascii="Times New Roman" w:hAnsi="Times New Roman" w:cs="Times New Roman"/>
            <w:sz w:val="24"/>
            <w:szCs w:val="24"/>
          </w:rPr>
          <w:delText>ure-3</w:delText>
        </w:r>
        <w:r w:rsidR="00721D86" w:rsidRPr="00BC581F" w:rsidDel="007269C9">
          <w:rPr>
            <w:rFonts w:ascii="Times New Roman" w:hAnsi="Times New Roman" w:cs="Times New Roman"/>
            <w:sz w:val="24"/>
            <w:szCs w:val="24"/>
          </w:rPr>
          <w:delText>).</w:delText>
        </w:r>
        <w:r w:rsidRPr="00BC581F" w:rsidDel="007269C9">
          <w:rPr>
            <w:rFonts w:ascii="Times New Roman" w:hAnsi="Times New Roman" w:cs="Times New Roman"/>
            <w:sz w:val="24"/>
            <w:szCs w:val="24"/>
          </w:rPr>
          <w:delText xml:space="preserve"> The result of this study found similar with the COVID-19 clinical diagnostic test of respective time where Khulna and Rangpur divisions showed highest number of death in respective time (https://www.worldometers.info/coronavirus/country/bangladesh/#graph-cases-daily). </w:delText>
        </w:r>
      </w:del>
    </w:p>
    <w:p w:rsidR="003C793F" w:rsidRPr="00BC581F" w:rsidDel="007269C9" w:rsidRDefault="003C793F" w:rsidP="00016BD9">
      <w:pPr>
        <w:spacing w:line="360" w:lineRule="auto"/>
        <w:jc w:val="both"/>
        <w:rPr>
          <w:del w:id="239" w:author="DELL" w:date="2022-05-02T02:37:00Z"/>
          <w:rFonts w:ascii="Times New Roman" w:hAnsi="Times New Roman" w:cs="Times New Roman"/>
          <w:sz w:val="24"/>
          <w:szCs w:val="24"/>
        </w:rPr>
      </w:pPr>
    </w:p>
    <w:p w:rsidR="003C793F" w:rsidRPr="00BC581F" w:rsidDel="007269C9" w:rsidRDefault="003C793F" w:rsidP="00016BD9">
      <w:pPr>
        <w:spacing w:line="360" w:lineRule="auto"/>
        <w:jc w:val="center"/>
        <w:rPr>
          <w:del w:id="240" w:author="DELL" w:date="2022-05-02T02:37:00Z"/>
          <w:rFonts w:ascii="Times New Roman" w:hAnsi="Times New Roman" w:cs="Times New Roman"/>
          <w:b/>
          <w:bCs/>
          <w:sz w:val="24"/>
          <w:szCs w:val="24"/>
        </w:rPr>
      </w:pPr>
      <w:del w:id="241" w:author="DELL" w:date="2022-05-02T02:37:00Z">
        <w:r w:rsidRPr="00BC581F" w:rsidDel="007269C9">
          <w:rPr>
            <w:rFonts w:ascii="Times New Roman" w:hAnsi="Times New Roman" w:cs="Times New Roman"/>
            <w:noProof/>
            <w:sz w:val="24"/>
            <w:szCs w:val="24"/>
            <w:lang w:val="en-US"/>
          </w:rPr>
          <w:drawing>
            <wp:inline distT="0" distB="0" distL="0" distR="0" wp14:anchorId="07A19F78" wp14:editId="5E6F615C">
              <wp:extent cx="5509549" cy="4502150"/>
              <wp:effectExtent l="0" t="0" r="2540" b="0"/>
              <wp:docPr id="11" name="Picture 1" descr="E:\ResearchProject\Jamal Sir\Breastfeed\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Project\Jamal Sir\Breastfeed\Rplot.tif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6215" cy="4523941"/>
                      </a:xfrm>
                      <a:prstGeom prst="rect">
                        <a:avLst/>
                      </a:prstGeom>
                      <a:noFill/>
                      <a:ln>
                        <a:noFill/>
                      </a:ln>
                    </pic:spPr>
                  </pic:pic>
                </a:graphicData>
              </a:graphic>
            </wp:inline>
          </w:drawing>
        </w:r>
      </w:del>
    </w:p>
    <w:p w:rsidR="003C793F" w:rsidRPr="00BC581F" w:rsidDel="007269C9" w:rsidRDefault="003C793F" w:rsidP="00016BD9">
      <w:pPr>
        <w:spacing w:line="360" w:lineRule="auto"/>
        <w:jc w:val="both"/>
        <w:rPr>
          <w:del w:id="242" w:author="DELL" w:date="2022-05-02T02:37:00Z"/>
          <w:rFonts w:ascii="Times New Roman" w:hAnsi="Times New Roman" w:cs="Times New Roman"/>
          <w:sz w:val="24"/>
          <w:szCs w:val="24"/>
        </w:rPr>
      </w:pPr>
      <w:del w:id="243" w:author="DELL" w:date="2022-05-02T02:37:00Z">
        <w:r w:rsidRPr="00BC581F" w:rsidDel="007269C9">
          <w:rPr>
            <w:rFonts w:ascii="Times New Roman" w:hAnsi="Times New Roman" w:cs="Times New Roman"/>
            <w:sz w:val="24"/>
            <w:szCs w:val="24"/>
          </w:rPr>
          <w:delText>Figure-3. The rCFR of COVID-19 in different divisions of Bangladesh</w:delText>
        </w:r>
      </w:del>
    </w:p>
    <w:p w:rsidR="003C793F" w:rsidRPr="00BC581F" w:rsidDel="007269C9" w:rsidRDefault="003C793F" w:rsidP="00016BD9">
      <w:pPr>
        <w:spacing w:line="360" w:lineRule="auto"/>
        <w:jc w:val="both"/>
        <w:rPr>
          <w:del w:id="244" w:author="DELL" w:date="2022-05-02T02:37:00Z"/>
          <w:rFonts w:ascii="Times New Roman" w:hAnsi="Times New Roman" w:cs="Times New Roman"/>
          <w:b/>
          <w:bCs/>
          <w:sz w:val="24"/>
          <w:szCs w:val="24"/>
        </w:rPr>
      </w:pPr>
    </w:p>
    <w:p w:rsidR="00D21649" w:rsidRDefault="003C793F" w:rsidP="00016BD9">
      <w:pPr>
        <w:spacing w:line="360" w:lineRule="auto"/>
        <w:rPr>
          <w:ins w:id="245" w:author="DELL" w:date="2022-05-03T03:47:00Z"/>
          <w:rFonts w:ascii="Times New Roman" w:hAnsi="Times New Roman" w:cs="Times New Roman"/>
          <w:sz w:val="24"/>
          <w:szCs w:val="24"/>
        </w:rPr>
      </w:pPr>
      <w:del w:id="246" w:author="DELL" w:date="2022-05-02T02:37:00Z">
        <w:r w:rsidRPr="00BC581F" w:rsidDel="007269C9">
          <w:rPr>
            <w:rFonts w:ascii="Times New Roman" w:hAnsi="Times New Roman" w:cs="Times New Roman"/>
            <w:b/>
            <w:bCs/>
            <w:sz w:val="24"/>
            <w:szCs w:val="24"/>
          </w:rPr>
          <w:br w:type="page"/>
        </w:r>
      </w:del>
      <w:r w:rsidR="00721D86" w:rsidRPr="00BC581F">
        <w:rPr>
          <w:rFonts w:ascii="Times New Roman" w:hAnsi="Times New Roman" w:cs="Times New Roman"/>
          <w:sz w:val="24"/>
          <w:szCs w:val="24"/>
        </w:rPr>
        <w:t xml:space="preserve">We </w:t>
      </w:r>
      <w:del w:id="247" w:author="DELL" w:date="2022-05-02T02:39:00Z">
        <w:r w:rsidR="004E35B6" w:rsidRPr="00BC581F" w:rsidDel="007269C9">
          <w:rPr>
            <w:rFonts w:ascii="Times New Roman" w:hAnsi="Times New Roman" w:cs="Times New Roman"/>
            <w:sz w:val="24"/>
            <w:szCs w:val="24"/>
          </w:rPr>
          <w:delText>ha</w:delText>
        </w:r>
      </w:del>
      <w:del w:id="248" w:author="DELL" w:date="2022-05-02T02:38:00Z">
        <w:r w:rsidR="004E35B6" w:rsidRPr="00BC581F" w:rsidDel="007269C9">
          <w:rPr>
            <w:rFonts w:ascii="Times New Roman" w:hAnsi="Times New Roman" w:cs="Times New Roman"/>
            <w:sz w:val="24"/>
            <w:szCs w:val="24"/>
          </w:rPr>
          <w:delText>ve</w:delText>
        </w:r>
        <w:r w:rsidR="00C81011" w:rsidRPr="00BC581F" w:rsidDel="007269C9">
          <w:rPr>
            <w:rFonts w:ascii="Times New Roman" w:hAnsi="Times New Roman" w:cs="Times New Roman"/>
            <w:sz w:val="24"/>
            <w:szCs w:val="24"/>
          </w:rPr>
          <w:delText xml:space="preserve"> also </w:delText>
        </w:r>
      </w:del>
      <w:r w:rsidR="00C81011" w:rsidRPr="00BC581F">
        <w:rPr>
          <w:rFonts w:ascii="Times New Roman" w:hAnsi="Times New Roman" w:cs="Times New Roman"/>
          <w:sz w:val="24"/>
          <w:szCs w:val="24"/>
        </w:rPr>
        <w:t>found</w:t>
      </w:r>
      <w:r w:rsidR="00721D86" w:rsidRPr="00BC581F">
        <w:rPr>
          <w:rFonts w:ascii="Times New Roman" w:hAnsi="Times New Roman" w:cs="Times New Roman"/>
          <w:sz w:val="24"/>
          <w:szCs w:val="24"/>
        </w:rPr>
        <w:t xml:space="preserve"> a consistent trend between observed and predicted COVID-19 </w:t>
      </w:r>
      <w:ins w:id="249" w:author="DELL" w:date="2022-05-02T02:39:00Z">
        <w:r w:rsidR="00FE11C6">
          <w:rPr>
            <w:rFonts w:ascii="Times New Roman" w:hAnsi="Times New Roman" w:cs="Times New Roman"/>
            <w:sz w:val="24"/>
            <w:szCs w:val="24"/>
          </w:rPr>
          <w:t>deaths</w:t>
        </w:r>
      </w:ins>
      <w:del w:id="250" w:author="DELL" w:date="2022-05-02T02:39:00Z">
        <w:r w:rsidR="00721D86" w:rsidRPr="00BC581F" w:rsidDel="007269C9">
          <w:rPr>
            <w:rFonts w:ascii="Times New Roman" w:hAnsi="Times New Roman" w:cs="Times New Roman"/>
            <w:sz w:val="24"/>
            <w:szCs w:val="24"/>
          </w:rPr>
          <w:delText>rCFR</w:delText>
        </w:r>
      </w:del>
      <w:r w:rsidR="00721D86" w:rsidRPr="00BC581F">
        <w:rPr>
          <w:rFonts w:ascii="Times New Roman" w:hAnsi="Times New Roman" w:cs="Times New Roman"/>
          <w:sz w:val="24"/>
          <w:szCs w:val="24"/>
        </w:rPr>
        <w:t xml:space="preserve"> in the SES model, with R2, RMSE, and MAE values of 9</w:t>
      </w:r>
      <w:ins w:id="251" w:author="DELL" w:date="2022-05-03T03:44:00Z">
        <w:r w:rsidR="00D21649">
          <w:rPr>
            <w:rFonts w:ascii="Times New Roman" w:hAnsi="Times New Roman" w:cs="Times New Roman"/>
            <w:sz w:val="24"/>
            <w:szCs w:val="24"/>
          </w:rPr>
          <w:t>4</w:t>
        </w:r>
      </w:ins>
      <w:del w:id="252" w:author="DELL" w:date="2022-05-03T03:44:00Z">
        <w:r w:rsidR="00721D86" w:rsidRPr="00BC581F" w:rsidDel="00D21649">
          <w:rPr>
            <w:rFonts w:ascii="Times New Roman" w:hAnsi="Times New Roman" w:cs="Times New Roman"/>
            <w:sz w:val="24"/>
            <w:szCs w:val="24"/>
          </w:rPr>
          <w:delText>59</w:delText>
        </w:r>
      </w:del>
      <w:r w:rsidR="00721D86" w:rsidRPr="00BC581F">
        <w:rPr>
          <w:rFonts w:ascii="Times New Roman" w:hAnsi="Times New Roman" w:cs="Times New Roman"/>
          <w:sz w:val="24"/>
          <w:szCs w:val="24"/>
        </w:rPr>
        <w:t>.9</w:t>
      </w:r>
      <w:ins w:id="253" w:author="DELL" w:date="2022-05-03T03:44:00Z">
        <w:r w:rsidR="00D21649">
          <w:rPr>
            <w:rFonts w:ascii="Times New Roman" w:hAnsi="Times New Roman" w:cs="Times New Roman"/>
            <w:sz w:val="24"/>
            <w:szCs w:val="24"/>
          </w:rPr>
          <w:t>7</w:t>
        </w:r>
      </w:ins>
      <w:del w:id="254" w:author="DELL" w:date="2022-05-03T03:44:00Z">
        <w:r w:rsidR="00721D86" w:rsidRPr="00BC581F" w:rsidDel="00D21649">
          <w:rPr>
            <w:rFonts w:ascii="Times New Roman" w:hAnsi="Times New Roman" w:cs="Times New Roman"/>
            <w:sz w:val="24"/>
            <w:szCs w:val="24"/>
          </w:rPr>
          <w:delText>3</w:delText>
        </w:r>
      </w:del>
      <w:r w:rsidR="00721D86" w:rsidRPr="00BC581F">
        <w:rPr>
          <w:rFonts w:ascii="Times New Roman" w:hAnsi="Times New Roman" w:cs="Times New Roman"/>
          <w:sz w:val="24"/>
          <w:szCs w:val="24"/>
        </w:rPr>
        <w:t xml:space="preserve">%, </w:t>
      </w:r>
      <w:ins w:id="255" w:author="DELL" w:date="2022-05-03T03:44:00Z">
        <w:r w:rsidR="00D21649">
          <w:rPr>
            <w:rFonts w:ascii="Times New Roman" w:hAnsi="Times New Roman" w:cs="Times New Roman"/>
            <w:sz w:val="24"/>
            <w:szCs w:val="24"/>
          </w:rPr>
          <w:t>719.73</w:t>
        </w:r>
      </w:ins>
      <w:del w:id="256" w:author="DELL" w:date="2022-05-03T03:44:00Z">
        <w:r w:rsidR="00721D86" w:rsidRPr="00BC581F" w:rsidDel="00D21649">
          <w:rPr>
            <w:rFonts w:ascii="Times New Roman" w:hAnsi="Times New Roman" w:cs="Times New Roman"/>
            <w:sz w:val="24"/>
            <w:szCs w:val="24"/>
          </w:rPr>
          <w:delText>0.003</w:delText>
        </w:r>
      </w:del>
      <w:r w:rsidR="00721D86" w:rsidRPr="00BC581F">
        <w:rPr>
          <w:rFonts w:ascii="Times New Roman" w:hAnsi="Times New Roman" w:cs="Times New Roman"/>
          <w:sz w:val="24"/>
          <w:szCs w:val="24"/>
        </w:rPr>
        <w:t xml:space="preserve">, and </w:t>
      </w:r>
      <w:ins w:id="257" w:author="DELL" w:date="2022-05-03T03:44:00Z">
        <w:r w:rsidR="00D21649">
          <w:rPr>
            <w:rFonts w:ascii="Times New Roman" w:hAnsi="Times New Roman" w:cs="Times New Roman"/>
            <w:sz w:val="24"/>
            <w:szCs w:val="24"/>
          </w:rPr>
          <w:t>340.16</w:t>
        </w:r>
      </w:ins>
      <w:del w:id="258" w:author="DELL" w:date="2022-05-03T03:44:00Z">
        <w:r w:rsidR="00721D86" w:rsidRPr="00BC581F" w:rsidDel="00D21649">
          <w:rPr>
            <w:rFonts w:ascii="Times New Roman" w:hAnsi="Times New Roman" w:cs="Times New Roman"/>
            <w:sz w:val="24"/>
            <w:szCs w:val="24"/>
          </w:rPr>
          <w:delText>0.002</w:delText>
        </w:r>
      </w:del>
      <w:r w:rsidR="00721D86" w:rsidRPr="00BC581F">
        <w:rPr>
          <w:rFonts w:ascii="Times New Roman" w:hAnsi="Times New Roman" w:cs="Times New Roman"/>
          <w:sz w:val="24"/>
          <w:szCs w:val="24"/>
        </w:rPr>
        <w:t xml:space="preserve"> respectively (Table 1 and Fig</w:t>
      </w:r>
      <w:r w:rsidRPr="00BC581F">
        <w:rPr>
          <w:rFonts w:ascii="Times New Roman" w:hAnsi="Times New Roman" w:cs="Times New Roman"/>
          <w:sz w:val="24"/>
          <w:szCs w:val="24"/>
        </w:rPr>
        <w:t>ure-4</w:t>
      </w:r>
      <w:r w:rsidR="00721D86" w:rsidRPr="00BC581F">
        <w:rPr>
          <w:rFonts w:ascii="Times New Roman" w:hAnsi="Times New Roman" w:cs="Times New Roman"/>
          <w:sz w:val="24"/>
          <w:szCs w:val="24"/>
        </w:rPr>
        <w:t xml:space="preserve">). We </w:t>
      </w:r>
      <w:r w:rsidR="004E35B6" w:rsidRPr="00BC581F">
        <w:rPr>
          <w:rFonts w:ascii="Times New Roman" w:hAnsi="Times New Roman" w:cs="Times New Roman"/>
          <w:sz w:val="24"/>
          <w:szCs w:val="24"/>
        </w:rPr>
        <w:t xml:space="preserve">have identified </w:t>
      </w:r>
      <w:r w:rsidR="00721D86" w:rsidRPr="00BC581F">
        <w:rPr>
          <w:rFonts w:ascii="Times New Roman" w:hAnsi="Times New Roman" w:cs="Times New Roman"/>
          <w:sz w:val="24"/>
          <w:szCs w:val="24"/>
        </w:rPr>
        <w:t xml:space="preserve">a substantial growing trend between observed and predicted COVID-19 </w:t>
      </w:r>
      <w:ins w:id="259" w:author="DELL" w:date="2022-05-03T03:48:00Z">
        <w:r w:rsidR="00FE11C6">
          <w:rPr>
            <w:rFonts w:ascii="Times New Roman" w:hAnsi="Times New Roman" w:cs="Times New Roman"/>
            <w:sz w:val="24"/>
            <w:szCs w:val="24"/>
          </w:rPr>
          <w:t>deaths</w:t>
        </w:r>
      </w:ins>
      <w:del w:id="260" w:author="DELL" w:date="2022-05-03T03:48:00Z">
        <w:r w:rsidR="00721D86" w:rsidRPr="00BC581F" w:rsidDel="00D21649">
          <w:rPr>
            <w:rFonts w:ascii="Times New Roman" w:hAnsi="Times New Roman" w:cs="Times New Roman"/>
            <w:sz w:val="24"/>
            <w:szCs w:val="24"/>
          </w:rPr>
          <w:delText>rCFR</w:delText>
        </w:r>
      </w:del>
      <w:r w:rsidR="00721D86" w:rsidRPr="00BC581F">
        <w:rPr>
          <w:rFonts w:ascii="Times New Roman" w:hAnsi="Times New Roman" w:cs="Times New Roman"/>
          <w:sz w:val="24"/>
          <w:szCs w:val="24"/>
        </w:rPr>
        <w:t xml:space="preserve"> in the ARIMA</w:t>
      </w:r>
      <w:ins w:id="261" w:author="DELL" w:date="2022-05-03T04:00:00Z">
        <w:r w:rsidR="004C1B41">
          <w:rPr>
            <w:rFonts w:ascii="Times New Roman" w:hAnsi="Times New Roman" w:cs="Times New Roman"/>
            <w:sz w:val="24"/>
            <w:szCs w:val="24"/>
          </w:rPr>
          <w:t>X</w:t>
        </w:r>
      </w:ins>
      <w:r w:rsidR="00721D86" w:rsidRPr="00BC581F">
        <w:rPr>
          <w:rFonts w:ascii="Times New Roman" w:hAnsi="Times New Roman" w:cs="Times New Roman"/>
          <w:sz w:val="24"/>
          <w:szCs w:val="24"/>
        </w:rPr>
        <w:t xml:space="preserve"> and </w:t>
      </w:r>
      <w:ins w:id="262" w:author="DELL" w:date="2022-05-03T04:00:00Z">
        <w:r w:rsidR="004C1B41">
          <w:rPr>
            <w:rFonts w:ascii="Times New Roman" w:hAnsi="Times New Roman" w:cs="Times New Roman"/>
            <w:sz w:val="24"/>
            <w:szCs w:val="24"/>
          </w:rPr>
          <w:t>ARIMAX</w:t>
        </w:r>
      </w:ins>
      <w:ins w:id="263" w:author="DELL" w:date="2022-05-03T04:01:00Z">
        <w:r w:rsidR="004C1B41">
          <w:rPr>
            <w:rFonts w:ascii="Times New Roman" w:hAnsi="Times New Roman" w:cs="Times New Roman"/>
            <w:sz w:val="24"/>
            <w:szCs w:val="24"/>
          </w:rPr>
          <w:t>+Vaccination</w:t>
        </w:r>
      </w:ins>
      <w:del w:id="264" w:author="DELL" w:date="2022-05-03T04:00:00Z">
        <w:r w:rsidR="00721D86" w:rsidRPr="00BC581F" w:rsidDel="004C1B41">
          <w:rPr>
            <w:rFonts w:ascii="Times New Roman" w:hAnsi="Times New Roman" w:cs="Times New Roman"/>
            <w:sz w:val="24"/>
            <w:szCs w:val="24"/>
          </w:rPr>
          <w:delText>Prophet</w:delText>
        </w:r>
      </w:del>
      <w:r w:rsidR="00721D86" w:rsidRPr="00BC581F">
        <w:rPr>
          <w:rFonts w:ascii="Times New Roman" w:hAnsi="Times New Roman" w:cs="Times New Roman"/>
          <w:sz w:val="24"/>
          <w:szCs w:val="24"/>
        </w:rPr>
        <w:t xml:space="preserve"> models, with R2, RMSE, and </w:t>
      </w:r>
      <w:r w:rsidR="00721D86" w:rsidRPr="00BC581F">
        <w:rPr>
          <w:rFonts w:ascii="Times New Roman" w:hAnsi="Times New Roman" w:cs="Times New Roman"/>
          <w:sz w:val="24"/>
          <w:szCs w:val="24"/>
        </w:rPr>
        <w:lastRenderedPageBreak/>
        <w:t>MAE values of 9</w:t>
      </w:r>
      <w:ins w:id="265" w:author="DELL" w:date="2022-05-03T03:45:00Z">
        <w:r w:rsidR="004C1B41">
          <w:rPr>
            <w:rFonts w:ascii="Times New Roman" w:hAnsi="Times New Roman" w:cs="Times New Roman"/>
            <w:sz w:val="24"/>
            <w:szCs w:val="24"/>
          </w:rPr>
          <w:t>6.32</w:t>
        </w:r>
      </w:ins>
      <w:del w:id="266" w:author="DELL" w:date="2022-05-03T03:45:00Z">
        <w:r w:rsidR="00721D86" w:rsidRPr="00BC581F" w:rsidDel="00D21649">
          <w:rPr>
            <w:rFonts w:ascii="Times New Roman" w:hAnsi="Times New Roman" w:cs="Times New Roman"/>
            <w:sz w:val="24"/>
            <w:szCs w:val="24"/>
          </w:rPr>
          <w:delText>9.98</w:delText>
        </w:r>
      </w:del>
      <w:r w:rsidR="00721D86" w:rsidRPr="00BC581F">
        <w:rPr>
          <w:rFonts w:ascii="Times New Roman" w:hAnsi="Times New Roman" w:cs="Times New Roman"/>
          <w:sz w:val="24"/>
          <w:szCs w:val="24"/>
        </w:rPr>
        <w:t xml:space="preserve">% and </w:t>
      </w:r>
      <w:ins w:id="267" w:author="DELL" w:date="2022-05-03T03:46:00Z">
        <w:r w:rsidR="004C1B41">
          <w:rPr>
            <w:rFonts w:ascii="Times New Roman" w:hAnsi="Times New Roman" w:cs="Times New Roman"/>
            <w:sz w:val="24"/>
            <w:szCs w:val="24"/>
          </w:rPr>
          <w:t>96.33</w:t>
        </w:r>
      </w:ins>
      <w:del w:id="268" w:author="DELL" w:date="2022-05-03T03:46:00Z">
        <w:r w:rsidR="00721D86" w:rsidRPr="00BC581F" w:rsidDel="00D21649">
          <w:rPr>
            <w:rFonts w:ascii="Times New Roman" w:hAnsi="Times New Roman" w:cs="Times New Roman"/>
            <w:sz w:val="24"/>
            <w:szCs w:val="24"/>
          </w:rPr>
          <w:delText>99.12</w:delText>
        </w:r>
      </w:del>
      <w:r w:rsidR="00721D86" w:rsidRPr="00BC581F">
        <w:rPr>
          <w:rFonts w:ascii="Times New Roman" w:hAnsi="Times New Roman" w:cs="Times New Roman"/>
          <w:sz w:val="24"/>
          <w:szCs w:val="24"/>
        </w:rPr>
        <w:t xml:space="preserve">%, </w:t>
      </w:r>
      <w:ins w:id="269" w:author="DELL" w:date="2022-05-03T03:46:00Z">
        <w:r w:rsidR="004C1B41">
          <w:rPr>
            <w:rFonts w:ascii="Times New Roman" w:hAnsi="Times New Roman" w:cs="Times New Roman"/>
            <w:sz w:val="24"/>
            <w:szCs w:val="24"/>
          </w:rPr>
          <w:t>615.67</w:t>
        </w:r>
      </w:ins>
      <w:del w:id="270" w:author="DELL" w:date="2022-05-03T03:46:00Z">
        <w:r w:rsidR="00721D86" w:rsidRPr="00BC581F" w:rsidDel="00D21649">
          <w:rPr>
            <w:rFonts w:ascii="Times New Roman" w:hAnsi="Times New Roman" w:cs="Times New Roman"/>
            <w:sz w:val="24"/>
            <w:szCs w:val="24"/>
          </w:rPr>
          <w:delText>0.002</w:delText>
        </w:r>
      </w:del>
      <w:r w:rsidR="00721D86" w:rsidRPr="00BC581F">
        <w:rPr>
          <w:rFonts w:ascii="Times New Roman" w:hAnsi="Times New Roman" w:cs="Times New Roman"/>
          <w:sz w:val="24"/>
          <w:szCs w:val="24"/>
        </w:rPr>
        <w:t xml:space="preserve"> and</w:t>
      </w:r>
      <w:ins w:id="271" w:author="DELL" w:date="2022-05-03T04:02:00Z">
        <w:r w:rsidR="004C1B41">
          <w:rPr>
            <w:rFonts w:ascii="Times New Roman" w:hAnsi="Times New Roman" w:cs="Times New Roman"/>
            <w:sz w:val="24"/>
            <w:szCs w:val="24"/>
          </w:rPr>
          <w:t xml:space="preserve"> 615.65</w:t>
        </w:r>
      </w:ins>
      <w:del w:id="272" w:author="DELL" w:date="2022-05-03T04:02:00Z">
        <w:r w:rsidR="00721D86" w:rsidRPr="00BC581F" w:rsidDel="004C1B41">
          <w:rPr>
            <w:rFonts w:ascii="Times New Roman" w:hAnsi="Times New Roman" w:cs="Times New Roman"/>
            <w:sz w:val="24"/>
            <w:szCs w:val="24"/>
          </w:rPr>
          <w:delText xml:space="preserve"> </w:delText>
        </w:r>
      </w:del>
      <w:del w:id="273" w:author="DELL" w:date="2022-05-03T03:46:00Z">
        <w:r w:rsidR="00721D86" w:rsidRPr="00BC581F" w:rsidDel="00D21649">
          <w:rPr>
            <w:rFonts w:ascii="Times New Roman" w:hAnsi="Times New Roman" w:cs="Times New Roman"/>
            <w:sz w:val="24"/>
            <w:szCs w:val="24"/>
          </w:rPr>
          <w:delText>0.001</w:delText>
        </w:r>
      </w:del>
      <w:r w:rsidR="00721D86" w:rsidRPr="00BC581F">
        <w:rPr>
          <w:rFonts w:ascii="Times New Roman" w:hAnsi="Times New Roman" w:cs="Times New Roman"/>
          <w:sz w:val="24"/>
          <w:szCs w:val="24"/>
        </w:rPr>
        <w:t xml:space="preserve">, and </w:t>
      </w:r>
      <w:ins w:id="274" w:author="DELL" w:date="2022-05-03T03:47:00Z">
        <w:r w:rsidR="004C1B41">
          <w:rPr>
            <w:rFonts w:ascii="Times New Roman" w:hAnsi="Times New Roman" w:cs="Times New Roman"/>
            <w:sz w:val="24"/>
            <w:szCs w:val="24"/>
          </w:rPr>
          <w:t>306.18</w:t>
        </w:r>
      </w:ins>
      <w:del w:id="275" w:author="DELL" w:date="2022-05-03T03:47:00Z">
        <w:r w:rsidR="00721D86" w:rsidRPr="00BC581F" w:rsidDel="00D21649">
          <w:rPr>
            <w:rFonts w:ascii="Times New Roman" w:hAnsi="Times New Roman" w:cs="Times New Roman"/>
            <w:sz w:val="24"/>
            <w:szCs w:val="24"/>
          </w:rPr>
          <w:delText>0.011</w:delText>
        </w:r>
      </w:del>
      <w:r w:rsidRPr="00BC581F">
        <w:rPr>
          <w:rFonts w:ascii="Times New Roman" w:hAnsi="Times New Roman" w:cs="Times New Roman"/>
          <w:sz w:val="24"/>
          <w:szCs w:val="24"/>
        </w:rPr>
        <w:t xml:space="preserve"> and </w:t>
      </w:r>
      <w:ins w:id="276" w:author="DELL" w:date="2022-05-03T03:47:00Z">
        <w:r w:rsidR="004C1B41">
          <w:rPr>
            <w:rFonts w:ascii="Times New Roman" w:hAnsi="Times New Roman" w:cs="Times New Roman"/>
            <w:sz w:val="24"/>
            <w:szCs w:val="24"/>
          </w:rPr>
          <w:t>306.32</w:t>
        </w:r>
      </w:ins>
      <w:del w:id="277" w:author="DELL" w:date="2022-05-03T03:47:00Z">
        <w:r w:rsidRPr="00BC581F" w:rsidDel="00D21649">
          <w:rPr>
            <w:rFonts w:ascii="Times New Roman" w:hAnsi="Times New Roman" w:cs="Times New Roman"/>
            <w:sz w:val="24"/>
            <w:szCs w:val="24"/>
          </w:rPr>
          <w:delText>0.006</w:delText>
        </w:r>
      </w:del>
      <w:r w:rsidRPr="00BC581F">
        <w:rPr>
          <w:rFonts w:ascii="Times New Roman" w:hAnsi="Times New Roman" w:cs="Times New Roman"/>
          <w:sz w:val="24"/>
          <w:szCs w:val="24"/>
        </w:rPr>
        <w:t>, respectively</w:t>
      </w:r>
      <w:del w:id="278" w:author="DELL" w:date="2022-05-03T03:48:00Z">
        <w:r w:rsidRPr="00BC581F" w:rsidDel="00D21649">
          <w:rPr>
            <w:rFonts w:ascii="Times New Roman" w:hAnsi="Times New Roman" w:cs="Times New Roman"/>
            <w:sz w:val="24"/>
            <w:szCs w:val="24"/>
          </w:rPr>
          <w:delText xml:space="preserve"> (Table-</w:delText>
        </w:r>
        <w:r w:rsidR="00721D86" w:rsidRPr="00BC581F" w:rsidDel="00D21649">
          <w:rPr>
            <w:rFonts w:ascii="Times New Roman" w:hAnsi="Times New Roman" w:cs="Times New Roman"/>
            <w:sz w:val="24"/>
            <w:szCs w:val="24"/>
          </w:rPr>
          <w:delText>1)</w:delText>
        </w:r>
      </w:del>
      <w:r w:rsidR="00721D86" w:rsidRPr="00BC581F">
        <w:rPr>
          <w:rFonts w:ascii="Times New Roman" w:hAnsi="Times New Roman" w:cs="Times New Roman"/>
          <w:sz w:val="24"/>
          <w:szCs w:val="24"/>
        </w:rPr>
        <w:t xml:space="preserve">. </w:t>
      </w:r>
      <w:ins w:id="279" w:author="DELL" w:date="2022-05-03T03:47:00Z">
        <w:r w:rsidR="00D21649" w:rsidRPr="00BC581F">
          <w:rPr>
            <w:rFonts w:ascii="Times New Roman" w:hAnsi="Times New Roman" w:cs="Times New Roman"/>
            <w:sz w:val="24"/>
            <w:szCs w:val="24"/>
          </w:rPr>
          <w:t xml:space="preserve">We </w:t>
        </w:r>
        <w:r w:rsidR="00D21649">
          <w:rPr>
            <w:rFonts w:ascii="Times New Roman" w:hAnsi="Times New Roman" w:cs="Times New Roman"/>
            <w:sz w:val="24"/>
            <w:szCs w:val="24"/>
          </w:rPr>
          <w:t xml:space="preserve">also </w:t>
        </w:r>
        <w:r w:rsidR="00D21649" w:rsidRPr="00BC581F">
          <w:rPr>
            <w:rFonts w:ascii="Times New Roman" w:hAnsi="Times New Roman" w:cs="Times New Roman"/>
            <w:sz w:val="24"/>
            <w:szCs w:val="24"/>
          </w:rPr>
          <w:t>have identified a substantial growing trend between obse</w:t>
        </w:r>
        <w:r w:rsidR="00FE11C6">
          <w:rPr>
            <w:rFonts w:ascii="Times New Roman" w:hAnsi="Times New Roman" w:cs="Times New Roman"/>
            <w:sz w:val="24"/>
            <w:szCs w:val="24"/>
          </w:rPr>
          <w:t>rved and predicted COVID-19 deaths</w:t>
        </w:r>
        <w:r w:rsidR="00D21649" w:rsidRPr="00BC581F">
          <w:rPr>
            <w:rFonts w:ascii="Times New Roman" w:hAnsi="Times New Roman" w:cs="Times New Roman"/>
            <w:sz w:val="24"/>
            <w:szCs w:val="24"/>
          </w:rPr>
          <w:t xml:space="preserve"> in the ARIMA and Prophet models, with R2, RMSE, and MAE values of 9</w:t>
        </w:r>
        <w:r w:rsidR="00FE11C6">
          <w:rPr>
            <w:rFonts w:ascii="Times New Roman" w:hAnsi="Times New Roman" w:cs="Times New Roman"/>
            <w:sz w:val="24"/>
            <w:szCs w:val="24"/>
          </w:rPr>
          <w:t>7.38</w:t>
        </w:r>
        <w:r w:rsidR="00D21649" w:rsidRPr="00BC581F">
          <w:rPr>
            <w:rFonts w:ascii="Times New Roman" w:hAnsi="Times New Roman" w:cs="Times New Roman"/>
            <w:sz w:val="24"/>
            <w:szCs w:val="24"/>
          </w:rPr>
          <w:t xml:space="preserve">% and </w:t>
        </w:r>
        <w:r w:rsidR="00FE11C6">
          <w:rPr>
            <w:rFonts w:ascii="Times New Roman" w:hAnsi="Times New Roman" w:cs="Times New Roman"/>
            <w:sz w:val="24"/>
            <w:szCs w:val="24"/>
          </w:rPr>
          <w:t>74.</w:t>
        </w:r>
      </w:ins>
      <w:ins w:id="280" w:author="DELL" w:date="2022-05-03T04:11:00Z">
        <w:r w:rsidR="00FE11C6">
          <w:rPr>
            <w:rFonts w:ascii="Times New Roman" w:hAnsi="Times New Roman" w:cs="Times New Roman"/>
            <w:sz w:val="24"/>
            <w:szCs w:val="24"/>
          </w:rPr>
          <w:t>48</w:t>
        </w:r>
      </w:ins>
      <w:ins w:id="281" w:author="DELL" w:date="2022-05-03T03:47:00Z">
        <w:r w:rsidR="00D21649" w:rsidRPr="00BC581F">
          <w:rPr>
            <w:rFonts w:ascii="Times New Roman" w:hAnsi="Times New Roman" w:cs="Times New Roman"/>
            <w:sz w:val="24"/>
            <w:szCs w:val="24"/>
          </w:rPr>
          <w:t xml:space="preserve">%, </w:t>
        </w:r>
        <w:r w:rsidR="00FE11C6">
          <w:rPr>
            <w:rFonts w:ascii="Times New Roman" w:hAnsi="Times New Roman" w:cs="Times New Roman"/>
            <w:sz w:val="24"/>
            <w:szCs w:val="24"/>
          </w:rPr>
          <w:t>8.31</w:t>
        </w:r>
        <w:r w:rsidR="00D21649" w:rsidRPr="00BC581F">
          <w:rPr>
            <w:rFonts w:ascii="Times New Roman" w:hAnsi="Times New Roman" w:cs="Times New Roman"/>
            <w:sz w:val="24"/>
            <w:szCs w:val="24"/>
          </w:rPr>
          <w:t xml:space="preserve"> and </w:t>
        </w:r>
        <w:r w:rsidR="00FE11C6">
          <w:rPr>
            <w:rFonts w:ascii="Times New Roman" w:hAnsi="Times New Roman" w:cs="Times New Roman"/>
            <w:sz w:val="24"/>
            <w:szCs w:val="24"/>
          </w:rPr>
          <w:t>25.96</w:t>
        </w:r>
        <w:r w:rsidR="00D21649" w:rsidRPr="00BC581F">
          <w:rPr>
            <w:rFonts w:ascii="Times New Roman" w:hAnsi="Times New Roman" w:cs="Times New Roman"/>
            <w:sz w:val="24"/>
            <w:szCs w:val="24"/>
          </w:rPr>
          <w:t xml:space="preserve">, and </w:t>
        </w:r>
        <w:r w:rsidR="00FE11C6">
          <w:rPr>
            <w:rFonts w:ascii="Times New Roman" w:hAnsi="Times New Roman" w:cs="Times New Roman"/>
            <w:sz w:val="24"/>
            <w:szCs w:val="24"/>
          </w:rPr>
          <w:t>5.57</w:t>
        </w:r>
        <w:r w:rsidR="00D21649" w:rsidRPr="00BC581F">
          <w:rPr>
            <w:rFonts w:ascii="Times New Roman" w:hAnsi="Times New Roman" w:cs="Times New Roman"/>
            <w:sz w:val="24"/>
            <w:szCs w:val="24"/>
          </w:rPr>
          <w:t xml:space="preserve"> and </w:t>
        </w:r>
        <w:r w:rsidR="00FE11C6">
          <w:rPr>
            <w:rFonts w:ascii="Times New Roman" w:hAnsi="Times New Roman" w:cs="Times New Roman"/>
            <w:sz w:val="24"/>
            <w:szCs w:val="24"/>
          </w:rPr>
          <w:t>20.19</w:t>
        </w:r>
        <w:r w:rsidR="00D21649" w:rsidRPr="00BC581F">
          <w:rPr>
            <w:rFonts w:ascii="Times New Roman" w:hAnsi="Times New Roman" w:cs="Times New Roman"/>
            <w:sz w:val="24"/>
            <w:szCs w:val="24"/>
          </w:rPr>
          <w:t xml:space="preserve">, respectively (Table-1). </w:t>
        </w:r>
      </w:ins>
    </w:p>
    <w:p w:rsidR="00721D86" w:rsidRDefault="00721D86" w:rsidP="00016BD9">
      <w:pPr>
        <w:spacing w:line="360" w:lineRule="auto"/>
        <w:rPr>
          <w:ins w:id="282" w:author="DELL" w:date="2022-05-03T04:05:00Z"/>
          <w:rFonts w:ascii="Times New Roman" w:hAnsi="Times New Roman" w:cs="Times New Roman"/>
          <w:sz w:val="24"/>
          <w:szCs w:val="24"/>
        </w:rPr>
      </w:pPr>
      <w:r w:rsidRPr="00BC581F">
        <w:rPr>
          <w:rFonts w:ascii="Times New Roman" w:hAnsi="Times New Roman" w:cs="Times New Roman"/>
          <w:sz w:val="24"/>
          <w:szCs w:val="24"/>
        </w:rPr>
        <w:t>The ARIMA</w:t>
      </w:r>
      <w:ins w:id="283" w:author="DELL" w:date="2022-05-03T04:03:00Z">
        <w:r w:rsidR="004C1B41">
          <w:rPr>
            <w:rFonts w:ascii="Times New Roman" w:hAnsi="Times New Roman" w:cs="Times New Roman"/>
            <w:sz w:val="24"/>
            <w:szCs w:val="24"/>
          </w:rPr>
          <w:t>X</w:t>
        </w:r>
      </w:ins>
      <w:r w:rsidRPr="00BC581F">
        <w:rPr>
          <w:rFonts w:ascii="Times New Roman" w:hAnsi="Times New Roman" w:cs="Times New Roman"/>
          <w:sz w:val="24"/>
          <w:szCs w:val="24"/>
        </w:rPr>
        <w:t xml:space="preserve"> model </w:t>
      </w:r>
      <w:ins w:id="284" w:author="DELL" w:date="2022-05-03T04:03:00Z">
        <w:r w:rsidR="004C1B41">
          <w:rPr>
            <w:rFonts w:ascii="Times New Roman" w:hAnsi="Times New Roman" w:cs="Times New Roman"/>
            <w:sz w:val="24"/>
            <w:szCs w:val="24"/>
          </w:rPr>
          <w:t xml:space="preserve">with vaccination variable </w:t>
        </w:r>
      </w:ins>
      <w:r w:rsidRPr="00BC581F">
        <w:rPr>
          <w:rFonts w:ascii="Times New Roman" w:hAnsi="Times New Roman" w:cs="Times New Roman"/>
          <w:sz w:val="24"/>
          <w:szCs w:val="24"/>
        </w:rPr>
        <w:t>outperformed th</w:t>
      </w:r>
      <w:ins w:id="285" w:author="DELL" w:date="2022-05-03T04:03:00Z">
        <w:r w:rsidR="004C1B41">
          <w:rPr>
            <w:rFonts w:ascii="Times New Roman" w:hAnsi="Times New Roman" w:cs="Times New Roman"/>
            <w:sz w:val="24"/>
            <w:szCs w:val="24"/>
          </w:rPr>
          <w:t>an</w:t>
        </w:r>
      </w:ins>
      <w:del w:id="286" w:author="DELL" w:date="2022-05-03T04:03:00Z">
        <w:r w:rsidRPr="00BC581F" w:rsidDel="004C1B41">
          <w:rPr>
            <w:rFonts w:ascii="Times New Roman" w:hAnsi="Times New Roman" w:cs="Times New Roman"/>
            <w:sz w:val="24"/>
            <w:szCs w:val="24"/>
          </w:rPr>
          <w:delText>e</w:delText>
        </w:r>
      </w:del>
      <w:r w:rsidRPr="00BC581F">
        <w:rPr>
          <w:rFonts w:ascii="Times New Roman" w:hAnsi="Times New Roman" w:cs="Times New Roman"/>
          <w:sz w:val="24"/>
          <w:szCs w:val="24"/>
        </w:rPr>
        <w:t xml:space="preserve"> </w:t>
      </w:r>
      <w:del w:id="287" w:author="DELL" w:date="2022-05-03T04:03:00Z">
        <w:r w:rsidRPr="00BC581F" w:rsidDel="004C1B41">
          <w:rPr>
            <w:rFonts w:ascii="Times New Roman" w:hAnsi="Times New Roman" w:cs="Times New Roman"/>
            <w:sz w:val="24"/>
            <w:szCs w:val="24"/>
          </w:rPr>
          <w:delText>Prophet, and SES</w:delText>
        </w:r>
      </w:del>
      <w:ins w:id="288" w:author="DELL" w:date="2022-05-03T04:03:00Z">
        <w:r w:rsidR="004C1B41">
          <w:rPr>
            <w:rFonts w:ascii="Times New Roman" w:hAnsi="Times New Roman" w:cs="Times New Roman"/>
            <w:sz w:val="24"/>
            <w:szCs w:val="24"/>
          </w:rPr>
          <w:t>all other</w:t>
        </w:r>
      </w:ins>
      <w:r w:rsidRPr="00BC581F">
        <w:rPr>
          <w:rFonts w:ascii="Times New Roman" w:hAnsi="Times New Roman" w:cs="Times New Roman"/>
          <w:sz w:val="24"/>
          <w:szCs w:val="24"/>
        </w:rPr>
        <w:t xml:space="preserve"> models in terms of accuracy (with better R2, RMSE, and MAE values). The</w:t>
      </w:r>
      <w:del w:id="289" w:author="DELL" w:date="2022-05-03T04:03:00Z">
        <w:r w:rsidRPr="00BC581F" w:rsidDel="004C1B41">
          <w:rPr>
            <w:rFonts w:ascii="Times New Roman" w:hAnsi="Times New Roman" w:cs="Times New Roman"/>
            <w:sz w:val="24"/>
            <w:szCs w:val="24"/>
          </w:rPr>
          <w:delText xml:space="preserve"> ARIMA</w:delText>
        </w:r>
      </w:del>
      <w:r w:rsidRPr="00BC581F">
        <w:rPr>
          <w:rFonts w:ascii="Times New Roman" w:hAnsi="Times New Roman" w:cs="Times New Roman"/>
          <w:sz w:val="24"/>
          <w:szCs w:val="24"/>
        </w:rPr>
        <w:t xml:space="preserve"> model has a higher coefficient of determination and smaller errors than the </w:t>
      </w:r>
      <w:ins w:id="290" w:author="DELL" w:date="2022-05-03T04:03:00Z">
        <w:r w:rsidR="004C1B41">
          <w:rPr>
            <w:rFonts w:ascii="Times New Roman" w:hAnsi="Times New Roman" w:cs="Times New Roman"/>
            <w:sz w:val="24"/>
            <w:szCs w:val="24"/>
          </w:rPr>
          <w:t xml:space="preserve">ARIMA, ARIMAX, </w:t>
        </w:r>
      </w:ins>
      <w:r w:rsidRPr="00BC581F">
        <w:rPr>
          <w:rFonts w:ascii="Times New Roman" w:hAnsi="Times New Roman" w:cs="Times New Roman"/>
          <w:sz w:val="24"/>
          <w:szCs w:val="24"/>
        </w:rPr>
        <w:t xml:space="preserve">Prophet and benchmark SES models. The COVID-19 </w:t>
      </w:r>
      <w:ins w:id="291" w:author="DELL" w:date="2022-05-03T04:04:00Z">
        <w:r w:rsidR="00FE11C6">
          <w:rPr>
            <w:rFonts w:ascii="Times New Roman" w:hAnsi="Times New Roman" w:cs="Times New Roman"/>
            <w:sz w:val="24"/>
            <w:szCs w:val="24"/>
          </w:rPr>
          <w:t>deaths</w:t>
        </w:r>
      </w:ins>
      <w:del w:id="292" w:author="DELL" w:date="2022-05-03T04:04:00Z">
        <w:r w:rsidRPr="00BC581F" w:rsidDel="00FE11C6">
          <w:rPr>
            <w:rFonts w:ascii="Times New Roman" w:hAnsi="Times New Roman" w:cs="Times New Roman"/>
            <w:sz w:val="24"/>
            <w:szCs w:val="24"/>
          </w:rPr>
          <w:delText>rCFR ratio</w:delText>
        </w:r>
      </w:del>
      <w:r w:rsidRPr="00BC581F">
        <w:rPr>
          <w:rFonts w:ascii="Times New Roman" w:hAnsi="Times New Roman" w:cs="Times New Roman"/>
          <w:sz w:val="24"/>
          <w:szCs w:val="24"/>
        </w:rPr>
        <w:t xml:space="preserve"> is predicted to rise significantly in the next 30 days, according to both models' forecasts. The forecasting of the regional </w:t>
      </w:r>
      <w:del w:id="293" w:author="DELL" w:date="2022-05-03T04:05:00Z">
        <w:r w:rsidRPr="00BC581F" w:rsidDel="00FE11C6">
          <w:rPr>
            <w:rFonts w:ascii="Times New Roman" w:hAnsi="Times New Roman" w:cs="Times New Roman"/>
            <w:sz w:val="24"/>
            <w:szCs w:val="24"/>
          </w:rPr>
          <w:delText>cumulative</w:delText>
        </w:r>
      </w:del>
      <w:ins w:id="294" w:author="DELL" w:date="2022-05-03T04:05:00Z">
        <w:r w:rsidR="00FE11C6">
          <w:rPr>
            <w:rFonts w:ascii="Times New Roman" w:hAnsi="Times New Roman" w:cs="Times New Roman"/>
            <w:sz w:val="24"/>
            <w:szCs w:val="24"/>
          </w:rPr>
          <w:t xml:space="preserve">daily </w:t>
        </w:r>
      </w:ins>
      <w:ins w:id="295" w:author="DELL" w:date="2022-05-03T04:04:00Z">
        <w:r w:rsidR="00FE11C6">
          <w:rPr>
            <w:rFonts w:ascii="Times New Roman" w:hAnsi="Times New Roman" w:cs="Times New Roman"/>
            <w:sz w:val="24"/>
            <w:szCs w:val="24"/>
          </w:rPr>
          <w:t>deaths</w:t>
        </w:r>
      </w:ins>
      <w:del w:id="296" w:author="DELL" w:date="2022-05-03T04:04:00Z">
        <w:r w:rsidRPr="00BC581F" w:rsidDel="00FE11C6">
          <w:rPr>
            <w:rFonts w:ascii="Times New Roman" w:hAnsi="Times New Roman" w:cs="Times New Roman"/>
            <w:sz w:val="24"/>
            <w:szCs w:val="24"/>
          </w:rPr>
          <w:delText xml:space="preserve"> rCFR</w:delText>
        </w:r>
      </w:del>
      <w:r w:rsidRPr="00BC581F">
        <w:rPr>
          <w:rFonts w:ascii="Times New Roman" w:hAnsi="Times New Roman" w:cs="Times New Roman"/>
          <w:sz w:val="24"/>
          <w:szCs w:val="24"/>
        </w:rPr>
        <w:t xml:space="preserve"> of COVID-19 for each model is shown in Fig</w:t>
      </w:r>
      <w:r w:rsidR="005D69B1" w:rsidRPr="00BC581F">
        <w:rPr>
          <w:rFonts w:ascii="Times New Roman" w:hAnsi="Times New Roman" w:cs="Times New Roman"/>
          <w:sz w:val="24"/>
          <w:szCs w:val="24"/>
        </w:rPr>
        <w:t>ure-4</w:t>
      </w:r>
      <w:r w:rsidRPr="00BC581F">
        <w:rPr>
          <w:rFonts w:ascii="Times New Roman" w:hAnsi="Times New Roman" w:cs="Times New Roman"/>
          <w:sz w:val="24"/>
          <w:szCs w:val="24"/>
        </w:rPr>
        <w:t>.</w:t>
      </w:r>
    </w:p>
    <w:p w:rsidR="00FE11C6" w:rsidRDefault="00FE11C6" w:rsidP="00016BD9">
      <w:pPr>
        <w:spacing w:line="360" w:lineRule="auto"/>
        <w:rPr>
          <w:ins w:id="297" w:author="DELL" w:date="2022-05-03T04:05:00Z"/>
          <w:rFonts w:ascii="Times New Roman" w:hAnsi="Times New Roman" w:cs="Times New Roman"/>
          <w:sz w:val="24"/>
          <w:szCs w:val="24"/>
        </w:rPr>
      </w:pPr>
    </w:p>
    <w:p w:rsidR="00FE11C6" w:rsidRDefault="00FE11C6" w:rsidP="00FE11C6">
      <w:pPr>
        <w:spacing w:line="360" w:lineRule="auto"/>
        <w:rPr>
          <w:ins w:id="298" w:author="DELL" w:date="2022-05-03T04:05:00Z"/>
          <w:rFonts w:ascii="Times New Roman" w:hAnsi="Times New Roman" w:cs="Times New Roman"/>
          <w:sz w:val="24"/>
          <w:szCs w:val="24"/>
        </w:rPr>
      </w:pPr>
      <w:ins w:id="299" w:author="DELL" w:date="2022-05-03T04:05:00Z">
        <w:r w:rsidRPr="00BC581F">
          <w:rPr>
            <w:rFonts w:ascii="Times New Roman" w:hAnsi="Times New Roman" w:cs="Times New Roman"/>
            <w:sz w:val="24"/>
            <w:szCs w:val="24"/>
          </w:rPr>
          <w:t xml:space="preserve">We found a consistent trend between observed and predicted COVID-19 </w:t>
        </w:r>
        <w:r>
          <w:rPr>
            <w:rFonts w:ascii="Times New Roman" w:hAnsi="Times New Roman" w:cs="Times New Roman"/>
            <w:sz w:val="24"/>
            <w:szCs w:val="24"/>
          </w:rPr>
          <w:t>confirmed cases</w:t>
        </w:r>
        <w:r w:rsidRPr="00BC581F">
          <w:rPr>
            <w:rFonts w:ascii="Times New Roman" w:hAnsi="Times New Roman" w:cs="Times New Roman"/>
            <w:sz w:val="24"/>
            <w:szCs w:val="24"/>
          </w:rPr>
          <w:t xml:space="preserve"> in the SES model, with R2, RMSE, and MAE values of 9</w:t>
        </w:r>
        <w:r>
          <w:rPr>
            <w:rFonts w:ascii="Times New Roman" w:hAnsi="Times New Roman" w:cs="Times New Roman"/>
            <w:sz w:val="24"/>
            <w:szCs w:val="24"/>
          </w:rPr>
          <w:t>7.25</w:t>
        </w:r>
        <w:r w:rsidRPr="00BC581F">
          <w:rPr>
            <w:rFonts w:ascii="Times New Roman" w:hAnsi="Times New Roman" w:cs="Times New Roman"/>
            <w:sz w:val="24"/>
            <w:szCs w:val="24"/>
          </w:rPr>
          <w:t xml:space="preserve">%, </w:t>
        </w:r>
        <w:r>
          <w:rPr>
            <w:rFonts w:ascii="Times New Roman" w:hAnsi="Times New Roman" w:cs="Times New Roman"/>
            <w:sz w:val="24"/>
            <w:szCs w:val="24"/>
          </w:rPr>
          <w:t>8.52</w:t>
        </w:r>
        <w:r w:rsidRPr="00BC581F">
          <w:rPr>
            <w:rFonts w:ascii="Times New Roman" w:hAnsi="Times New Roman" w:cs="Times New Roman"/>
            <w:sz w:val="24"/>
            <w:szCs w:val="24"/>
          </w:rPr>
          <w:t xml:space="preserve">, and </w:t>
        </w:r>
        <w:r>
          <w:rPr>
            <w:rFonts w:ascii="Times New Roman" w:hAnsi="Times New Roman" w:cs="Times New Roman"/>
            <w:sz w:val="24"/>
            <w:szCs w:val="24"/>
          </w:rPr>
          <w:t>5.77</w:t>
        </w:r>
        <w:r w:rsidRPr="00BC581F">
          <w:rPr>
            <w:rFonts w:ascii="Times New Roman" w:hAnsi="Times New Roman" w:cs="Times New Roman"/>
            <w:sz w:val="24"/>
            <w:szCs w:val="24"/>
          </w:rPr>
          <w:t xml:space="preserve"> respectively (Table 1 and Figure-4). We have identified a substantial growing trend between observed and predicted COVID-19 </w:t>
        </w:r>
        <w:r>
          <w:rPr>
            <w:rFonts w:ascii="Times New Roman" w:hAnsi="Times New Roman" w:cs="Times New Roman"/>
            <w:sz w:val="24"/>
            <w:szCs w:val="24"/>
          </w:rPr>
          <w:t>cases</w:t>
        </w:r>
        <w:r w:rsidRPr="00BC581F">
          <w:rPr>
            <w:rFonts w:ascii="Times New Roman" w:hAnsi="Times New Roman" w:cs="Times New Roman"/>
            <w:sz w:val="24"/>
            <w:szCs w:val="24"/>
          </w:rPr>
          <w:t xml:space="preserve"> in the ARIMA</w:t>
        </w:r>
        <w:r>
          <w:rPr>
            <w:rFonts w:ascii="Times New Roman" w:hAnsi="Times New Roman" w:cs="Times New Roman"/>
            <w:sz w:val="24"/>
            <w:szCs w:val="24"/>
          </w:rPr>
          <w:t>X</w:t>
        </w:r>
        <w:r w:rsidRPr="00BC581F">
          <w:rPr>
            <w:rFonts w:ascii="Times New Roman" w:hAnsi="Times New Roman" w:cs="Times New Roman"/>
            <w:sz w:val="24"/>
            <w:szCs w:val="24"/>
          </w:rPr>
          <w:t xml:space="preserve"> and </w:t>
        </w:r>
        <w:r>
          <w:rPr>
            <w:rFonts w:ascii="Times New Roman" w:hAnsi="Times New Roman" w:cs="Times New Roman"/>
            <w:sz w:val="24"/>
            <w:szCs w:val="24"/>
          </w:rPr>
          <w:t>ARIMAX+Vaccination</w:t>
        </w:r>
        <w:r w:rsidRPr="00BC581F">
          <w:rPr>
            <w:rFonts w:ascii="Times New Roman" w:hAnsi="Times New Roman" w:cs="Times New Roman"/>
            <w:sz w:val="24"/>
            <w:szCs w:val="24"/>
          </w:rPr>
          <w:t xml:space="preserve"> models, with R2, RMSE, and MAE values of 9</w:t>
        </w:r>
        <w:r>
          <w:rPr>
            <w:rFonts w:ascii="Times New Roman" w:hAnsi="Times New Roman" w:cs="Times New Roman"/>
            <w:sz w:val="24"/>
            <w:szCs w:val="24"/>
          </w:rPr>
          <w:t>7.40</w:t>
        </w:r>
        <w:r w:rsidRPr="00BC581F">
          <w:rPr>
            <w:rFonts w:ascii="Times New Roman" w:hAnsi="Times New Roman" w:cs="Times New Roman"/>
            <w:sz w:val="24"/>
            <w:szCs w:val="24"/>
          </w:rPr>
          <w:t xml:space="preserve">% and </w:t>
        </w:r>
        <w:r>
          <w:rPr>
            <w:rFonts w:ascii="Times New Roman" w:hAnsi="Times New Roman" w:cs="Times New Roman"/>
            <w:sz w:val="24"/>
            <w:szCs w:val="24"/>
          </w:rPr>
          <w:t>97.41</w:t>
        </w:r>
        <w:r w:rsidRPr="00BC581F">
          <w:rPr>
            <w:rFonts w:ascii="Times New Roman" w:hAnsi="Times New Roman" w:cs="Times New Roman"/>
            <w:sz w:val="24"/>
            <w:szCs w:val="24"/>
          </w:rPr>
          <w:t xml:space="preserve">%, </w:t>
        </w:r>
        <w:r>
          <w:rPr>
            <w:rFonts w:ascii="Times New Roman" w:hAnsi="Times New Roman" w:cs="Times New Roman"/>
            <w:sz w:val="24"/>
            <w:szCs w:val="24"/>
          </w:rPr>
          <w:t>8.29</w:t>
        </w:r>
        <w:r w:rsidRPr="00BC581F">
          <w:rPr>
            <w:rFonts w:ascii="Times New Roman" w:hAnsi="Times New Roman" w:cs="Times New Roman"/>
            <w:sz w:val="24"/>
            <w:szCs w:val="24"/>
          </w:rPr>
          <w:t xml:space="preserve"> and</w:t>
        </w:r>
        <w:r>
          <w:rPr>
            <w:rFonts w:ascii="Times New Roman" w:hAnsi="Times New Roman" w:cs="Times New Roman"/>
            <w:sz w:val="24"/>
            <w:szCs w:val="24"/>
          </w:rPr>
          <w:t xml:space="preserve"> 8.28</w:t>
        </w:r>
        <w:r w:rsidRPr="00BC581F">
          <w:rPr>
            <w:rFonts w:ascii="Times New Roman" w:hAnsi="Times New Roman" w:cs="Times New Roman"/>
            <w:sz w:val="24"/>
            <w:szCs w:val="24"/>
          </w:rPr>
          <w:t xml:space="preserve">, and </w:t>
        </w:r>
        <w:r>
          <w:rPr>
            <w:rFonts w:ascii="Times New Roman" w:hAnsi="Times New Roman" w:cs="Times New Roman"/>
            <w:sz w:val="24"/>
            <w:szCs w:val="24"/>
          </w:rPr>
          <w:t>5.59 and 5.60</w:t>
        </w:r>
        <w:r w:rsidRPr="00BC581F">
          <w:rPr>
            <w:rFonts w:ascii="Times New Roman" w:hAnsi="Times New Roman" w:cs="Times New Roman"/>
            <w:sz w:val="24"/>
            <w:szCs w:val="24"/>
          </w:rPr>
          <w:t xml:space="preserve">, respectively. We </w:t>
        </w:r>
        <w:r>
          <w:rPr>
            <w:rFonts w:ascii="Times New Roman" w:hAnsi="Times New Roman" w:cs="Times New Roman"/>
            <w:sz w:val="24"/>
            <w:szCs w:val="24"/>
          </w:rPr>
          <w:t xml:space="preserve">also </w:t>
        </w:r>
        <w:r w:rsidRPr="00BC581F">
          <w:rPr>
            <w:rFonts w:ascii="Times New Roman" w:hAnsi="Times New Roman" w:cs="Times New Roman"/>
            <w:sz w:val="24"/>
            <w:szCs w:val="24"/>
          </w:rPr>
          <w:t>have identified a substantial growing trend between observed and predicted COVID-19 rCFR in the ARIMA and Prophet models, with R2, RMSE, and MAE values of 9</w:t>
        </w:r>
        <w:r>
          <w:rPr>
            <w:rFonts w:ascii="Times New Roman" w:hAnsi="Times New Roman" w:cs="Times New Roman"/>
            <w:sz w:val="24"/>
            <w:szCs w:val="24"/>
          </w:rPr>
          <w:t>6.31</w:t>
        </w:r>
        <w:r w:rsidRPr="00BC581F">
          <w:rPr>
            <w:rFonts w:ascii="Times New Roman" w:hAnsi="Times New Roman" w:cs="Times New Roman"/>
            <w:sz w:val="24"/>
            <w:szCs w:val="24"/>
          </w:rPr>
          <w:t xml:space="preserve">% and </w:t>
        </w:r>
        <w:r>
          <w:rPr>
            <w:rFonts w:ascii="Times New Roman" w:hAnsi="Times New Roman" w:cs="Times New Roman"/>
            <w:sz w:val="24"/>
            <w:szCs w:val="24"/>
          </w:rPr>
          <w:t>54.20</w:t>
        </w:r>
        <w:r w:rsidRPr="00BC581F">
          <w:rPr>
            <w:rFonts w:ascii="Times New Roman" w:hAnsi="Times New Roman" w:cs="Times New Roman"/>
            <w:sz w:val="24"/>
            <w:szCs w:val="24"/>
          </w:rPr>
          <w:t xml:space="preserve">%, </w:t>
        </w:r>
        <w:r>
          <w:rPr>
            <w:rFonts w:ascii="Times New Roman" w:hAnsi="Times New Roman" w:cs="Times New Roman"/>
            <w:sz w:val="24"/>
            <w:szCs w:val="24"/>
          </w:rPr>
          <w:t>616.54</w:t>
        </w:r>
        <w:r w:rsidRPr="00BC581F">
          <w:rPr>
            <w:rFonts w:ascii="Times New Roman" w:hAnsi="Times New Roman" w:cs="Times New Roman"/>
            <w:sz w:val="24"/>
            <w:szCs w:val="24"/>
          </w:rPr>
          <w:t xml:space="preserve"> and </w:t>
        </w:r>
        <w:r>
          <w:rPr>
            <w:rFonts w:ascii="Times New Roman" w:hAnsi="Times New Roman" w:cs="Times New Roman"/>
            <w:sz w:val="24"/>
            <w:szCs w:val="24"/>
          </w:rPr>
          <w:t>2171.11</w:t>
        </w:r>
        <w:r w:rsidRPr="00BC581F">
          <w:rPr>
            <w:rFonts w:ascii="Times New Roman" w:hAnsi="Times New Roman" w:cs="Times New Roman"/>
            <w:sz w:val="24"/>
            <w:szCs w:val="24"/>
          </w:rPr>
          <w:t xml:space="preserve">, and </w:t>
        </w:r>
        <w:r>
          <w:rPr>
            <w:rFonts w:ascii="Times New Roman" w:hAnsi="Times New Roman" w:cs="Times New Roman"/>
            <w:sz w:val="24"/>
            <w:szCs w:val="24"/>
          </w:rPr>
          <w:t>303.29</w:t>
        </w:r>
        <w:r w:rsidRPr="00BC581F">
          <w:rPr>
            <w:rFonts w:ascii="Times New Roman" w:hAnsi="Times New Roman" w:cs="Times New Roman"/>
            <w:sz w:val="24"/>
            <w:szCs w:val="24"/>
          </w:rPr>
          <w:t xml:space="preserve"> and </w:t>
        </w:r>
        <w:r>
          <w:rPr>
            <w:rFonts w:ascii="Times New Roman" w:hAnsi="Times New Roman" w:cs="Times New Roman"/>
            <w:sz w:val="24"/>
            <w:szCs w:val="24"/>
          </w:rPr>
          <w:t>1603.89</w:t>
        </w:r>
        <w:r w:rsidRPr="00BC581F">
          <w:rPr>
            <w:rFonts w:ascii="Times New Roman" w:hAnsi="Times New Roman" w:cs="Times New Roman"/>
            <w:sz w:val="24"/>
            <w:szCs w:val="24"/>
          </w:rPr>
          <w:t xml:space="preserve">, respectively (Table-1). </w:t>
        </w:r>
      </w:ins>
    </w:p>
    <w:p w:rsidR="00FE11C6" w:rsidRPr="00016BD9" w:rsidRDefault="00FE11C6" w:rsidP="00FE11C6">
      <w:pPr>
        <w:spacing w:line="360" w:lineRule="auto"/>
        <w:rPr>
          <w:ins w:id="300" w:author="DELL" w:date="2022-05-03T04:05:00Z"/>
          <w:rFonts w:ascii="Times New Roman" w:hAnsi="Times New Roman" w:cs="Times New Roman"/>
          <w:b/>
          <w:bCs/>
          <w:sz w:val="24"/>
          <w:szCs w:val="24"/>
        </w:rPr>
      </w:pPr>
      <w:ins w:id="301" w:author="DELL" w:date="2022-05-03T04:05:00Z">
        <w:r w:rsidRPr="00BC581F">
          <w:rPr>
            <w:rFonts w:ascii="Times New Roman" w:hAnsi="Times New Roman" w:cs="Times New Roman"/>
            <w:sz w:val="24"/>
            <w:szCs w:val="24"/>
          </w:rPr>
          <w:t>The ARIMA</w:t>
        </w:r>
        <w:r>
          <w:rPr>
            <w:rFonts w:ascii="Times New Roman" w:hAnsi="Times New Roman" w:cs="Times New Roman"/>
            <w:sz w:val="24"/>
            <w:szCs w:val="24"/>
          </w:rPr>
          <w:t>X</w:t>
        </w:r>
        <w:r w:rsidRPr="00BC581F">
          <w:rPr>
            <w:rFonts w:ascii="Times New Roman" w:hAnsi="Times New Roman" w:cs="Times New Roman"/>
            <w:sz w:val="24"/>
            <w:szCs w:val="24"/>
          </w:rPr>
          <w:t xml:space="preserve"> model </w:t>
        </w:r>
        <w:r>
          <w:rPr>
            <w:rFonts w:ascii="Times New Roman" w:hAnsi="Times New Roman" w:cs="Times New Roman"/>
            <w:sz w:val="24"/>
            <w:szCs w:val="24"/>
          </w:rPr>
          <w:t xml:space="preserve">with vaccination variable </w:t>
        </w:r>
        <w:r w:rsidRPr="00BC581F">
          <w:rPr>
            <w:rFonts w:ascii="Times New Roman" w:hAnsi="Times New Roman" w:cs="Times New Roman"/>
            <w:sz w:val="24"/>
            <w:szCs w:val="24"/>
          </w:rPr>
          <w:t>outperformed th</w:t>
        </w:r>
        <w:r>
          <w:rPr>
            <w:rFonts w:ascii="Times New Roman" w:hAnsi="Times New Roman" w:cs="Times New Roman"/>
            <w:sz w:val="24"/>
            <w:szCs w:val="24"/>
          </w:rPr>
          <w:t>an</w:t>
        </w:r>
        <w:r w:rsidRPr="00BC581F">
          <w:rPr>
            <w:rFonts w:ascii="Times New Roman" w:hAnsi="Times New Roman" w:cs="Times New Roman"/>
            <w:sz w:val="24"/>
            <w:szCs w:val="24"/>
          </w:rPr>
          <w:t xml:space="preserve"> </w:t>
        </w:r>
        <w:r>
          <w:rPr>
            <w:rFonts w:ascii="Times New Roman" w:hAnsi="Times New Roman" w:cs="Times New Roman"/>
            <w:sz w:val="24"/>
            <w:szCs w:val="24"/>
          </w:rPr>
          <w:t>all other</w:t>
        </w:r>
        <w:r w:rsidRPr="00BC581F">
          <w:rPr>
            <w:rFonts w:ascii="Times New Roman" w:hAnsi="Times New Roman" w:cs="Times New Roman"/>
            <w:sz w:val="24"/>
            <w:szCs w:val="24"/>
          </w:rPr>
          <w:t xml:space="preserve"> models in terms of accuracy (with better R2, RMSE, and MAE values). The model has a higher coefficient of determination and smaller errors than the </w:t>
        </w:r>
        <w:r>
          <w:rPr>
            <w:rFonts w:ascii="Times New Roman" w:hAnsi="Times New Roman" w:cs="Times New Roman"/>
            <w:sz w:val="24"/>
            <w:szCs w:val="24"/>
          </w:rPr>
          <w:t xml:space="preserve">ARIMA, ARIMAX, </w:t>
        </w:r>
        <w:r w:rsidRPr="00BC581F">
          <w:rPr>
            <w:rFonts w:ascii="Times New Roman" w:hAnsi="Times New Roman" w:cs="Times New Roman"/>
            <w:sz w:val="24"/>
            <w:szCs w:val="24"/>
          </w:rPr>
          <w:t xml:space="preserve">Prophet and benchmark SES models. The COVID-19 </w:t>
        </w:r>
        <w:r>
          <w:rPr>
            <w:rFonts w:ascii="Times New Roman" w:hAnsi="Times New Roman" w:cs="Times New Roman"/>
            <w:sz w:val="24"/>
            <w:szCs w:val="24"/>
          </w:rPr>
          <w:t>cases</w:t>
        </w:r>
        <w:r w:rsidRPr="00BC581F">
          <w:rPr>
            <w:rFonts w:ascii="Times New Roman" w:hAnsi="Times New Roman" w:cs="Times New Roman"/>
            <w:sz w:val="24"/>
            <w:szCs w:val="24"/>
          </w:rPr>
          <w:t xml:space="preserve"> </w:t>
        </w:r>
      </w:ins>
      <w:ins w:id="302" w:author="DELL" w:date="2022-05-07T01:58:00Z">
        <w:r w:rsidR="00471A30" w:rsidRPr="00BC581F">
          <w:rPr>
            <w:rFonts w:ascii="Times New Roman" w:hAnsi="Times New Roman" w:cs="Times New Roman"/>
            <w:sz w:val="24"/>
            <w:szCs w:val="24"/>
          </w:rPr>
          <w:t>are</w:t>
        </w:r>
      </w:ins>
      <w:ins w:id="303" w:author="DELL" w:date="2022-05-03T04:05:00Z">
        <w:r w:rsidRPr="00BC581F">
          <w:rPr>
            <w:rFonts w:ascii="Times New Roman" w:hAnsi="Times New Roman" w:cs="Times New Roman"/>
            <w:sz w:val="24"/>
            <w:szCs w:val="24"/>
          </w:rPr>
          <w:t xml:space="preserve"> predicted to rise significantly in the next 30 days, according to both models' forecasts. The forecasting of the regional </w:t>
        </w:r>
        <w:r>
          <w:rPr>
            <w:rFonts w:ascii="Times New Roman" w:hAnsi="Times New Roman" w:cs="Times New Roman"/>
            <w:sz w:val="24"/>
            <w:szCs w:val="24"/>
          </w:rPr>
          <w:t>daily cases</w:t>
        </w:r>
        <w:r w:rsidRPr="00BC581F">
          <w:rPr>
            <w:rFonts w:ascii="Times New Roman" w:hAnsi="Times New Roman" w:cs="Times New Roman"/>
            <w:sz w:val="24"/>
            <w:szCs w:val="24"/>
          </w:rPr>
          <w:t xml:space="preserve"> of COVID-19 for each model is shown in Figure-4.</w:t>
        </w:r>
      </w:ins>
    </w:p>
    <w:p w:rsidR="00FE11C6" w:rsidRPr="00016BD9" w:rsidRDefault="00FE11C6" w:rsidP="00016BD9">
      <w:pPr>
        <w:spacing w:line="360" w:lineRule="auto"/>
        <w:rPr>
          <w:rFonts w:ascii="Times New Roman" w:hAnsi="Times New Roman" w:cs="Times New Roman"/>
          <w:b/>
          <w:bCs/>
          <w:sz w:val="24"/>
          <w:szCs w:val="24"/>
        </w:rPr>
      </w:pPr>
    </w:p>
    <w:p w:rsidR="003C793F" w:rsidRPr="00BC581F" w:rsidRDefault="003C793F" w:rsidP="00016BD9">
      <w:pPr>
        <w:spacing w:line="360" w:lineRule="auto"/>
        <w:jc w:val="center"/>
        <w:rPr>
          <w:rFonts w:ascii="Times New Roman" w:hAnsi="Times New Roman" w:cs="Times New Roman"/>
          <w:b/>
          <w:bCs/>
          <w:sz w:val="24"/>
          <w:szCs w:val="24"/>
        </w:rPr>
      </w:pPr>
    </w:p>
    <w:p w:rsidR="003C793F" w:rsidRPr="00BC581F" w:rsidRDefault="003C793F" w:rsidP="00016BD9">
      <w:pPr>
        <w:spacing w:line="360" w:lineRule="auto"/>
        <w:jc w:val="both"/>
        <w:rPr>
          <w:rFonts w:ascii="Times New Roman" w:hAnsi="Times New Roman" w:cs="Times New Roman"/>
          <w:sz w:val="24"/>
          <w:szCs w:val="24"/>
        </w:rPr>
      </w:pPr>
      <w:bookmarkStart w:id="304" w:name="_Hlk60788798"/>
      <w:r w:rsidRPr="00BC581F">
        <w:rPr>
          <w:rFonts w:ascii="Times New Roman" w:hAnsi="Times New Roman" w:cs="Times New Roman"/>
          <w:sz w:val="24"/>
          <w:szCs w:val="24"/>
        </w:rPr>
        <w:lastRenderedPageBreak/>
        <w:t>Table-1. The summary of SES model (Simple Exponential Smoothing), ARIMA model (Auto-Regressive Integrated Moving Average), and Prophet Model (Automatic Forecasting Time-series Model).</w:t>
      </w:r>
    </w:p>
    <w:p w:rsidR="003C793F" w:rsidRPr="00BC581F" w:rsidRDefault="003C793F" w:rsidP="00016BD9">
      <w:pPr>
        <w:spacing w:line="360" w:lineRule="auto"/>
        <w:jc w:val="both"/>
        <w:rPr>
          <w:rFonts w:ascii="Times New Roman" w:hAnsi="Times New Roman" w:cs="Times New Roman"/>
          <w:bCs/>
          <w:iCs/>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05" w:author="DELL" w:date="2022-05-02T16:45: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403"/>
        <w:gridCol w:w="1696"/>
        <w:gridCol w:w="1419"/>
        <w:gridCol w:w="1416"/>
        <w:gridCol w:w="956"/>
        <w:gridCol w:w="910"/>
        <w:gridCol w:w="776"/>
        <w:tblGridChange w:id="306">
          <w:tblGrid>
            <w:gridCol w:w="2099"/>
            <w:gridCol w:w="1"/>
            <w:gridCol w:w="303"/>
            <w:gridCol w:w="124"/>
            <w:gridCol w:w="1269"/>
            <w:gridCol w:w="303"/>
            <w:gridCol w:w="1113"/>
            <w:gridCol w:w="306"/>
            <w:gridCol w:w="1110"/>
            <w:gridCol w:w="306"/>
            <w:gridCol w:w="486"/>
            <w:gridCol w:w="164"/>
            <w:gridCol w:w="306"/>
            <w:gridCol w:w="690"/>
            <w:gridCol w:w="220"/>
            <w:gridCol w:w="776"/>
          </w:tblGrid>
        </w:tblGridChange>
      </w:tblGrid>
      <w:tr w:rsidR="00606D6E" w:rsidRPr="00BC581F" w:rsidTr="00493C9A">
        <w:trPr>
          <w:ins w:id="307" w:author="DELL" w:date="2022-05-02T03:24:00Z"/>
        </w:trPr>
        <w:tc>
          <w:tcPr>
            <w:tcW w:w="0" w:type="auto"/>
            <w:shd w:val="clear" w:color="auto" w:fill="auto"/>
            <w:tcPrChange w:id="308" w:author="DELL" w:date="2022-05-02T16:45:00Z">
              <w:tcPr>
                <w:tcW w:w="1385" w:type="pct"/>
                <w:gridSpan w:val="4"/>
                <w:shd w:val="clear" w:color="auto" w:fill="auto"/>
              </w:tcPr>
            </w:tcPrChange>
          </w:tcPr>
          <w:p w:rsidR="00606D6E" w:rsidRPr="00BC581F" w:rsidRDefault="00606D6E" w:rsidP="008B0EFD">
            <w:pPr>
              <w:spacing w:line="240" w:lineRule="auto"/>
              <w:jc w:val="both"/>
              <w:rPr>
                <w:ins w:id="309" w:author="DELL" w:date="2022-05-02T03:24:00Z"/>
                <w:rFonts w:ascii="Times New Roman" w:hAnsi="Times New Roman" w:cs="Times New Roman"/>
                <w:b/>
                <w:bCs/>
                <w:sz w:val="24"/>
                <w:szCs w:val="24"/>
              </w:rPr>
            </w:pPr>
          </w:p>
        </w:tc>
        <w:tc>
          <w:tcPr>
            <w:tcW w:w="0" w:type="auto"/>
            <w:gridSpan w:val="3"/>
            <w:shd w:val="clear" w:color="auto" w:fill="auto"/>
            <w:tcPrChange w:id="310" w:author="DELL" w:date="2022-05-02T16:45:00Z">
              <w:tcPr>
                <w:tcW w:w="2490" w:type="pct"/>
                <w:gridSpan w:val="7"/>
                <w:shd w:val="clear" w:color="auto" w:fill="auto"/>
              </w:tcPr>
            </w:tcPrChange>
          </w:tcPr>
          <w:p w:rsidR="00606D6E" w:rsidRPr="00BC581F" w:rsidRDefault="00606D6E" w:rsidP="008B0EFD">
            <w:pPr>
              <w:spacing w:line="240" w:lineRule="auto"/>
              <w:jc w:val="both"/>
              <w:rPr>
                <w:ins w:id="311" w:author="DELL" w:date="2022-05-02T03:24:00Z"/>
                <w:rFonts w:ascii="Times New Roman" w:hAnsi="Times New Roman" w:cs="Times New Roman"/>
                <w:b/>
                <w:bCs/>
                <w:sz w:val="24"/>
                <w:szCs w:val="24"/>
              </w:rPr>
            </w:pPr>
            <w:ins w:id="312" w:author="DELL" w:date="2022-05-02T03:24:00Z">
              <w:r>
                <w:rPr>
                  <w:rFonts w:ascii="Times New Roman" w:hAnsi="Times New Roman" w:cs="Times New Roman"/>
                  <w:b/>
                  <w:bCs/>
                  <w:sz w:val="24"/>
                  <w:szCs w:val="24"/>
                </w:rPr>
                <w:t>Confirmed Cases</w:t>
              </w:r>
            </w:ins>
          </w:p>
        </w:tc>
        <w:tc>
          <w:tcPr>
            <w:tcW w:w="0" w:type="auto"/>
            <w:gridSpan w:val="3"/>
            <w:tcPrChange w:id="313" w:author="DELL" w:date="2022-05-02T16:45:00Z">
              <w:tcPr>
                <w:tcW w:w="1126" w:type="pct"/>
                <w:gridSpan w:val="5"/>
              </w:tcPr>
            </w:tcPrChange>
          </w:tcPr>
          <w:p w:rsidR="00606D6E" w:rsidRPr="00BC581F" w:rsidRDefault="00493C9A" w:rsidP="008B0EFD">
            <w:pPr>
              <w:spacing w:line="240" w:lineRule="auto"/>
              <w:jc w:val="both"/>
              <w:rPr>
                <w:ins w:id="314" w:author="DELL" w:date="2022-05-02T03:24:00Z"/>
                <w:rFonts w:ascii="Times New Roman" w:hAnsi="Times New Roman" w:cs="Times New Roman"/>
                <w:b/>
                <w:bCs/>
                <w:sz w:val="24"/>
                <w:szCs w:val="24"/>
              </w:rPr>
            </w:pPr>
            <w:ins w:id="315" w:author="DELL" w:date="2022-05-02T16:45:00Z">
              <w:r>
                <w:rPr>
                  <w:rFonts w:ascii="Times New Roman" w:hAnsi="Times New Roman" w:cs="Times New Roman"/>
                  <w:b/>
                  <w:bCs/>
                  <w:sz w:val="24"/>
                  <w:szCs w:val="24"/>
                </w:rPr>
                <w:t>Confirmed Deaths</w:t>
              </w:r>
            </w:ins>
          </w:p>
        </w:tc>
      </w:tr>
      <w:tr w:rsidR="00606D6E" w:rsidRPr="00BC581F" w:rsidTr="00493C9A">
        <w:tblPrEx>
          <w:tblPrExChange w:id="316" w:author="DELL" w:date="2022-05-02T16:45:00Z">
            <w:tblPrEx>
              <w:tblW w:w="0" w:type="auto"/>
            </w:tblPrEx>
          </w:tblPrExChange>
        </w:tblPrEx>
        <w:tc>
          <w:tcPr>
            <w:tcW w:w="0" w:type="auto"/>
            <w:shd w:val="clear" w:color="auto" w:fill="auto"/>
            <w:tcPrChange w:id="317" w:author="DELL" w:date="2022-05-02T16:45:00Z">
              <w:tcPr>
                <w:tcW w:w="0" w:type="auto"/>
                <w:gridSpan w:val="2"/>
                <w:shd w:val="clear" w:color="auto" w:fill="auto"/>
              </w:tcPr>
            </w:tcPrChange>
          </w:tcPr>
          <w:p w:rsidR="008B0EFD" w:rsidRPr="00BC581F" w:rsidRDefault="008B0EFD">
            <w:pPr>
              <w:spacing w:line="240" w:lineRule="auto"/>
              <w:jc w:val="both"/>
              <w:rPr>
                <w:rFonts w:ascii="Times New Roman" w:hAnsi="Times New Roman" w:cs="Times New Roman"/>
                <w:b/>
                <w:bCs/>
                <w:sz w:val="24"/>
                <w:szCs w:val="24"/>
              </w:rPr>
              <w:pPrChange w:id="318" w:author="DELL" w:date="2022-05-02T02:46:00Z">
                <w:pPr>
                  <w:spacing w:line="360" w:lineRule="auto"/>
                  <w:jc w:val="both"/>
                </w:pPr>
              </w:pPrChange>
            </w:pPr>
            <w:r w:rsidRPr="00BC581F">
              <w:rPr>
                <w:rFonts w:ascii="Times New Roman" w:hAnsi="Times New Roman" w:cs="Times New Roman"/>
                <w:b/>
                <w:bCs/>
                <w:sz w:val="24"/>
                <w:szCs w:val="24"/>
              </w:rPr>
              <w:br w:type="page"/>
              <w:t>Method &amp; Period</w:t>
            </w:r>
          </w:p>
        </w:tc>
        <w:tc>
          <w:tcPr>
            <w:tcW w:w="0" w:type="auto"/>
            <w:shd w:val="clear" w:color="auto" w:fill="auto"/>
            <w:tcPrChange w:id="319" w:author="DELL" w:date="2022-05-02T16:45:00Z">
              <w:tcPr>
                <w:tcW w:w="0" w:type="auto"/>
                <w:gridSpan w:val="3"/>
                <w:shd w:val="clear" w:color="auto" w:fill="auto"/>
              </w:tcPr>
            </w:tcPrChange>
          </w:tcPr>
          <w:p w:rsidR="008B0EFD" w:rsidRPr="00BC581F" w:rsidRDefault="008B0EFD">
            <w:pPr>
              <w:spacing w:line="240" w:lineRule="auto"/>
              <w:jc w:val="both"/>
              <w:rPr>
                <w:rFonts w:ascii="Times New Roman" w:hAnsi="Times New Roman" w:cs="Times New Roman"/>
                <w:b/>
                <w:bCs/>
                <w:sz w:val="24"/>
                <w:szCs w:val="24"/>
              </w:rPr>
              <w:pPrChange w:id="320" w:author="DELL" w:date="2022-05-02T02:46:00Z">
                <w:pPr>
                  <w:spacing w:line="360" w:lineRule="auto"/>
                  <w:jc w:val="both"/>
                </w:pPr>
              </w:pPrChange>
            </w:pPr>
            <w:r w:rsidRPr="00BC581F">
              <w:rPr>
                <w:rFonts w:ascii="Times New Roman" w:hAnsi="Times New Roman" w:cs="Times New Roman"/>
                <w:b/>
                <w:bCs/>
                <w:sz w:val="24"/>
                <w:szCs w:val="24"/>
              </w:rPr>
              <w:t>R</w:t>
            </w:r>
            <w:r w:rsidRPr="00BC581F">
              <w:rPr>
                <w:rFonts w:ascii="Times New Roman" w:hAnsi="Times New Roman" w:cs="Times New Roman"/>
                <w:b/>
                <w:bCs/>
                <w:sz w:val="24"/>
                <w:szCs w:val="24"/>
                <w:vertAlign w:val="superscript"/>
              </w:rPr>
              <w:t>2</w:t>
            </w:r>
          </w:p>
        </w:tc>
        <w:tc>
          <w:tcPr>
            <w:tcW w:w="0" w:type="auto"/>
            <w:shd w:val="clear" w:color="auto" w:fill="auto"/>
            <w:tcPrChange w:id="321" w:author="DELL" w:date="2022-05-02T16:45:00Z">
              <w:tcPr>
                <w:tcW w:w="0" w:type="auto"/>
                <w:gridSpan w:val="2"/>
                <w:shd w:val="clear" w:color="auto" w:fill="auto"/>
              </w:tcPr>
            </w:tcPrChange>
          </w:tcPr>
          <w:p w:rsidR="008B0EFD" w:rsidRPr="00BC581F" w:rsidRDefault="008B0EFD">
            <w:pPr>
              <w:spacing w:line="240" w:lineRule="auto"/>
              <w:jc w:val="both"/>
              <w:rPr>
                <w:rFonts w:ascii="Times New Roman" w:hAnsi="Times New Roman" w:cs="Times New Roman"/>
                <w:b/>
                <w:bCs/>
                <w:sz w:val="24"/>
                <w:szCs w:val="24"/>
              </w:rPr>
              <w:pPrChange w:id="322" w:author="DELL" w:date="2022-05-02T02:46:00Z">
                <w:pPr>
                  <w:spacing w:line="360" w:lineRule="auto"/>
                  <w:jc w:val="both"/>
                </w:pPr>
              </w:pPrChange>
            </w:pPr>
            <w:r w:rsidRPr="00BC581F">
              <w:rPr>
                <w:rFonts w:ascii="Times New Roman" w:hAnsi="Times New Roman" w:cs="Times New Roman"/>
                <w:b/>
                <w:bCs/>
                <w:sz w:val="24"/>
                <w:szCs w:val="24"/>
              </w:rPr>
              <w:t>RMSE</w:t>
            </w:r>
          </w:p>
        </w:tc>
        <w:tc>
          <w:tcPr>
            <w:tcW w:w="0" w:type="auto"/>
            <w:shd w:val="clear" w:color="auto" w:fill="auto"/>
            <w:tcPrChange w:id="323" w:author="DELL" w:date="2022-05-02T16:45:00Z">
              <w:tcPr>
                <w:tcW w:w="0" w:type="auto"/>
                <w:gridSpan w:val="2"/>
                <w:shd w:val="clear" w:color="auto" w:fill="auto"/>
              </w:tcPr>
            </w:tcPrChange>
          </w:tcPr>
          <w:p w:rsidR="008B0EFD" w:rsidRPr="00BC581F" w:rsidRDefault="008B0EFD">
            <w:pPr>
              <w:spacing w:line="240" w:lineRule="auto"/>
              <w:jc w:val="both"/>
              <w:rPr>
                <w:rFonts w:ascii="Times New Roman" w:hAnsi="Times New Roman" w:cs="Times New Roman"/>
                <w:b/>
                <w:bCs/>
                <w:sz w:val="24"/>
                <w:szCs w:val="24"/>
              </w:rPr>
              <w:pPrChange w:id="324" w:author="DELL" w:date="2022-05-02T02:46:00Z">
                <w:pPr>
                  <w:spacing w:line="360" w:lineRule="auto"/>
                  <w:jc w:val="both"/>
                </w:pPr>
              </w:pPrChange>
            </w:pPr>
            <w:r w:rsidRPr="00BC581F">
              <w:rPr>
                <w:rFonts w:ascii="Times New Roman" w:hAnsi="Times New Roman" w:cs="Times New Roman"/>
                <w:b/>
                <w:bCs/>
                <w:sz w:val="24"/>
                <w:szCs w:val="24"/>
              </w:rPr>
              <w:t>MAE</w:t>
            </w:r>
          </w:p>
        </w:tc>
        <w:tc>
          <w:tcPr>
            <w:tcW w:w="0" w:type="auto"/>
            <w:tcPrChange w:id="325" w:author="DELL" w:date="2022-05-02T16:45:00Z">
              <w:tcPr>
                <w:tcW w:w="0" w:type="auto"/>
                <w:gridSpan w:val="3"/>
              </w:tcPr>
            </w:tcPrChange>
          </w:tcPr>
          <w:p w:rsidR="008B0EFD" w:rsidRPr="00BC581F" w:rsidRDefault="008B0EFD" w:rsidP="008B0EFD">
            <w:pPr>
              <w:spacing w:line="240" w:lineRule="auto"/>
              <w:jc w:val="both"/>
              <w:rPr>
                <w:ins w:id="326" w:author="DELL" w:date="2022-05-02T02:47:00Z"/>
                <w:rFonts w:ascii="Times New Roman" w:hAnsi="Times New Roman" w:cs="Times New Roman"/>
                <w:b/>
                <w:bCs/>
                <w:sz w:val="24"/>
                <w:szCs w:val="24"/>
              </w:rPr>
            </w:pPr>
            <w:ins w:id="327" w:author="DELL" w:date="2022-05-02T02:47:00Z">
              <w:r w:rsidRPr="00BC581F">
                <w:rPr>
                  <w:rFonts w:ascii="Times New Roman" w:hAnsi="Times New Roman" w:cs="Times New Roman"/>
                  <w:b/>
                  <w:bCs/>
                  <w:sz w:val="24"/>
                  <w:szCs w:val="24"/>
                </w:rPr>
                <w:t>R</w:t>
              </w:r>
              <w:r w:rsidRPr="00BC581F">
                <w:rPr>
                  <w:rFonts w:ascii="Times New Roman" w:hAnsi="Times New Roman" w:cs="Times New Roman"/>
                  <w:b/>
                  <w:bCs/>
                  <w:sz w:val="24"/>
                  <w:szCs w:val="24"/>
                  <w:vertAlign w:val="superscript"/>
                </w:rPr>
                <w:t>2</w:t>
              </w:r>
            </w:ins>
          </w:p>
        </w:tc>
        <w:tc>
          <w:tcPr>
            <w:tcW w:w="0" w:type="auto"/>
            <w:tcPrChange w:id="328" w:author="DELL" w:date="2022-05-02T16:45:00Z">
              <w:tcPr>
                <w:tcW w:w="0" w:type="auto"/>
                <w:gridSpan w:val="2"/>
              </w:tcPr>
            </w:tcPrChange>
          </w:tcPr>
          <w:p w:rsidR="008B0EFD" w:rsidRPr="00BC581F" w:rsidRDefault="008B0EFD" w:rsidP="008B0EFD">
            <w:pPr>
              <w:spacing w:line="240" w:lineRule="auto"/>
              <w:jc w:val="both"/>
              <w:rPr>
                <w:ins w:id="329" w:author="DELL" w:date="2022-05-02T02:47:00Z"/>
                <w:rFonts w:ascii="Times New Roman" w:hAnsi="Times New Roman" w:cs="Times New Roman"/>
                <w:b/>
                <w:bCs/>
                <w:sz w:val="24"/>
                <w:szCs w:val="24"/>
              </w:rPr>
            </w:pPr>
            <w:ins w:id="330" w:author="DELL" w:date="2022-05-02T02:47:00Z">
              <w:r w:rsidRPr="00BC581F">
                <w:rPr>
                  <w:rFonts w:ascii="Times New Roman" w:hAnsi="Times New Roman" w:cs="Times New Roman"/>
                  <w:b/>
                  <w:bCs/>
                  <w:sz w:val="24"/>
                  <w:szCs w:val="24"/>
                </w:rPr>
                <w:t>RMSE</w:t>
              </w:r>
            </w:ins>
          </w:p>
        </w:tc>
        <w:tc>
          <w:tcPr>
            <w:tcW w:w="0" w:type="auto"/>
            <w:tcPrChange w:id="331" w:author="DELL" w:date="2022-05-02T16:45:00Z">
              <w:tcPr>
                <w:tcW w:w="0" w:type="auto"/>
                <w:gridSpan w:val="2"/>
              </w:tcPr>
            </w:tcPrChange>
          </w:tcPr>
          <w:p w:rsidR="008B0EFD" w:rsidRPr="00BC581F" w:rsidRDefault="008B0EFD" w:rsidP="008B0EFD">
            <w:pPr>
              <w:spacing w:line="240" w:lineRule="auto"/>
              <w:jc w:val="both"/>
              <w:rPr>
                <w:ins w:id="332" w:author="DELL" w:date="2022-05-02T02:47:00Z"/>
                <w:rFonts w:ascii="Times New Roman" w:hAnsi="Times New Roman" w:cs="Times New Roman"/>
                <w:b/>
                <w:bCs/>
                <w:sz w:val="24"/>
                <w:szCs w:val="24"/>
              </w:rPr>
            </w:pPr>
            <w:ins w:id="333" w:author="DELL" w:date="2022-05-02T02:47:00Z">
              <w:r w:rsidRPr="00BC581F">
                <w:rPr>
                  <w:rFonts w:ascii="Times New Roman" w:hAnsi="Times New Roman" w:cs="Times New Roman"/>
                  <w:b/>
                  <w:bCs/>
                  <w:sz w:val="24"/>
                  <w:szCs w:val="24"/>
                </w:rPr>
                <w:t>MAE</w:t>
              </w:r>
            </w:ins>
          </w:p>
        </w:tc>
      </w:tr>
      <w:tr w:rsidR="00606D6E" w:rsidRPr="00BC581F" w:rsidTr="00493C9A">
        <w:tblPrEx>
          <w:tblPrExChange w:id="334" w:author="DELL" w:date="2022-05-02T16:45:00Z">
            <w:tblPrEx>
              <w:tblW w:w="0" w:type="auto"/>
            </w:tblPrEx>
          </w:tblPrExChange>
        </w:tblPrEx>
        <w:tc>
          <w:tcPr>
            <w:tcW w:w="0" w:type="auto"/>
            <w:shd w:val="clear" w:color="auto" w:fill="auto"/>
            <w:tcPrChange w:id="335" w:author="DELL" w:date="2022-05-02T16:45:00Z">
              <w:tcPr>
                <w:tcW w:w="0" w:type="auto"/>
                <w:gridSpan w:val="2"/>
                <w:shd w:val="clear" w:color="auto" w:fill="auto"/>
              </w:tcPr>
            </w:tcPrChange>
          </w:tcPr>
          <w:p w:rsidR="00606D6E" w:rsidRPr="00BC581F" w:rsidDel="00F64E57" w:rsidRDefault="00606D6E">
            <w:pPr>
              <w:spacing w:line="240" w:lineRule="auto"/>
              <w:jc w:val="both"/>
              <w:rPr>
                <w:del w:id="336" w:author="DELL" w:date="2022-05-02T02:46:00Z"/>
                <w:rFonts w:ascii="Times New Roman" w:hAnsi="Times New Roman" w:cs="Times New Roman"/>
                <w:b/>
                <w:bCs/>
                <w:i/>
                <w:iCs/>
                <w:sz w:val="24"/>
                <w:szCs w:val="24"/>
              </w:rPr>
              <w:pPrChange w:id="337" w:author="DELL" w:date="2022-05-02T02:46:00Z">
                <w:pPr>
                  <w:spacing w:line="360" w:lineRule="auto"/>
                  <w:jc w:val="both"/>
                </w:pPr>
              </w:pPrChange>
            </w:pPr>
          </w:p>
          <w:p w:rsidR="00606D6E" w:rsidRPr="00BC581F" w:rsidDel="00F64E57" w:rsidRDefault="00606D6E">
            <w:pPr>
              <w:spacing w:line="240" w:lineRule="auto"/>
              <w:jc w:val="both"/>
              <w:rPr>
                <w:del w:id="338" w:author="DELL" w:date="2022-05-02T02:46:00Z"/>
                <w:rFonts w:ascii="Times New Roman" w:hAnsi="Times New Roman" w:cs="Times New Roman"/>
                <w:b/>
                <w:bCs/>
                <w:i/>
                <w:iCs/>
                <w:sz w:val="24"/>
                <w:szCs w:val="24"/>
              </w:rPr>
              <w:pPrChange w:id="339" w:author="DELL" w:date="2022-05-02T02:46:00Z">
                <w:pPr>
                  <w:spacing w:line="360" w:lineRule="auto"/>
                  <w:jc w:val="both"/>
                </w:pPr>
              </w:pPrChange>
            </w:pPr>
            <w:del w:id="340" w:author="DELL" w:date="2022-05-02T03:55:00Z">
              <w:r w:rsidRPr="00BC581F" w:rsidDel="0070718A">
                <w:rPr>
                  <w:rFonts w:ascii="Times New Roman" w:hAnsi="Times New Roman" w:cs="Times New Roman"/>
                  <w:b/>
                  <w:bCs/>
                  <w:i/>
                  <w:iCs/>
                  <w:sz w:val="24"/>
                  <w:szCs w:val="24"/>
                </w:rPr>
                <w:delText>Simple Exponential Smoothing</w:delText>
              </w:r>
            </w:del>
          </w:p>
          <w:p w:rsidR="00606D6E" w:rsidRPr="00BC581F" w:rsidRDefault="00606D6E">
            <w:pPr>
              <w:spacing w:line="240" w:lineRule="auto"/>
              <w:jc w:val="both"/>
              <w:rPr>
                <w:rFonts w:ascii="Times New Roman" w:hAnsi="Times New Roman" w:cs="Times New Roman"/>
                <w:sz w:val="24"/>
                <w:szCs w:val="24"/>
              </w:rPr>
              <w:pPrChange w:id="341" w:author="DELL" w:date="2022-05-02T02:46:00Z">
                <w:pPr>
                  <w:spacing w:line="360" w:lineRule="auto"/>
                  <w:jc w:val="both"/>
                </w:pPr>
              </w:pPrChange>
            </w:pPr>
            <w:ins w:id="342" w:author="DELL" w:date="2022-05-02T03:55:00Z">
              <w:r w:rsidRPr="00BC581F">
                <w:rPr>
                  <w:rFonts w:ascii="Times New Roman" w:hAnsi="Times New Roman" w:cs="Times New Roman"/>
                  <w:b/>
                  <w:bCs/>
                  <w:i/>
                  <w:iCs/>
                  <w:sz w:val="24"/>
                  <w:szCs w:val="24"/>
                </w:rPr>
                <w:t>Simple Exponential Smoothing</w:t>
              </w:r>
            </w:ins>
            <w:del w:id="343" w:author="DELL" w:date="2022-05-02T03:55:00Z">
              <w:r w:rsidRPr="00BC581F" w:rsidDel="0070718A">
                <w:rPr>
                  <w:rFonts w:ascii="Times New Roman" w:hAnsi="Times New Roman" w:cs="Times New Roman"/>
                  <w:sz w:val="24"/>
                  <w:szCs w:val="24"/>
                </w:rPr>
                <w:delText>Overall</w:delText>
              </w:r>
            </w:del>
          </w:p>
        </w:tc>
        <w:tc>
          <w:tcPr>
            <w:tcW w:w="0" w:type="auto"/>
            <w:shd w:val="clear" w:color="auto" w:fill="auto"/>
            <w:tcPrChange w:id="344" w:author="DELL" w:date="2022-05-02T16:45:00Z">
              <w:tcPr>
                <w:tcW w:w="0" w:type="auto"/>
                <w:gridSpan w:val="3"/>
                <w:shd w:val="clear" w:color="auto" w:fill="auto"/>
              </w:tcPr>
            </w:tcPrChange>
          </w:tcPr>
          <w:p w:rsidR="00606D6E" w:rsidRPr="00BC581F" w:rsidRDefault="00BA6399">
            <w:pPr>
              <w:spacing w:line="240" w:lineRule="auto"/>
              <w:jc w:val="both"/>
              <w:rPr>
                <w:rFonts w:ascii="Times New Roman" w:hAnsi="Times New Roman" w:cs="Times New Roman"/>
                <w:sz w:val="24"/>
                <w:szCs w:val="24"/>
              </w:rPr>
              <w:pPrChange w:id="345" w:author="DELL" w:date="2022-05-02T02:46:00Z">
                <w:pPr>
                  <w:spacing w:line="360" w:lineRule="auto"/>
                  <w:jc w:val="both"/>
                </w:pPr>
              </w:pPrChange>
            </w:pPr>
            <w:ins w:id="346" w:author="DELL" w:date="2022-05-02T02:57:00Z">
              <w:r>
                <w:rPr>
                  <w:rFonts w:ascii="Times New Roman" w:hAnsi="Times New Roman" w:cs="Times New Roman"/>
                  <w:sz w:val="24"/>
                  <w:szCs w:val="24"/>
                </w:rPr>
                <w:t>9</w:t>
              </w:r>
            </w:ins>
            <w:ins w:id="347" w:author="DELL" w:date="2022-05-02T17:03:00Z">
              <w:r>
                <w:rPr>
                  <w:rFonts w:ascii="Times New Roman" w:hAnsi="Times New Roman" w:cs="Times New Roman"/>
                  <w:sz w:val="24"/>
                  <w:szCs w:val="24"/>
                </w:rPr>
                <w:t>4</w:t>
              </w:r>
            </w:ins>
            <w:ins w:id="348" w:author="DELL" w:date="2022-05-02T02:57:00Z">
              <w:r>
                <w:rPr>
                  <w:rFonts w:ascii="Times New Roman" w:hAnsi="Times New Roman" w:cs="Times New Roman"/>
                  <w:sz w:val="24"/>
                  <w:szCs w:val="24"/>
                </w:rPr>
                <w:t>.97</w:t>
              </w:r>
            </w:ins>
            <w:del w:id="349" w:author="DELL" w:date="2022-05-02T02:57:00Z">
              <w:r w:rsidR="00606D6E" w:rsidRPr="00BC581F" w:rsidDel="0026344B">
                <w:rPr>
                  <w:rFonts w:ascii="Times New Roman" w:hAnsi="Times New Roman" w:cs="Times New Roman"/>
                  <w:sz w:val="24"/>
                  <w:szCs w:val="24"/>
                </w:rPr>
                <w:delText>99.93</w:delText>
              </w:r>
            </w:del>
            <w:r w:rsidR="00606D6E" w:rsidRPr="00BC581F">
              <w:rPr>
                <w:rFonts w:ascii="Times New Roman" w:hAnsi="Times New Roman" w:cs="Times New Roman"/>
                <w:sz w:val="24"/>
                <w:szCs w:val="24"/>
              </w:rPr>
              <w:t>%</w:t>
            </w:r>
          </w:p>
        </w:tc>
        <w:tc>
          <w:tcPr>
            <w:tcW w:w="0" w:type="auto"/>
            <w:shd w:val="clear" w:color="auto" w:fill="auto"/>
            <w:tcPrChange w:id="350" w:author="DELL" w:date="2022-05-02T16:45:00Z">
              <w:tcPr>
                <w:tcW w:w="0" w:type="auto"/>
                <w:gridSpan w:val="2"/>
                <w:shd w:val="clear" w:color="auto" w:fill="auto"/>
              </w:tcPr>
            </w:tcPrChange>
          </w:tcPr>
          <w:p w:rsidR="00606D6E" w:rsidRPr="00BC581F" w:rsidRDefault="00BA6399">
            <w:pPr>
              <w:spacing w:line="240" w:lineRule="auto"/>
              <w:jc w:val="both"/>
              <w:rPr>
                <w:rFonts w:ascii="Times New Roman" w:hAnsi="Times New Roman" w:cs="Times New Roman"/>
                <w:sz w:val="24"/>
                <w:szCs w:val="24"/>
              </w:rPr>
              <w:pPrChange w:id="351" w:author="DELL" w:date="2022-05-02T02:46:00Z">
                <w:pPr>
                  <w:spacing w:line="360" w:lineRule="auto"/>
                  <w:jc w:val="both"/>
                </w:pPr>
              </w:pPrChange>
            </w:pPr>
            <w:ins w:id="352" w:author="DELL" w:date="2022-05-02T17:02:00Z">
              <w:r w:rsidRPr="00BA6399">
                <w:rPr>
                  <w:rFonts w:ascii="Times New Roman" w:hAnsi="Times New Roman" w:cs="Times New Roman"/>
                  <w:sz w:val="24"/>
                  <w:szCs w:val="24"/>
                </w:rPr>
                <w:t>719.73</w:t>
              </w:r>
              <w:r w:rsidRPr="00BA6399" w:rsidDel="0026344B">
                <w:rPr>
                  <w:rFonts w:ascii="Times New Roman" w:hAnsi="Times New Roman" w:cs="Times New Roman"/>
                  <w:sz w:val="24"/>
                  <w:szCs w:val="24"/>
                </w:rPr>
                <w:t xml:space="preserve"> </w:t>
              </w:r>
            </w:ins>
            <w:del w:id="353" w:author="DELL" w:date="2022-05-02T02:57:00Z">
              <w:r w:rsidR="00606D6E" w:rsidRPr="00BC581F" w:rsidDel="0026344B">
                <w:rPr>
                  <w:rFonts w:ascii="Times New Roman" w:hAnsi="Times New Roman" w:cs="Times New Roman"/>
                  <w:sz w:val="24"/>
                  <w:szCs w:val="24"/>
                </w:rPr>
                <w:delText>0.003</w:delText>
              </w:r>
            </w:del>
          </w:p>
        </w:tc>
        <w:tc>
          <w:tcPr>
            <w:tcW w:w="0" w:type="auto"/>
            <w:shd w:val="clear" w:color="auto" w:fill="auto"/>
            <w:tcPrChange w:id="354" w:author="DELL" w:date="2022-05-02T16:45:00Z">
              <w:tcPr>
                <w:tcW w:w="0" w:type="auto"/>
                <w:gridSpan w:val="2"/>
                <w:shd w:val="clear" w:color="auto" w:fill="auto"/>
              </w:tcPr>
            </w:tcPrChange>
          </w:tcPr>
          <w:p w:rsidR="00606D6E" w:rsidRPr="00BC581F" w:rsidRDefault="00BA6399">
            <w:pPr>
              <w:spacing w:line="240" w:lineRule="auto"/>
              <w:jc w:val="both"/>
              <w:rPr>
                <w:rFonts w:ascii="Times New Roman" w:hAnsi="Times New Roman" w:cs="Times New Roman"/>
                <w:sz w:val="24"/>
                <w:szCs w:val="24"/>
              </w:rPr>
              <w:pPrChange w:id="355" w:author="DELL" w:date="2022-05-02T02:46:00Z">
                <w:pPr>
                  <w:spacing w:line="360" w:lineRule="auto"/>
                  <w:jc w:val="both"/>
                </w:pPr>
              </w:pPrChange>
            </w:pPr>
            <w:ins w:id="356" w:author="DELL" w:date="2022-05-02T17:03:00Z">
              <w:r>
                <w:rPr>
                  <w:rFonts w:ascii="Times New Roman" w:hAnsi="Times New Roman" w:cs="Times New Roman"/>
                  <w:sz w:val="24"/>
                  <w:szCs w:val="24"/>
                </w:rPr>
                <w:t>340.16</w:t>
              </w:r>
            </w:ins>
            <w:del w:id="357" w:author="DELL" w:date="2022-05-02T02:57:00Z">
              <w:r w:rsidR="00606D6E" w:rsidRPr="00BC581F" w:rsidDel="0026344B">
                <w:rPr>
                  <w:rFonts w:ascii="Times New Roman" w:hAnsi="Times New Roman" w:cs="Times New Roman"/>
                  <w:sz w:val="24"/>
                  <w:szCs w:val="24"/>
                </w:rPr>
                <w:delText>0.002</w:delText>
              </w:r>
            </w:del>
          </w:p>
        </w:tc>
        <w:tc>
          <w:tcPr>
            <w:tcW w:w="0" w:type="auto"/>
            <w:tcPrChange w:id="358" w:author="DELL" w:date="2022-05-02T16:45:00Z">
              <w:tcPr>
                <w:tcW w:w="0" w:type="auto"/>
                <w:gridSpan w:val="3"/>
              </w:tcPr>
            </w:tcPrChange>
          </w:tcPr>
          <w:p w:rsidR="00606D6E" w:rsidRPr="00BC581F" w:rsidRDefault="003C06C7" w:rsidP="00606D6E">
            <w:pPr>
              <w:spacing w:line="240" w:lineRule="auto"/>
              <w:jc w:val="both"/>
              <w:rPr>
                <w:rFonts w:ascii="Times New Roman" w:hAnsi="Times New Roman" w:cs="Times New Roman"/>
                <w:sz w:val="24"/>
                <w:szCs w:val="24"/>
              </w:rPr>
            </w:pPr>
            <w:ins w:id="359" w:author="DELL" w:date="2022-05-02T16:44:00Z">
              <w:r>
                <w:rPr>
                  <w:rFonts w:ascii="Times New Roman" w:hAnsi="Times New Roman" w:cs="Times New Roman"/>
                  <w:sz w:val="24"/>
                  <w:szCs w:val="24"/>
                </w:rPr>
                <w:t>97.25</w:t>
              </w:r>
              <w:r w:rsidR="00606D6E" w:rsidRPr="00BC581F">
                <w:rPr>
                  <w:rFonts w:ascii="Times New Roman" w:hAnsi="Times New Roman" w:cs="Times New Roman"/>
                  <w:sz w:val="24"/>
                  <w:szCs w:val="24"/>
                </w:rPr>
                <w:t>%</w:t>
              </w:r>
            </w:ins>
          </w:p>
        </w:tc>
        <w:tc>
          <w:tcPr>
            <w:tcW w:w="0" w:type="auto"/>
            <w:tcPrChange w:id="360" w:author="DELL" w:date="2022-05-02T16:45:00Z">
              <w:tcPr>
                <w:tcW w:w="0" w:type="auto"/>
                <w:gridSpan w:val="2"/>
              </w:tcPr>
            </w:tcPrChange>
          </w:tcPr>
          <w:p w:rsidR="00606D6E" w:rsidRPr="00BC581F" w:rsidRDefault="003C06C7" w:rsidP="00606D6E">
            <w:pPr>
              <w:spacing w:line="240" w:lineRule="auto"/>
              <w:jc w:val="both"/>
              <w:rPr>
                <w:ins w:id="361" w:author="DELL" w:date="2022-05-02T02:47:00Z"/>
                <w:rFonts w:ascii="Times New Roman" w:hAnsi="Times New Roman" w:cs="Times New Roman"/>
                <w:sz w:val="24"/>
                <w:szCs w:val="24"/>
              </w:rPr>
            </w:pPr>
            <w:ins w:id="362" w:author="DELL" w:date="2022-05-02T16:58:00Z">
              <w:r w:rsidRPr="003C06C7">
                <w:rPr>
                  <w:rFonts w:ascii="Times New Roman" w:hAnsi="Times New Roman" w:cs="Times New Roman"/>
                  <w:sz w:val="24"/>
                  <w:szCs w:val="24"/>
                </w:rPr>
                <w:t>8.52</w:t>
              </w:r>
            </w:ins>
          </w:p>
        </w:tc>
        <w:tc>
          <w:tcPr>
            <w:tcW w:w="0" w:type="auto"/>
            <w:tcPrChange w:id="363" w:author="DELL" w:date="2022-05-02T16:45:00Z">
              <w:tcPr>
                <w:tcW w:w="0" w:type="auto"/>
                <w:gridSpan w:val="2"/>
              </w:tcPr>
            </w:tcPrChange>
          </w:tcPr>
          <w:p w:rsidR="00606D6E" w:rsidRPr="00BC581F" w:rsidRDefault="003C06C7" w:rsidP="00606D6E">
            <w:pPr>
              <w:spacing w:line="240" w:lineRule="auto"/>
              <w:jc w:val="both"/>
              <w:rPr>
                <w:ins w:id="364" w:author="DELL" w:date="2022-05-02T02:47:00Z"/>
                <w:rFonts w:ascii="Times New Roman" w:hAnsi="Times New Roman" w:cs="Times New Roman"/>
                <w:sz w:val="24"/>
                <w:szCs w:val="24"/>
              </w:rPr>
            </w:pPr>
            <w:ins w:id="365" w:author="DELL" w:date="2022-05-02T16:59:00Z">
              <w:r>
                <w:rPr>
                  <w:rFonts w:ascii="Times New Roman" w:hAnsi="Times New Roman" w:cs="Times New Roman"/>
                  <w:sz w:val="24"/>
                  <w:szCs w:val="24"/>
                </w:rPr>
                <w:t>5.77</w:t>
              </w:r>
            </w:ins>
          </w:p>
        </w:tc>
      </w:tr>
      <w:tr w:rsidR="00493C9A" w:rsidRPr="00BC581F" w:rsidDel="008B0EFD" w:rsidTr="00493C9A">
        <w:trPr>
          <w:gridAfter w:val="3"/>
          <w:del w:id="366" w:author="DELL" w:date="2022-05-02T02:54:00Z"/>
          <w:trPrChange w:id="367" w:author="DELL" w:date="2022-05-02T16:45:00Z">
            <w:trPr>
              <w:gridAfter w:val="3"/>
            </w:trPr>
          </w:trPrChange>
        </w:trPr>
        <w:tc>
          <w:tcPr>
            <w:tcW w:w="0" w:type="auto"/>
            <w:shd w:val="clear" w:color="auto" w:fill="auto"/>
            <w:tcPrChange w:id="368" w:author="DELL" w:date="2022-05-02T16:45:00Z">
              <w:tcPr>
                <w:tcW w:w="1096" w:type="pct"/>
                <w:shd w:val="clear" w:color="auto" w:fill="auto"/>
              </w:tcPr>
            </w:tcPrChange>
          </w:tcPr>
          <w:p w:rsidR="00606D6E" w:rsidRPr="00BC581F" w:rsidDel="008B0EFD" w:rsidRDefault="00606D6E">
            <w:pPr>
              <w:spacing w:line="240" w:lineRule="auto"/>
              <w:jc w:val="both"/>
              <w:rPr>
                <w:del w:id="369" w:author="DELL" w:date="2022-05-02T02:54:00Z"/>
                <w:rFonts w:ascii="Times New Roman" w:hAnsi="Times New Roman" w:cs="Times New Roman"/>
                <w:sz w:val="24"/>
                <w:szCs w:val="24"/>
              </w:rPr>
              <w:pPrChange w:id="370" w:author="DELL" w:date="2022-05-02T02:46:00Z">
                <w:pPr>
                  <w:spacing w:line="360" w:lineRule="auto"/>
                  <w:jc w:val="both"/>
                </w:pPr>
              </w:pPrChange>
            </w:pPr>
          </w:p>
        </w:tc>
        <w:tc>
          <w:tcPr>
            <w:tcW w:w="0" w:type="auto"/>
            <w:shd w:val="clear" w:color="auto" w:fill="auto"/>
            <w:tcPrChange w:id="371" w:author="DELL" w:date="2022-05-02T16:45:00Z">
              <w:tcPr>
                <w:tcW w:w="886" w:type="pct"/>
                <w:gridSpan w:val="4"/>
                <w:shd w:val="clear" w:color="auto" w:fill="auto"/>
              </w:tcPr>
            </w:tcPrChange>
          </w:tcPr>
          <w:p w:rsidR="00606D6E" w:rsidRPr="00BC581F" w:rsidDel="008B0EFD" w:rsidRDefault="00606D6E">
            <w:pPr>
              <w:spacing w:line="240" w:lineRule="auto"/>
              <w:jc w:val="both"/>
              <w:rPr>
                <w:del w:id="372" w:author="DELL" w:date="2022-05-02T02:54:00Z"/>
                <w:rFonts w:ascii="Times New Roman" w:hAnsi="Times New Roman" w:cs="Times New Roman"/>
                <w:sz w:val="24"/>
                <w:szCs w:val="24"/>
              </w:rPr>
              <w:pPrChange w:id="373" w:author="DELL" w:date="2022-05-02T02:46:00Z">
                <w:pPr>
                  <w:spacing w:line="360" w:lineRule="auto"/>
                  <w:jc w:val="both"/>
                </w:pPr>
              </w:pPrChange>
            </w:pPr>
          </w:p>
        </w:tc>
        <w:tc>
          <w:tcPr>
            <w:tcW w:w="0" w:type="auto"/>
            <w:shd w:val="clear" w:color="auto" w:fill="auto"/>
            <w:tcPrChange w:id="374" w:author="DELL" w:date="2022-05-02T16:45:00Z">
              <w:tcPr>
                <w:tcW w:w="739" w:type="pct"/>
                <w:gridSpan w:val="2"/>
                <w:shd w:val="clear" w:color="auto" w:fill="auto"/>
              </w:tcPr>
            </w:tcPrChange>
          </w:tcPr>
          <w:p w:rsidR="00606D6E" w:rsidRPr="00BC581F" w:rsidDel="008B0EFD" w:rsidRDefault="00606D6E">
            <w:pPr>
              <w:spacing w:line="240" w:lineRule="auto"/>
              <w:jc w:val="both"/>
              <w:rPr>
                <w:del w:id="375" w:author="DELL" w:date="2022-05-02T02:54:00Z"/>
                <w:rFonts w:ascii="Times New Roman" w:hAnsi="Times New Roman" w:cs="Times New Roman"/>
                <w:sz w:val="24"/>
                <w:szCs w:val="24"/>
              </w:rPr>
              <w:pPrChange w:id="376" w:author="DELL" w:date="2022-05-02T02:46:00Z">
                <w:pPr>
                  <w:spacing w:line="360" w:lineRule="auto"/>
                  <w:jc w:val="both"/>
                </w:pPr>
              </w:pPrChange>
            </w:pPr>
          </w:p>
        </w:tc>
        <w:tc>
          <w:tcPr>
            <w:tcW w:w="0" w:type="auto"/>
            <w:shd w:val="clear" w:color="auto" w:fill="auto"/>
            <w:tcPrChange w:id="377" w:author="DELL" w:date="2022-05-02T16:45:00Z">
              <w:tcPr>
                <w:tcW w:w="739" w:type="pct"/>
                <w:gridSpan w:val="2"/>
                <w:shd w:val="clear" w:color="auto" w:fill="auto"/>
              </w:tcPr>
            </w:tcPrChange>
          </w:tcPr>
          <w:p w:rsidR="00606D6E" w:rsidRPr="00BC581F" w:rsidDel="008B0EFD" w:rsidRDefault="00606D6E">
            <w:pPr>
              <w:spacing w:line="240" w:lineRule="auto"/>
              <w:jc w:val="both"/>
              <w:rPr>
                <w:del w:id="378" w:author="DELL" w:date="2022-05-02T02:54:00Z"/>
                <w:rFonts w:ascii="Times New Roman" w:hAnsi="Times New Roman" w:cs="Times New Roman"/>
                <w:sz w:val="24"/>
                <w:szCs w:val="24"/>
              </w:rPr>
              <w:pPrChange w:id="379" w:author="DELL" w:date="2022-05-02T02:46:00Z">
                <w:pPr>
                  <w:spacing w:line="360" w:lineRule="auto"/>
                  <w:jc w:val="both"/>
                </w:pPr>
              </w:pPrChange>
            </w:pPr>
          </w:p>
        </w:tc>
      </w:tr>
      <w:tr w:rsidR="00606D6E" w:rsidRPr="00BC581F" w:rsidTr="00493C9A">
        <w:tblPrEx>
          <w:tblPrExChange w:id="380" w:author="DELL" w:date="2022-05-02T16:45:00Z">
            <w:tblPrEx>
              <w:tblW w:w="0" w:type="auto"/>
            </w:tblPrEx>
          </w:tblPrExChange>
        </w:tblPrEx>
        <w:tc>
          <w:tcPr>
            <w:tcW w:w="0" w:type="auto"/>
            <w:shd w:val="clear" w:color="auto" w:fill="auto"/>
            <w:tcPrChange w:id="381" w:author="DELL" w:date="2022-05-02T16:45:00Z">
              <w:tcPr>
                <w:tcW w:w="0" w:type="auto"/>
                <w:gridSpan w:val="2"/>
                <w:shd w:val="clear" w:color="auto" w:fill="auto"/>
              </w:tcPr>
            </w:tcPrChange>
          </w:tcPr>
          <w:p w:rsidR="00606D6E" w:rsidRPr="00BC581F" w:rsidDel="008B0EFD" w:rsidRDefault="00606D6E">
            <w:pPr>
              <w:spacing w:line="240" w:lineRule="auto"/>
              <w:jc w:val="both"/>
              <w:rPr>
                <w:del w:id="382" w:author="DELL" w:date="2022-05-02T02:54:00Z"/>
                <w:rFonts w:ascii="Times New Roman" w:hAnsi="Times New Roman" w:cs="Times New Roman"/>
                <w:b/>
                <w:bCs/>
                <w:i/>
                <w:sz w:val="24"/>
                <w:szCs w:val="24"/>
              </w:rPr>
              <w:pPrChange w:id="383" w:author="DELL" w:date="2022-05-02T02:46:00Z">
                <w:pPr>
                  <w:spacing w:line="360" w:lineRule="auto"/>
                  <w:jc w:val="both"/>
                </w:pPr>
              </w:pPrChange>
            </w:pPr>
            <w:del w:id="384" w:author="DELL" w:date="2022-05-02T03:55:00Z">
              <w:r w:rsidRPr="00BC581F" w:rsidDel="0070718A">
                <w:rPr>
                  <w:rFonts w:ascii="Times New Roman" w:hAnsi="Times New Roman" w:cs="Times New Roman"/>
                  <w:b/>
                  <w:bCs/>
                  <w:i/>
                  <w:sz w:val="24"/>
                  <w:szCs w:val="24"/>
                </w:rPr>
                <w:delText>Auto-Regressive Integrated Moving Average</w:delText>
              </w:r>
            </w:del>
          </w:p>
          <w:p w:rsidR="00606D6E" w:rsidRPr="00BC581F" w:rsidDel="00F64E57" w:rsidRDefault="00606D6E">
            <w:pPr>
              <w:spacing w:line="240" w:lineRule="auto"/>
              <w:jc w:val="both"/>
              <w:rPr>
                <w:del w:id="385" w:author="DELL" w:date="2022-05-02T02:46:00Z"/>
                <w:rFonts w:ascii="Times New Roman" w:eastAsia="Times New Roman" w:hAnsi="Times New Roman" w:cs="Times New Roman"/>
                <w:sz w:val="24"/>
                <w:szCs w:val="24"/>
                <w:bdr w:val="none" w:sz="0" w:space="0" w:color="auto" w:frame="1"/>
                <w:lang w:eastAsia="en-GB"/>
              </w:rPr>
              <w:pPrChange w:id="386" w:author="DELL" w:date="2022-05-02T02:46:00Z">
                <w:pPr>
                  <w:spacing w:line="360" w:lineRule="auto"/>
                  <w:jc w:val="both"/>
                </w:pPr>
              </w:pPrChange>
            </w:pPr>
            <w:ins w:id="387" w:author="DELL" w:date="2022-05-02T03:55:00Z">
              <w:r w:rsidRPr="00BC581F">
                <w:rPr>
                  <w:rFonts w:ascii="Times New Roman" w:hAnsi="Times New Roman" w:cs="Times New Roman"/>
                  <w:b/>
                  <w:bCs/>
                  <w:i/>
                  <w:sz w:val="24"/>
                  <w:szCs w:val="24"/>
                </w:rPr>
                <w:t>Auto-Regressive Integrated Moving Average</w:t>
              </w:r>
            </w:ins>
            <w:del w:id="388" w:author="DELL" w:date="2022-05-02T02:55:00Z">
              <w:r w:rsidRPr="00BC581F" w:rsidDel="008B0EFD">
                <w:rPr>
                  <w:rFonts w:ascii="Times New Roman" w:hAnsi="Times New Roman" w:cs="Times New Roman"/>
                  <w:sz w:val="24"/>
                  <w:szCs w:val="24"/>
                </w:rPr>
                <w:delText xml:space="preserve">Overall </w:delText>
              </w:r>
            </w:del>
            <w:del w:id="389" w:author="DELL" w:date="2022-05-02T03:55:00Z">
              <w:r w:rsidRPr="00BC581F" w:rsidDel="0070718A">
                <w:rPr>
                  <w:rFonts w:ascii="Times New Roman" w:eastAsia="Times New Roman" w:hAnsi="Times New Roman" w:cs="Times New Roman"/>
                  <w:sz w:val="24"/>
                  <w:szCs w:val="24"/>
                  <w:bdr w:val="none" w:sz="0" w:space="0" w:color="auto" w:frame="1"/>
                  <w:lang w:eastAsia="en-GB"/>
                </w:rPr>
                <w:delText>ARIMA (</w:delText>
              </w:r>
            </w:del>
            <w:del w:id="390" w:author="DELL" w:date="2022-05-02T03:54:00Z">
              <w:r w:rsidRPr="00BC581F" w:rsidDel="00EB4AB3">
                <w:rPr>
                  <w:rFonts w:ascii="Times New Roman" w:eastAsia="Times New Roman" w:hAnsi="Times New Roman" w:cs="Times New Roman"/>
                  <w:sz w:val="24"/>
                  <w:szCs w:val="24"/>
                  <w:bdr w:val="none" w:sz="0" w:space="0" w:color="auto" w:frame="1"/>
                  <w:lang w:eastAsia="en-GB"/>
                </w:rPr>
                <w:delText>0</w:delText>
              </w:r>
            </w:del>
            <w:del w:id="391" w:author="DELL" w:date="2022-05-02T03:55:00Z">
              <w:r w:rsidRPr="00BC581F" w:rsidDel="0070718A">
                <w:rPr>
                  <w:rFonts w:ascii="Times New Roman" w:eastAsia="Times New Roman" w:hAnsi="Times New Roman" w:cs="Times New Roman"/>
                  <w:sz w:val="24"/>
                  <w:szCs w:val="24"/>
                  <w:bdr w:val="none" w:sz="0" w:space="0" w:color="auto" w:frame="1"/>
                  <w:lang w:eastAsia="en-GB"/>
                </w:rPr>
                <w:delText>,</w:delText>
              </w:r>
            </w:del>
            <w:del w:id="392" w:author="DELL" w:date="2022-05-02T03:54:00Z">
              <w:r w:rsidRPr="00BC581F" w:rsidDel="00EB4AB3">
                <w:rPr>
                  <w:rFonts w:ascii="Times New Roman" w:eastAsia="Times New Roman" w:hAnsi="Times New Roman" w:cs="Times New Roman"/>
                  <w:sz w:val="24"/>
                  <w:szCs w:val="24"/>
                  <w:bdr w:val="none" w:sz="0" w:space="0" w:color="auto" w:frame="1"/>
                  <w:lang w:eastAsia="en-GB"/>
                </w:rPr>
                <w:delText>2</w:delText>
              </w:r>
            </w:del>
            <w:del w:id="393" w:author="DELL" w:date="2022-05-02T03:55:00Z">
              <w:r w:rsidRPr="00BC581F" w:rsidDel="0070718A">
                <w:rPr>
                  <w:rFonts w:ascii="Times New Roman" w:eastAsia="Times New Roman" w:hAnsi="Times New Roman" w:cs="Times New Roman"/>
                  <w:sz w:val="24"/>
                  <w:szCs w:val="24"/>
                  <w:bdr w:val="none" w:sz="0" w:space="0" w:color="auto" w:frame="1"/>
                  <w:lang w:eastAsia="en-GB"/>
                </w:rPr>
                <w:delText>,</w:delText>
              </w:r>
            </w:del>
            <w:del w:id="394" w:author="DELL" w:date="2022-05-02T03:54:00Z">
              <w:r w:rsidRPr="00BC581F" w:rsidDel="00EB4AB3">
                <w:rPr>
                  <w:rFonts w:ascii="Times New Roman" w:eastAsia="Times New Roman" w:hAnsi="Times New Roman" w:cs="Times New Roman"/>
                  <w:sz w:val="24"/>
                  <w:szCs w:val="24"/>
                  <w:bdr w:val="none" w:sz="0" w:space="0" w:color="auto" w:frame="1"/>
                  <w:lang w:eastAsia="en-GB"/>
                </w:rPr>
                <w:delText>1</w:delText>
              </w:r>
            </w:del>
            <w:del w:id="395" w:author="DELL" w:date="2022-05-02T03:55:00Z">
              <w:r w:rsidRPr="00BC581F" w:rsidDel="0070718A">
                <w:rPr>
                  <w:rFonts w:ascii="Times New Roman" w:eastAsia="Times New Roman" w:hAnsi="Times New Roman" w:cs="Times New Roman"/>
                  <w:sz w:val="24"/>
                  <w:szCs w:val="24"/>
                  <w:bdr w:val="none" w:sz="0" w:space="0" w:color="auto" w:frame="1"/>
                  <w:lang w:eastAsia="en-GB"/>
                </w:rPr>
                <w:delText>)</w:delText>
              </w:r>
            </w:del>
          </w:p>
          <w:p w:rsidR="00606D6E" w:rsidRPr="00BC581F" w:rsidRDefault="00606D6E">
            <w:pPr>
              <w:spacing w:line="240" w:lineRule="auto"/>
              <w:jc w:val="both"/>
              <w:rPr>
                <w:rFonts w:ascii="Times New Roman" w:hAnsi="Times New Roman" w:cs="Times New Roman"/>
                <w:sz w:val="24"/>
                <w:szCs w:val="24"/>
              </w:rPr>
              <w:pPrChange w:id="396" w:author="DELL" w:date="2022-05-02T02:46:00Z">
                <w:pPr>
                  <w:spacing w:line="360" w:lineRule="auto"/>
                  <w:jc w:val="both"/>
                </w:pPr>
              </w:pPrChange>
            </w:pPr>
          </w:p>
        </w:tc>
        <w:tc>
          <w:tcPr>
            <w:tcW w:w="0" w:type="auto"/>
            <w:shd w:val="clear" w:color="auto" w:fill="auto"/>
            <w:tcPrChange w:id="397" w:author="DELL" w:date="2022-05-02T16:45:00Z">
              <w:tcPr>
                <w:tcW w:w="0" w:type="auto"/>
                <w:gridSpan w:val="3"/>
                <w:shd w:val="clear" w:color="auto" w:fill="auto"/>
              </w:tcPr>
            </w:tcPrChange>
          </w:tcPr>
          <w:p w:rsidR="00606D6E" w:rsidRPr="00BC581F" w:rsidRDefault="00606D6E">
            <w:pPr>
              <w:spacing w:line="240" w:lineRule="auto"/>
              <w:jc w:val="both"/>
              <w:rPr>
                <w:rFonts w:ascii="Times New Roman" w:hAnsi="Times New Roman" w:cs="Times New Roman"/>
                <w:sz w:val="24"/>
                <w:szCs w:val="24"/>
              </w:rPr>
              <w:pPrChange w:id="398" w:author="DELL" w:date="2022-05-02T02:46:00Z">
                <w:pPr>
                  <w:spacing w:line="360" w:lineRule="auto"/>
                  <w:jc w:val="both"/>
                </w:pPr>
              </w:pPrChange>
            </w:pPr>
            <w:r w:rsidRPr="00BC581F">
              <w:rPr>
                <w:rStyle w:val="ggboefpdpvb"/>
                <w:rFonts w:ascii="Times New Roman" w:hAnsi="Times New Roman" w:cs="Times New Roman"/>
                <w:sz w:val="24"/>
                <w:szCs w:val="24"/>
                <w:bdr w:val="none" w:sz="0" w:space="0" w:color="auto" w:frame="1"/>
              </w:rPr>
              <w:t>9</w:t>
            </w:r>
            <w:ins w:id="399" w:author="DELL" w:date="2022-05-02T03:01:00Z">
              <w:r w:rsidR="00077372">
                <w:rPr>
                  <w:rStyle w:val="ggboefpdpvb"/>
                  <w:rFonts w:ascii="Times New Roman" w:hAnsi="Times New Roman" w:cs="Times New Roman"/>
                  <w:sz w:val="24"/>
                  <w:szCs w:val="24"/>
                  <w:bdr w:val="none" w:sz="0" w:space="0" w:color="auto" w:frame="1"/>
                </w:rPr>
                <w:t>6</w:t>
              </w:r>
            </w:ins>
            <w:del w:id="400" w:author="DELL" w:date="2022-05-02T03:01:00Z">
              <w:r w:rsidRPr="00BC581F" w:rsidDel="00643DC7">
                <w:rPr>
                  <w:rStyle w:val="ggboefpdpvb"/>
                  <w:rFonts w:ascii="Times New Roman" w:hAnsi="Times New Roman" w:cs="Times New Roman"/>
                  <w:sz w:val="24"/>
                  <w:szCs w:val="24"/>
                  <w:bdr w:val="none" w:sz="0" w:space="0" w:color="auto" w:frame="1"/>
                </w:rPr>
                <w:delText>9</w:delText>
              </w:r>
            </w:del>
            <w:r w:rsidRPr="00BC581F">
              <w:rPr>
                <w:rStyle w:val="ggboefpdpvb"/>
                <w:rFonts w:ascii="Times New Roman" w:hAnsi="Times New Roman" w:cs="Times New Roman"/>
                <w:sz w:val="24"/>
                <w:szCs w:val="24"/>
                <w:bdr w:val="none" w:sz="0" w:space="0" w:color="auto" w:frame="1"/>
              </w:rPr>
              <w:t>.</w:t>
            </w:r>
            <w:ins w:id="401" w:author="DELL" w:date="2022-05-02T17:03:00Z">
              <w:r w:rsidR="00077372">
                <w:rPr>
                  <w:rStyle w:val="ggboefpdpvb"/>
                  <w:rFonts w:ascii="Times New Roman" w:hAnsi="Times New Roman" w:cs="Times New Roman"/>
                  <w:sz w:val="24"/>
                  <w:szCs w:val="24"/>
                  <w:bdr w:val="none" w:sz="0" w:space="0" w:color="auto" w:frame="1"/>
                </w:rPr>
                <w:t>31</w:t>
              </w:r>
            </w:ins>
            <w:del w:id="402" w:author="DELL" w:date="2022-05-02T17:03:00Z">
              <w:r w:rsidRPr="00BC581F" w:rsidDel="00077372">
                <w:rPr>
                  <w:rStyle w:val="ggboefpdpvb"/>
                  <w:rFonts w:ascii="Times New Roman" w:hAnsi="Times New Roman" w:cs="Times New Roman"/>
                  <w:sz w:val="24"/>
                  <w:szCs w:val="24"/>
                  <w:bdr w:val="none" w:sz="0" w:space="0" w:color="auto" w:frame="1"/>
                </w:rPr>
                <w:delText>9</w:delText>
              </w:r>
            </w:del>
            <w:del w:id="403" w:author="DELL" w:date="2022-05-02T03:01:00Z">
              <w:r w:rsidRPr="00BC581F" w:rsidDel="00643DC7">
                <w:rPr>
                  <w:rStyle w:val="ggboefpdpvb"/>
                  <w:rFonts w:ascii="Times New Roman" w:hAnsi="Times New Roman" w:cs="Times New Roman"/>
                  <w:sz w:val="24"/>
                  <w:szCs w:val="24"/>
                  <w:bdr w:val="none" w:sz="0" w:space="0" w:color="auto" w:frame="1"/>
                </w:rPr>
                <w:delText>8</w:delText>
              </w:r>
            </w:del>
            <w:r w:rsidRPr="00BC581F">
              <w:rPr>
                <w:rStyle w:val="ggboefpdpvb"/>
                <w:rFonts w:ascii="Times New Roman" w:hAnsi="Times New Roman" w:cs="Times New Roman"/>
                <w:sz w:val="24"/>
                <w:szCs w:val="24"/>
                <w:bdr w:val="none" w:sz="0" w:space="0" w:color="auto" w:frame="1"/>
              </w:rPr>
              <w:t>%</w:t>
            </w:r>
          </w:p>
        </w:tc>
        <w:tc>
          <w:tcPr>
            <w:tcW w:w="0" w:type="auto"/>
            <w:shd w:val="clear" w:color="auto" w:fill="auto"/>
            <w:tcPrChange w:id="404" w:author="DELL" w:date="2022-05-02T16:45:00Z">
              <w:tcPr>
                <w:tcW w:w="0" w:type="auto"/>
                <w:gridSpan w:val="2"/>
                <w:shd w:val="clear" w:color="auto" w:fill="auto"/>
              </w:tcPr>
            </w:tcPrChange>
          </w:tcPr>
          <w:p w:rsidR="00606D6E" w:rsidRPr="00BC581F" w:rsidRDefault="00606D6E">
            <w:pPr>
              <w:spacing w:line="240" w:lineRule="auto"/>
              <w:jc w:val="both"/>
              <w:rPr>
                <w:rFonts w:ascii="Times New Roman" w:hAnsi="Times New Roman" w:cs="Times New Roman"/>
                <w:sz w:val="24"/>
                <w:szCs w:val="24"/>
              </w:rPr>
              <w:pPrChange w:id="405" w:author="DELL" w:date="2022-05-02T02:46:00Z">
                <w:pPr>
                  <w:spacing w:line="360" w:lineRule="auto"/>
                  <w:jc w:val="both"/>
                </w:pPr>
              </w:pPrChange>
            </w:pPr>
            <w:ins w:id="406" w:author="DELL" w:date="2022-05-02T03:00:00Z">
              <w:r>
                <w:rPr>
                  <w:rStyle w:val="ggboefpdpvb"/>
                  <w:rFonts w:ascii="Times New Roman" w:hAnsi="Times New Roman" w:cs="Times New Roman"/>
                  <w:sz w:val="24"/>
                  <w:szCs w:val="24"/>
                  <w:bdr w:val="none" w:sz="0" w:space="0" w:color="auto" w:frame="1"/>
                </w:rPr>
                <w:t>616.54</w:t>
              </w:r>
            </w:ins>
            <w:del w:id="407" w:author="DELL" w:date="2022-05-02T03:00:00Z">
              <w:r w:rsidRPr="00BC581F" w:rsidDel="00643DC7">
                <w:rPr>
                  <w:rStyle w:val="ggboefpdpvb"/>
                  <w:rFonts w:ascii="Times New Roman" w:hAnsi="Times New Roman" w:cs="Times New Roman"/>
                  <w:sz w:val="24"/>
                  <w:szCs w:val="24"/>
                  <w:bdr w:val="none" w:sz="0" w:space="0" w:color="auto" w:frame="1"/>
                </w:rPr>
                <w:delText>0.002</w:delText>
              </w:r>
            </w:del>
          </w:p>
        </w:tc>
        <w:tc>
          <w:tcPr>
            <w:tcW w:w="0" w:type="auto"/>
            <w:shd w:val="clear" w:color="auto" w:fill="auto"/>
            <w:tcPrChange w:id="408" w:author="DELL" w:date="2022-05-02T16:45:00Z">
              <w:tcPr>
                <w:tcW w:w="0" w:type="auto"/>
                <w:gridSpan w:val="2"/>
                <w:shd w:val="clear" w:color="auto" w:fill="auto"/>
              </w:tcPr>
            </w:tcPrChange>
          </w:tcPr>
          <w:p w:rsidR="00606D6E" w:rsidRPr="00BC581F" w:rsidRDefault="00606D6E">
            <w:pPr>
              <w:spacing w:line="240" w:lineRule="auto"/>
              <w:jc w:val="both"/>
              <w:rPr>
                <w:rFonts w:ascii="Times New Roman" w:hAnsi="Times New Roman" w:cs="Times New Roman"/>
                <w:sz w:val="24"/>
                <w:szCs w:val="24"/>
              </w:rPr>
              <w:pPrChange w:id="409" w:author="DELL" w:date="2022-05-02T02:46:00Z">
                <w:pPr>
                  <w:spacing w:line="360" w:lineRule="auto"/>
                  <w:jc w:val="both"/>
                </w:pPr>
              </w:pPrChange>
            </w:pPr>
            <w:ins w:id="410" w:author="DELL" w:date="2022-05-02T03:00:00Z">
              <w:r>
                <w:rPr>
                  <w:rStyle w:val="ggboefpdpvb"/>
                  <w:rFonts w:ascii="Times New Roman" w:hAnsi="Times New Roman" w:cs="Times New Roman"/>
                  <w:sz w:val="24"/>
                  <w:szCs w:val="24"/>
                  <w:bdr w:val="none" w:sz="0" w:space="0" w:color="auto" w:frame="1"/>
                </w:rPr>
                <w:t>303.29</w:t>
              </w:r>
            </w:ins>
            <w:del w:id="411" w:author="DELL" w:date="2022-05-02T03:00:00Z">
              <w:r w:rsidRPr="00BC581F" w:rsidDel="00643DC7">
                <w:rPr>
                  <w:rStyle w:val="ggboefpdpvb"/>
                  <w:rFonts w:ascii="Times New Roman" w:hAnsi="Times New Roman" w:cs="Times New Roman"/>
                  <w:sz w:val="24"/>
                  <w:szCs w:val="24"/>
                  <w:bdr w:val="none" w:sz="0" w:space="0" w:color="auto" w:frame="1"/>
                </w:rPr>
                <w:delText>0.001</w:delText>
              </w:r>
            </w:del>
          </w:p>
        </w:tc>
        <w:tc>
          <w:tcPr>
            <w:tcW w:w="0" w:type="auto"/>
            <w:tcPrChange w:id="412" w:author="DELL" w:date="2022-05-02T16:45:00Z">
              <w:tcPr>
                <w:tcW w:w="0" w:type="auto"/>
                <w:gridSpan w:val="3"/>
              </w:tcPr>
            </w:tcPrChange>
          </w:tcPr>
          <w:p w:rsidR="00606D6E" w:rsidRPr="00BC581F" w:rsidRDefault="00606D6E" w:rsidP="00606D6E">
            <w:pPr>
              <w:spacing w:line="240" w:lineRule="auto"/>
              <w:jc w:val="both"/>
              <w:rPr>
                <w:ins w:id="413" w:author="DELL" w:date="2022-05-02T02:47:00Z"/>
                <w:rStyle w:val="ggboefpdpvb"/>
                <w:rFonts w:ascii="Times New Roman" w:hAnsi="Times New Roman" w:cs="Times New Roman"/>
                <w:sz w:val="24"/>
                <w:szCs w:val="24"/>
                <w:bdr w:val="none" w:sz="0" w:space="0" w:color="auto" w:frame="1"/>
              </w:rPr>
            </w:pPr>
            <w:ins w:id="414" w:author="DELL" w:date="2022-05-02T16:44:00Z">
              <w:r w:rsidRPr="00BC581F">
                <w:rPr>
                  <w:rStyle w:val="ggboefpdpvb"/>
                  <w:rFonts w:ascii="Times New Roman" w:hAnsi="Times New Roman" w:cs="Times New Roman"/>
                  <w:sz w:val="24"/>
                  <w:szCs w:val="24"/>
                  <w:bdr w:val="none" w:sz="0" w:space="0" w:color="auto" w:frame="1"/>
                </w:rPr>
                <w:t>9</w:t>
              </w:r>
              <w:r w:rsidR="00E81C3A">
                <w:rPr>
                  <w:rStyle w:val="ggboefpdpvb"/>
                  <w:rFonts w:ascii="Times New Roman" w:hAnsi="Times New Roman" w:cs="Times New Roman"/>
                  <w:sz w:val="24"/>
                  <w:szCs w:val="24"/>
                  <w:bdr w:val="none" w:sz="0" w:space="0" w:color="auto" w:frame="1"/>
                </w:rPr>
                <w:t>7.38</w:t>
              </w:r>
              <w:r w:rsidRPr="00BC581F">
                <w:rPr>
                  <w:rStyle w:val="ggboefpdpvb"/>
                  <w:rFonts w:ascii="Times New Roman" w:hAnsi="Times New Roman" w:cs="Times New Roman"/>
                  <w:sz w:val="24"/>
                  <w:szCs w:val="24"/>
                  <w:bdr w:val="none" w:sz="0" w:space="0" w:color="auto" w:frame="1"/>
                </w:rPr>
                <w:t>%</w:t>
              </w:r>
            </w:ins>
          </w:p>
        </w:tc>
        <w:tc>
          <w:tcPr>
            <w:tcW w:w="0" w:type="auto"/>
            <w:tcPrChange w:id="415" w:author="DELL" w:date="2022-05-02T16:45:00Z">
              <w:tcPr>
                <w:tcW w:w="0" w:type="auto"/>
                <w:gridSpan w:val="2"/>
              </w:tcPr>
            </w:tcPrChange>
          </w:tcPr>
          <w:p w:rsidR="00606D6E" w:rsidRPr="00BC581F" w:rsidRDefault="002D1788" w:rsidP="00606D6E">
            <w:pPr>
              <w:spacing w:line="240" w:lineRule="auto"/>
              <w:jc w:val="both"/>
              <w:rPr>
                <w:ins w:id="416" w:author="DELL" w:date="2022-05-02T02:47:00Z"/>
                <w:rStyle w:val="ggboefpdpvb"/>
                <w:rFonts w:ascii="Times New Roman" w:hAnsi="Times New Roman" w:cs="Times New Roman"/>
                <w:sz w:val="24"/>
                <w:szCs w:val="24"/>
                <w:bdr w:val="none" w:sz="0" w:space="0" w:color="auto" w:frame="1"/>
              </w:rPr>
            </w:pPr>
            <w:ins w:id="417" w:author="DELL" w:date="2022-05-02T16:57:00Z">
              <w:r w:rsidRPr="002D1788">
                <w:rPr>
                  <w:rStyle w:val="ggboefpdpvb"/>
                  <w:rFonts w:ascii="Times New Roman" w:hAnsi="Times New Roman" w:cs="Times New Roman"/>
                  <w:sz w:val="24"/>
                  <w:szCs w:val="24"/>
                  <w:bdr w:val="none" w:sz="0" w:space="0" w:color="auto" w:frame="1"/>
                </w:rPr>
                <w:t>8.31</w:t>
              </w:r>
            </w:ins>
          </w:p>
        </w:tc>
        <w:tc>
          <w:tcPr>
            <w:tcW w:w="0" w:type="auto"/>
            <w:tcPrChange w:id="418" w:author="DELL" w:date="2022-05-02T16:45:00Z">
              <w:tcPr>
                <w:tcW w:w="0" w:type="auto"/>
                <w:gridSpan w:val="2"/>
              </w:tcPr>
            </w:tcPrChange>
          </w:tcPr>
          <w:p w:rsidR="00606D6E" w:rsidRPr="00BC581F" w:rsidRDefault="002D1788" w:rsidP="00606D6E">
            <w:pPr>
              <w:spacing w:line="240" w:lineRule="auto"/>
              <w:jc w:val="both"/>
              <w:rPr>
                <w:ins w:id="419" w:author="DELL" w:date="2022-05-02T02:47:00Z"/>
                <w:rStyle w:val="ggboefpdpvb"/>
                <w:rFonts w:ascii="Times New Roman" w:hAnsi="Times New Roman" w:cs="Times New Roman"/>
                <w:sz w:val="24"/>
                <w:szCs w:val="24"/>
                <w:bdr w:val="none" w:sz="0" w:space="0" w:color="auto" w:frame="1"/>
              </w:rPr>
            </w:pPr>
            <w:ins w:id="420" w:author="DELL" w:date="2022-05-02T16:57:00Z">
              <w:r>
                <w:rPr>
                  <w:rStyle w:val="ggboefpdpvb"/>
                  <w:rFonts w:ascii="Times New Roman" w:hAnsi="Times New Roman" w:cs="Times New Roman"/>
                  <w:sz w:val="24"/>
                  <w:szCs w:val="24"/>
                  <w:bdr w:val="none" w:sz="0" w:space="0" w:color="auto" w:frame="1"/>
                </w:rPr>
                <w:t>5.57</w:t>
              </w:r>
            </w:ins>
          </w:p>
        </w:tc>
      </w:tr>
      <w:tr w:rsidR="00606D6E" w:rsidRPr="00BC581F" w:rsidTr="00493C9A">
        <w:tblPrEx>
          <w:tblPrExChange w:id="421" w:author="DELL" w:date="2022-05-02T16:45:00Z">
            <w:tblPrEx>
              <w:tblW w:w="0" w:type="auto"/>
            </w:tblPrEx>
          </w:tblPrExChange>
        </w:tblPrEx>
        <w:tc>
          <w:tcPr>
            <w:tcW w:w="0" w:type="auto"/>
            <w:shd w:val="clear" w:color="auto" w:fill="auto"/>
            <w:tcPrChange w:id="422" w:author="DELL" w:date="2022-05-02T16:45:00Z">
              <w:tcPr>
                <w:tcW w:w="0" w:type="auto"/>
                <w:gridSpan w:val="2"/>
                <w:shd w:val="clear" w:color="auto" w:fill="auto"/>
              </w:tcPr>
            </w:tcPrChange>
          </w:tcPr>
          <w:p w:rsidR="00606D6E" w:rsidRPr="00BC581F" w:rsidDel="008B0EFD" w:rsidRDefault="00606D6E">
            <w:pPr>
              <w:spacing w:line="240" w:lineRule="auto"/>
              <w:jc w:val="both"/>
              <w:rPr>
                <w:del w:id="423" w:author="DELL" w:date="2022-05-02T02:54:00Z"/>
                <w:rFonts w:ascii="Times New Roman" w:hAnsi="Times New Roman" w:cs="Times New Roman"/>
                <w:b/>
                <w:bCs/>
                <w:i/>
                <w:sz w:val="24"/>
                <w:szCs w:val="24"/>
              </w:rPr>
              <w:pPrChange w:id="424" w:author="DELL" w:date="2022-05-02T02:46:00Z">
                <w:pPr>
                  <w:spacing w:line="360" w:lineRule="auto"/>
                  <w:jc w:val="both"/>
                </w:pPr>
              </w:pPrChange>
            </w:pPr>
            <w:del w:id="425" w:author="DELL" w:date="2022-05-02T02:54:00Z">
              <w:r w:rsidRPr="00BC581F" w:rsidDel="008B0EFD">
                <w:rPr>
                  <w:rFonts w:ascii="Times New Roman" w:hAnsi="Times New Roman" w:cs="Times New Roman"/>
                  <w:b/>
                  <w:bCs/>
                  <w:i/>
                  <w:sz w:val="24"/>
                  <w:szCs w:val="24"/>
                </w:rPr>
                <w:delText>Automatic Forecasting time-series model</w:delText>
              </w:r>
            </w:del>
          </w:p>
          <w:p w:rsidR="00606D6E" w:rsidRPr="00BC581F" w:rsidRDefault="00606D6E">
            <w:pPr>
              <w:spacing w:line="240" w:lineRule="auto"/>
              <w:jc w:val="both"/>
              <w:rPr>
                <w:rFonts w:ascii="Times New Roman" w:hAnsi="Times New Roman" w:cs="Times New Roman"/>
                <w:sz w:val="24"/>
                <w:szCs w:val="24"/>
              </w:rPr>
              <w:pPrChange w:id="426" w:author="DELL" w:date="2022-05-02T02:46:00Z">
                <w:pPr>
                  <w:spacing w:line="360" w:lineRule="auto"/>
                  <w:jc w:val="both"/>
                </w:pPr>
              </w:pPrChange>
            </w:pPr>
            <w:ins w:id="427" w:author="DELL" w:date="2022-05-02T03:56:00Z">
              <w:r w:rsidRPr="00BC581F">
                <w:rPr>
                  <w:rFonts w:ascii="Times New Roman" w:hAnsi="Times New Roman" w:cs="Times New Roman"/>
                  <w:b/>
                  <w:bCs/>
                  <w:i/>
                  <w:sz w:val="24"/>
                  <w:szCs w:val="24"/>
                </w:rPr>
                <w:t>Auto-Regressive Integrated Moving Average</w:t>
              </w:r>
              <w:r>
                <w:rPr>
                  <w:rFonts w:ascii="Times New Roman" w:hAnsi="Times New Roman" w:cs="Times New Roman"/>
                  <w:b/>
                  <w:bCs/>
                  <w:i/>
                  <w:sz w:val="24"/>
                  <w:szCs w:val="24"/>
                </w:rPr>
                <w:t xml:space="preserve"> with explanatory variables</w:t>
              </w:r>
            </w:ins>
            <w:del w:id="428" w:author="DELL" w:date="2022-05-02T02:54:00Z">
              <w:r w:rsidRPr="00BC581F" w:rsidDel="008B0EFD">
                <w:rPr>
                  <w:rFonts w:ascii="Times New Roman" w:hAnsi="Times New Roman" w:cs="Times New Roman"/>
                  <w:sz w:val="24"/>
                  <w:szCs w:val="24"/>
                </w:rPr>
                <w:delText>Overall</w:delText>
              </w:r>
            </w:del>
          </w:p>
        </w:tc>
        <w:tc>
          <w:tcPr>
            <w:tcW w:w="0" w:type="auto"/>
            <w:shd w:val="clear" w:color="auto" w:fill="auto"/>
            <w:tcPrChange w:id="429" w:author="DELL" w:date="2022-05-02T16:45:00Z">
              <w:tcPr>
                <w:tcW w:w="0" w:type="auto"/>
                <w:gridSpan w:val="3"/>
                <w:shd w:val="clear" w:color="auto" w:fill="auto"/>
              </w:tcPr>
            </w:tcPrChange>
          </w:tcPr>
          <w:p w:rsidR="00606D6E" w:rsidRPr="00BC581F" w:rsidRDefault="00606D6E">
            <w:pPr>
              <w:spacing w:line="240" w:lineRule="auto"/>
              <w:jc w:val="both"/>
              <w:rPr>
                <w:rFonts w:ascii="Times New Roman" w:hAnsi="Times New Roman" w:cs="Times New Roman"/>
                <w:sz w:val="24"/>
                <w:szCs w:val="24"/>
              </w:rPr>
              <w:pPrChange w:id="430" w:author="DELL" w:date="2022-05-02T02:46:00Z">
                <w:pPr>
                  <w:spacing w:line="360" w:lineRule="auto"/>
                  <w:jc w:val="both"/>
                </w:pPr>
              </w:pPrChange>
            </w:pPr>
            <w:ins w:id="431" w:author="DELL" w:date="2022-05-02T02:56:00Z">
              <w:r>
                <w:rPr>
                  <w:rFonts w:ascii="Times New Roman" w:hAnsi="Times New Roman" w:cs="Times New Roman"/>
                  <w:sz w:val="24"/>
                  <w:szCs w:val="24"/>
                </w:rPr>
                <w:t>96</w:t>
              </w:r>
              <w:r w:rsidR="009E3CCB">
                <w:rPr>
                  <w:rFonts w:ascii="Times New Roman" w:hAnsi="Times New Roman" w:cs="Times New Roman"/>
                  <w:sz w:val="24"/>
                  <w:szCs w:val="24"/>
                </w:rPr>
                <w:t>.32</w:t>
              </w:r>
              <w:r w:rsidRPr="00BC581F">
                <w:rPr>
                  <w:rFonts w:ascii="Times New Roman" w:hAnsi="Times New Roman" w:cs="Times New Roman"/>
                  <w:sz w:val="24"/>
                  <w:szCs w:val="24"/>
                </w:rPr>
                <w:t>%</w:t>
              </w:r>
            </w:ins>
            <w:del w:id="432" w:author="DELL" w:date="2022-05-02T02:54:00Z">
              <w:r w:rsidRPr="00BC581F" w:rsidDel="008B0EFD">
                <w:rPr>
                  <w:rFonts w:ascii="Times New Roman" w:hAnsi="Times New Roman" w:cs="Times New Roman"/>
                  <w:sz w:val="24"/>
                  <w:szCs w:val="24"/>
                </w:rPr>
                <w:delText>99.12%</w:delText>
              </w:r>
            </w:del>
          </w:p>
        </w:tc>
        <w:tc>
          <w:tcPr>
            <w:tcW w:w="0" w:type="auto"/>
            <w:shd w:val="clear" w:color="auto" w:fill="auto"/>
            <w:tcPrChange w:id="433" w:author="DELL" w:date="2022-05-02T16:45:00Z">
              <w:tcPr>
                <w:tcW w:w="0" w:type="auto"/>
                <w:gridSpan w:val="2"/>
                <w:shd w:val="clear" w:color="auto" w:fill="auto"/>
              </w:tcPr>
            </w:tcPrChange>
          </w:tcPr>
          <w:p w:rsidR="00606D6E" w:rsidRPr="00BC581F" w:rsidRDefault="00606D6E">
            <w:pPr>
              <w:spacing w:line="240" w:lineRule="auto"/>
              <w:jc w:val="both"/>
              <w:rPr>
                <w:rFonts w:ascii="Times New Roman" w:hAnsi="Times New Roman" w:cs="Times New Roman"/>
                <w:sz w:val="24"/>
                <w:szCs w:val="24"/>
              </w:rPr>
              <w:pPrChange w:id="434" w:author="DELL" w:date="2022-05-02T02:46:00Z">
                <w:pPr>
                  <w:spacing w:line="360" w:lineRule="auto"/>
                  <w:jc w:val="both"/>
                </w:pPr>
              </w:pPrChange>
            </w:pPr>
            <w:ins w:id="435" w:author="DELL" w:date="2022-05-02T03:30:00Z">
              <w:r>
                <w:rPr>
                  <w:rFonts w:ascii="Times New Roman" w:hAnsi="Times New Roman" w:cs="Times New Roman"/>
                  <w:sz w:val="24"/>
                  <w:szCs w:val="24"/>
                </w:rPr>
                <w:t>615.67</w:t>
              </w:r>
            </w:ins>
            <w:del w:id="436" w:author="DELL" w:date="2022-05-02T02:54:00Z">
              <w:r w:rsidRPr="00BC581F" w:rsidDel="008B0EFD">
                <w:rPr>
                  <w:rFonts w:ascii="Times New Roman" w:hAnsi="Times New Roman" w:cs="Times New Roman"/>
                  <w:sz w:val="24"/>
                  <w:szCs w:val="24"/>
                </w:rPr>
                <w:delText>0.011</w:delText>
              </w:r>
            </w:del>
          </w:p>
        </w:tc>
        <w:tc>
          <w:tcPr>
            <w:tcW w:w="0" w:type="auto"/>
            <w:shd w:val="clear" w:color="auto" w:fill="auto"/>
            <w:tcPrChange w:id="437" w:author="DELL" w:date="2022-05-02T16:45:00Z">
              <w:tcPr>
                <w:tcW w:w="0" w:type="auto"/>
                <w:gridSpan w:val="2"/>
                <w:shd w:val="clear" w:color="auto" w:fill="auto"/>
              </w:tcPr>
            </w:tcPrChange>
          </w:tcPr>
          <w:p w:rsidR="00606D6E" w:rsidRPr="00BC581F" w:rsidDel="008B0EFD" w:rsidRDefault="00606D6E">
            <w:pPr>
              <w:spacing w:line="240" w:lineRule="auto"/>
              <w:jc w:val="both"/>
              <w:rPr>
                <w:del w:id="438" w:author="DELL" w:date="2022-05-02T02:47:00Z"/>
                <w:rFonts w:ascii="Times New Roman" w:hAnsi="Times New Roman" w:cs="Times New Roman"/>
                <w:sz w:val="24"/>
                <w:szCs w:val="24"/>
              </w:rPr>
              <w:pPrChange w:id="439" w:author="DELL" w:date="2022-05-02T02:46:00Z">
                <w:pPr>
                  <w:spacing w:line="360" w:lineRule="auto"/>
                  <w:jc w:val="both"/>
                </w:pPr>
              </w:pPrChange>
            </w:pPr>
            <w:ins w:id="440" w:author="DELL" w:date="2022-05-02T03:54:00Z">
              <w:r>
                <w:rPr>
                  <w:rFonts w:ascii="Times New Roman" w:hAnsi="Times New Roman" w:cs="Times New Roman"/>
                  <w:sz w:val="24"/>
                  <w:szCs w:val="24"/>
                </w:rPr>
                <w:t>306.18</w:t>
              </w:r>
            </w:ins>
            <w:del w:id="441" w:author="DELL" w:date="2022-05-02T02:54:00Z">
              <w:r w:rsidRPr="00BC581F" w:rsidDel="008B0EFD">
                <w:rPr>
                  <w:rFonts w:ascii="Times New Roman" w:hAnsi="Times New Roman" w:cs="Times New Roman"/>
                  <w:sz w:val="24"/>
                  <w:szCs w:val="24"/>
                </w:rPr>
                <w:delText>0.006</w:delText>
              </w:r>
            </w:del>
          </w:p>
          <w:p w:rsidR="00606D6E" w:rsidRPr="00BC581F" w:rsidRDefault="00606D6E">
            <w:pPr>
              <w:spacing w:line="240" w:lineRule="auto"/>
              <w:jc w:val="both"/>
              <w:rPr>
                <w:rFonts w:ascii="Times New Roman" w:hAnsi="Times New Roman" w:cs="Times New Roman"/>
                <w:sz w:val="24"/>
                <w:szCs w:val="24"/>
              </w:rPr>
              <w:pPrChange w:id="442" w:author="DELL" w:date="2022-05-02T02:46:00Z">
                <w:pPr>
                  <w:spacing w:line="360" w:lineRule="auto"/>
                  <w:jc w:val="both"/>
                </w:pPr>
              </w:pPrChange>
            </w:pPr>
          </w:p>
        </w:tc>
        <w:tc>
          <w:tcPr>
            <w:tcW w:w="0" w:type="auto"/>
            <w:tcPrChange w:id="443" w:author="DELL" w:date="2022-05-02T16:45:00Z">
              <w:tcPr>
                <w:tcW w:w="0" w:type="auto"/>
                <w:gridSpan w:val="3"/>
              </w:tcPr>
            </w:tcPrChange>
          </w:tcPr>
          <w:p w:rsidR="00606D6E" w:rsidRPr="00BC581F" w:rsidRDefault="008B5609" w:rsidP="00606D6E">
            <w:pPr>
              <w:spacing w:line="240" w:lineRule="auto"/>
              <w:jc w:val="both"/>
              <w:rPr>
                <w:ins w:id="444" w:author="DELL" w:date="2022-05-02T02:47:00Z"/>
                <w:rFonts w:ascii="Times New Roman" w:hAnsi="Times New Roman" w:cs="Times New Roman"/>
                <w:sz w:val="24"/>
                <w:szCs w:val="24"/>
              </w:rPr>
            </w:pPr>
            <w:ins w:id="445" w:author="DELL" w:date="2022-05-02T16:44:00Z">
              <w:r>
                <w:rPr>
                  <w:rFonts w:ascii="Times New Roman" w:hAnsi="Times New Roman" w:cs="Times New Roman"/>
                  <w:sz w:val="24"/>
                  <w:szCs w:val="24"/>
                </w:rPr>
                <w:t>97.40</w:t>
              </w:r>
              <w:r w:rsidR="00606D6E" w:rsidRPr="00BC581F">
                <w:rPr>
                  <w:rFonts w:ascii="Times New Roman" w:hAnsi="Times New Roman" w:cs="Times New Roman"/>
                  <w:sz w:val="24"/>
                  <w:szCs w:val="24"/>
                </w:rPr>
                <w:t>%</w:t>
              </w:r>
            </w:ins>
          </w:p>
        </w:tc>
        <w:tc>
          <w:tcPr>
            <w:tcW w:w="0" w:type="auto"/>
            <w:tcPrChange w:id="446" w:author="DELL" w:date="2022-05-02T16:45:00Z">
              <w:tcPr>
                <w:tcW w:w="0" w:type="auto"/>
                <w:gridSpan w:val="2"/>
              </w:tcPr>
            </w:tcPrChange>
          </w:tcPr>
          <w:p w:rsidR="00606D6E" w:rsidRPr="00BC581F" w:rsidRDefault="00476CD9" w:rsidP="00606D6E">
            <w:pPr>
              <w:spacing w:line="240" w:lineRule="auto"/>
              <w:jc w:val="both"/>
              <w:rPr>
                <w:ins w:id="447" w:author="DELL" w:date="2022-05-02T02:47:00Z"/>
                <w:rFonts w:ascii="Times New Roman" w:hAnsi="Times New Roman" w:cs="Times New Roman"/>
                <w:sz w:val="24"/>
                <w:szCs w:val="24"/>
              </w:rPr>
            </w:pPr>
            <w:ins w:id="448" w:author="DELL" w:date="2022-05-02T20:33:00Z">
              <w:r w:rsidRPr="00476CD9">
                <w:rPr>
                  <w:rFonts w:ascii="Times New Roman" w:hAnsi="Times New Roman" w:cs="Times New Roman"/>
                  <w:sz w:val="24"/>
                  <w:szCs w:val="24"/>
                </w:rPr>
                <w:t>8.29</w:t>
              </w:r>
            </w:ins>
          </w:p>
        </w:tc>
        <w:tc>
          <w:tcPr>
            <w:tcW w:w="0" w:type="auto"/>
            <w:tcPrChange w:id="449" w:author="DELL" w:date="2022-05-02T16:45:00Z">
              <w:tcPr>
                <w:tcW w:w="0" w:type="auto"/>
                <w:gridSpan w:val="2"/>
              </w:tcPr>
            </w:tcPrChange>
          </w:tcPr>
          <w:p w:rsidR="00606D6E" w:rsidRPr="00BC581F" w:rsidRDefault="00476CD9" w:rsidP="00606D6E">
            <w:pPr>
              <w:spacing w:line="240" w:lineRule="auto"/>
              <w:jc w:val="both"/>
              <w:rPr>
                <w:ins w:id="450" w:author="DELL" w:date="2022-05-02T02:47:00Z"/>
                <w:rFonts w:ascii="Times New Roman" w:hAnsi="Times New Roman" w:cs="Times New Roman"/>
                <w:sz w:val="24"/>
                <w:szCs w:val="24"/>
              </w:rPr>
            </w:pPr>
            <w:ins w:id="451" w:author="DELL" w:date="2022-05-02T20:33:00Z">
              <w:r>
                <w:rPr>
                  <w:rFonts w:ascii="Times New Roman" w:hAnsi="Times New Roman" w:cs="Times New Roman"/>
                  <w:sz w:val="24"/>
                  <w:szCs w:val="24"/>
                </w:rPr>
                <w:t>5.59</w:t>
              </w:r>
            </w:ins>
          </w:p>
        </w:tc>
      </w:tr>
      <w:tr w:rsidR="002D1788" w:rsidRPr="00BC581F" w:rsidTr="00493C9A">
        <w:trPr>
          <w:ins w:id="452" w:author="DELL" w:date="2022-05-02T03:54:00Z"/>
        </w:trPr>
        <w:tc>
          <w:tcPr>
            <w:tcW w:w="0" w:type="auto"/>
            <w:shd w:val="clear" w:color="auto" w:fill="auto"/>
          </w:tcPr>
          <w:p w:rsidR="00606D6E" w:rsidRPr="00BC581F" w:rsidRDefault="00606D6E" w:rsidP="00606D6E">
            <w:pPr>
              <w:spacing w:line="240" w:lineRule="auto"/>
              <w:jc w:val="both"/>
              <w:rPr>
                <w:ins w:id="453" w:author="DELL" w:date="2022-05-02T03:54:00Z"/>
                <w:rFonts w:ascii="Times New Roman" w:eastAsia="Times New Roman" w:hAnsi="Times New Roman" w:cs="Times New Roman"/>
                <w:sz w:val="24"/>
                <w:szCs w:val="24"/>
                <w:bdr w:val="none" w:sz="0" w:space="0" w:color="auto" w:frame="1"/>
                <w:lang w:eastAsia="en-GB"/>
              </w:rPr>
            </w:pPr>
            <w:ins w:id="454" w:author="DELL" w:date="2022-05-02T03:56:00Z">
              <w:r w:rsidRPr="00BC581F">
                <w:rPr>
                  <w:rFonts w:ascii="Times New Roman" w:hAnsi="Times New Roman" w:cs="Times New Roman"/>
                  <w:b/>
                  <w:bCs/>
                  <w:i/>
                  <w:sz w:val="24"/>
                  <w:szCs w:val="24"/>
                </w:rPr>
                <w:t>Auto-Regressive Integrated Moving Average</w:t>
              </w:r>
              <w:r>
                <w:rPr>
                  <w:rFonts w:ascii="Times New Roman" w:hAnsi="Times New Roman" w:cs="Times New Roman"/>
                  <w:b/>
                  <w:bCs/>
                  <w:i/>
                  <w:sz w:val="24"/>
                  <w:szCs w:val="24"/>
                </w:rPr>
                <w:t xml:space="preserve"> with explanatory variables + Vaccination</w:t>
              </w:r>
            </w:ins>
            <w:ins w:id="455" w:author="DELL" w:date="2022-05-02T03:57:00Z">
              <w:r>
                <w:rPr>
                  <w:rFonts w:ascii="Times New Roman" w:hAnsi="Times New Roman" w:cs="Times New Roman"/>
                  <w:b/>
                  <w:bCs/>
                  <w:i/>
                  <w:sz w:val="24"/>
                  <w:szCs w:val="24"/>
                </w:rPr>
                <w:t xml:space="preserve"> variable</w:t>
              </w:r>
            </w:ins>
          </w:p>
        </w:tc>
        <w:tc>
          <w:tcPr>
            <w:tcW w:w="0" w:type="auto"/>
            <w:shd w:val="clear" w:color="auto" w:fill="auto"/>
          </w:tcPr>
          <w:p w:rsidR="00606D6E" w:rsidRDefault="009E3CCB" w:rsidP="00606D6E">
            <w:pPr>
              <w:spacing w:line="240" w:lineRule="auto"/>
              <w:jc w:val="both"/>
              <w:rPr>
                <w:ins w:id="456" w:author="DELL" w:date="2022-05-02T03:54:00Z"/>
                <w:rFonts w:ascii="Times New Roman" w:hAnsi="Times New Roman" w:cs="Times New Roman"/>
                <w:sz w:val="24"/>
                <w:szCs w:val="24"/>
              </w:rPr>
            </w:pPr>
            <w:ins w:id="457" w:author="DELL" w:date="2022-05-02T16:39:00Z">
              <w:r>
                <w:rPr>
                  <w:rFonts w:ascii="Times New Roman" w:hAnsi="Times New Roman" w:cs="Times New Roman"/>
                  <w:sz w:val="24"/>
                  <w:szCs w:val="24"/>
                </w:rPr>
                <w:t>96.33</w:t>
              </w:r>
            </w:ins>
            <w:ins w:id="458" w:author="DELL" w:date="2022-05-02T16:42:00Z">
              <w:r w:rsidR="00606D6E">
                <w:rPr>
                  <w:rFonts w:ascii="Times New Roman" w:hAnsi="Times New Roman" w:cs="Times New Roman"/>
                  <w:sz w:val="24"/>
                  <w:szCs w:val="24"/>
                </w:rPr>
                <w:t>%</w:t>
              </w:r>
            </w:ins>
          </w:p>
        </w:tc>
        <w:tc>
          <w:tcPr>
            <w:tcW w:w="0" w:type="auto"/>
            <w:shd w:val="clear" w:color="auto" w:fill="auto"/>
          </w:tcPr>
          <w:p w:rsidR="00606D6E" w:rsidRDefault="00606D6E" w:rsidP="00606D6E">
            <w:pPr>
              <w:spacing w:line="240" w:lineRule="auto"/>
              <w:jc w:val="both"/>
              <w:rPr>
                <w:ins w:id="459" w:author="DELL" w:date="2022-05-02T03:54:00Z"/>
                <w:rFonts w:ascii="Times New Roman" w:hAnsi="Times New Roman" w:cs="Times New Roman"/>
                <w:sz w:val="24"/>
                <w:szCs w:val="24"/>
              </w:rPr>
            </w:pPr>
            <w:ins w:id="460" w:author="DELL" w:date="2022-05-02T16:38:00Z">
              <w:r>
                <w:rPr>
                  <w:rFonts w:ascii="Times New Roman" w:hAnsi="Times New Roman" w:cs="Times New Roman"/>
                  <w:sz w:val="24"/>
                  <w:szCs w:val="24"/>
                </w:rPr>
                <w:t>615.65</w:t>
              </w:r>
            </w:ins>
          </w:p>
        </w:tc>
        <w:tc>
          <w:tcPr>
            <w:tcW w:w="0" w:type="auto"/>
            <w:shd w:val="clear" w:color="auto" w:fill="auto"/>
          </w:tcPr>
          <w:p w:rsidR="00606D6E" w:rsidRDefault="00606D6E" w:rsidP="00606D6E">
            <w:pPr>
              <w:spacing w:line="240" w:lineRule="auto"/>
              <w:jc w:val="both"/>
              <w:rPr>
                <w:ins w:id="461" w:author="DELL" w:date="2022-05-02T03:54:00Z"/>
                <w:rFonts w:ascii="Times New Roman" w:hAnsi="Times New Roman" w:cs="Times New Roman"/>
                <w:sz w:val="24"/>
                <w:szCs w:val="24"/>
              </w:rPr>
            </w:pPr>
            <w:ins w:id="462" w:author="DELL" w:date="2022-05-02T16:39:00Z">
              <w:r>
                <w:rPr>
                  <w:rFonts w:ascii="Times New Roman" w:hAnsi="Times New Roman" w:cs="Times New Roman"/>
                  <w:sz w:val="24"/>
                  <w:szCs w:val="24"/>
                </w:rPr>
                <w:t>306.32</w:t>
              </w:r>
            </w:ins>
          </w:p>
        </w:tc>
        <w:tc>
          <w:tcPr>
            <w:tcW w:w="0" w:type="auto"/>
          </w:tcPr>
          <w:p w:rsidR="00606D6E" w:rsidRPr="00BC581F" w:rsidRDefault="001F45DC" w:rsidP="00606D6E">
            <w:pPr>
              <w:spacing w:line="240" w:lineRule="auto"/>
              <w:jc w:val="both"/>
              <w:rPr>
                <w:ins w:id="463" w:author="DELL" w:date="2022-05-02T03:54:00Z"/>
                <w:rFonts w:ascii="Times New Roman" w:hAnsi="Times New Roman" w:cs="Times New Roman"/>
                <w:sz w:val="24"/>
                <w:szCs w:val="24"/>
              </w:rPr>
            </w:pPr>
            <w:ins w:id="464" w:author="DELL" w:date="2022-05-02T16:44:00Z">
              <w:r>
                <w:rPr>
                  <w:rFonts w:ascii="Times New Roman" w:hAnsi="Times New Roman" w:cs="Times New Roman"/>
                  <w:sz w:val="24"/>
                  <w:szCs w:val="24"/>
                </w:rPr>
                <w:t>97.41</w:t>
              </w:r>
              <w:r w:rsidR="00606D6E">
                <w:rPr>
                  <w:rFonts w:ascii="Times New Roman" w:hAnsi="Times New Roman" w:cs="Times New Roman"/>
                  <w:sz w:val="24"/>
                  <w:szCs w:val="24"/>
                </w:rPr>
                <w:t>%</w:t>
              </w:r>
            </w:ins>
          </w:p>
        </w:tc>
        <w:tc>
          <w:tcPr>
            <w:tcW w:w="0" w:type="auto"/>
          </w:tcPr>
          <w:p w:rsidR="00606D6E" w:rsidRPr="00BC581F" w:rsidRDefault="00FE11C6" w:rsidP="00606D6E">
            <w:pPr>
              <w:spacing w:line="240" w:lineRule="auto"/>
              <w:jc w:val="both"/>
              <w:rPr>
                <w:ins w:id="465" w:author="DELL" w:date="2022-05-02T03:54:00Z"/>
                <w:rFonts w:ascii="Times New Roman" w:hAnsi="Times New Roman" w:cs="Times New Roman"/>
                <w:sz w:val="24"/>
                <w:szCs w:val="24"/>
              </w:rPr>
            </w:pPr>
            <w:ins w:id="466" w:author="DELL" w:date="2022-05-02T20:35:00Z">
              <w:r>
                <w:rPr>
                  <w:rFonts w:ascii="Times New Roman" w:hAnsi="Times New Roman" w:cs="Times New Roman"/>
                  <w:sz w:val="24"/>
                  <w:szCs w:val="24"/>
                </w:rPr>
                <w:t>8.28</w:t>
              </w:r>
            </w:ins>
          </w:p>
        </w:tc>
        <w:tc>
          <w:tcPr>
            <w:tcW w:w="0" w:type="auto"/>
          </w:tcPr>
          <w:p w:rsidR="00606D6E" w:rsidRPr="00BC581F" w:rsidRDefault="004447E3" w:rsidP="00606D6E">
            <w:pPr>
              <w:spacing w:line="240" w:lineRule="auto"/>
              <w:jc w:val="both"/>
              <w:rPr>
                <w:ins w:id="467" w:author="DELL" w:date="2022-05-02T03:54:00Z"/>
                <w:rFonts w:ascii="Times New Roman" w:hAnsi="Times New Roman" w:cs="Times New Roman"/>
                <w:sz w:val="24"/>
                <w:szCs w:val="24"/>
              </w:rPr>
            </w:pPr>
            <w:ins w:id="468" w:author="DELL" w:date="2022-05-02T16:44:00Z">
              <w:r>
                <w:rPr>
                  <w:rFonts w:ascii="Times New Roman" w:hAnsi="Times New Roman" w:cs="Times New Roman"/>
                  <w:sz w:val="24"/>
                  <w:szCs w:val="24"/>
                </w:rPr>
                <w:t>5.60</w:t>
              </w:r>
            </w:ins>
          </w:p>
        </w:tc>
      </w:tr>
      <w:tr w:rsidR="009E3CCB" w:rsidRPr="00BC581F" w:rsidTr="00493C9A">
        <w:trPr>
          <w:ins w:id="469" w:author="DELL" w:date="2022-05-02T02:54:00Z"/>
        </w:trPr>
        <w:tc>
          <w:tcPr>
            <w:tcW w:w="0" w:type="auto"/>
            <w:shd w:val="clear" w:color="auto" w:fill="auto"/>
          </w:tcPr>
          <w:p w:rsidR="00606D6E" w:rsidRPr="00BC581F" w:rsidRDefault="00606D6E" w:rsidP="00606D6E">
            <w:pPr>
              <w:spacing w:line="240" w:lineRule="auto"/>
              <w:jc w:val="both"/>
              <w:rPr>
                <w:ins w:id="470" w:author="DELL" w:date="2022-05-02T02:54:00Z"/>
                <w:rFonts w:ascii="Times New Roman" w:hAnsi="Times New Roman" w:cs="Times New Roman"/>
                <w:sz w:val="24"/>
                <w:szCs w:val="24"/>
              </w:rPr>
            </w:pPr>
            <w:ins w:id="471" w:author="DELL" w:date="2022-05-02T16:40:00Z">
              <w:r w:rsidRPr="00BC581F">
                <w:rPr>
                  <w:rFonts w:ascii="Times New Roman" w:hAnsi="Times New Roman" w:cs="Times New Roman"/>
                  <w:b/>
                  <w:bCs/>
                  <w:i/>
                  <w:sz w:val="24"/>
                  <w:szCs w:val="24"/>
                </w:rPr>
                <w:t>Automatic Forecasting time-series model</w:t>
              </w:r>
            </w:ins>
          </w:p>
        </w:tc>
        <w:tc>
          <w:tcPr>
            <w:tcW w:w="0" w:type="auto"/>
            <w:shd w:val="clear" w:color="auto" w:fill="auto"/>
          </w:tcPr>
          <w:p w:rsidR="00606D6E" w:rsidRPr="00BC581F" w:rsidRDefault="00606D6E" w:rsidP="00606D6E">
            <w:pPr>
              <w:spacing w:line="240" w:lineRule="auto"/>
              <w:jc w:val="both"/>
              <w:rPr>
                <w:ins w:id="472" w:author="DELL" w:date="2022-05-02T02:54:00Z"/>
                <w:rFonts w:ascii="Times New Roman" w:hAnsi="Times New Roman" w:cs="Times New Roman"/>
                <w:sz w:val="24"/>
                <w:szCs w:val="24"/>
              </w:rPr>
            </w:pPr>
            <w:ins w:id="473" w:author="DELL" w:date="2022-05-02T02:57:00Z">
              <w:r>
                <w:rPr>
                  <w:rFonts w:ascii="Times New Roman" w:hAnsi="Times New Roman" w:cs="Times New Roman"/>
                  <w:sz w:val="24"/>
                  <w:szCs w:val="24"/>
                </w:rPr>
                <w:t>54.20</w:t>
              </w:r>
              <w:r w:rsidRPr="00BC581F">
                <w:rPr>
                  <w:rFonts w:ascii="Times New Roman" w:hAnsi="Times New Roman" w:cs="Times New Roman"/>
                  <w:sz w:val="24"/>
                  <w:szCs w:val="24"/>
                </w:rPr>
                <w:t>%</w:t>
              </w:r>
            </w:ins>
          </w:p>
        </w:tc>
        <w:tc>
          <w:tcPr>
            <w:tcW w:w="0" w:type="auto"/>
            <w:shd w:val="clear" w:color="auto" w:fill="auto"/>
          </w:tcPr>
          <w:p w:rsidR="00606D6E" w:rsidRPr="00BC581F" w:rsidRDefault="00606D6E" w:rsidP="00606D6E">
            <w:pPr>
              <w:spacing w:line="240" w:lineRule="auto"/>
              <w:jc w:val="both"/>
              <w:rPr>
                <w:ins w:id="474" w:author="DELL" w:date="2022-05-02T02:54:00Z"/>
                <w:rFonts w:ascii="Times New Roman" w:hAnsi="Times New Roman" w:cs="Times New Roman"/>
                <w:sz w:val="24"/>
                <w:szCs w:val="24"/>
              </w:rPr>
            </w:pPr>
            <w:ins w:id="475" w:author="DELL" w:date="2022-05-02T02:57:00Z">
              <w:r>
                <w:rPr>
                  <w:rFonts w:ascii="Times New Roman" w:hAnsi="Times New Roman" w:cs="Times New Roman"/>
                  <w:sz w:val="24"/>
                  <w:szCs w:val="24"/>
                </w:rPr>
                <w:t>2171.11</w:t>
              </w:r>
            </w:ins>
          </w:p>
        </w:tc>
        <w:tc>
          <w:tcPr>
            <w:tcW w:w="0" w:type="auto"/>
            <w:shd w:val="clear" w:color="auto" w:fill="auto"/>
          </w:tcPr>
          <w:p w:rsidR="00606D6E" w:rsidRPr="00BC581F" w:rsidRDefault="00606D6E" w:rsidP="00606D6E">
            <w:pPr>
              <w:spacing w:line="240" w:lineRule="auto"/>
              <w:jc w:val="both"/>
              <w:rPr>
                <w:ins w:id="476" w:author="DELL" w:date="2022-05-02T02:54:00Z"/>
                <w:rFonts w:ascii="Times New Roman" w:hAnsi="Times New Roman" w:cs="Times New Roman"/>
                <w:sz w:val="24"/>
                <w:szCs w:val="24"/>
              </w:rPr>
            </w:pPr>
            <w:ins w:id="477" w:author="DELL" w:date="2022-05-02T02:57:00Z">
              <w:r>
                <w:rPr>
                  <w:rFonts w:ascii="Times New Roman" w:hAnsi="Times New Roman" w:cs="Times New Roman"/>
                  <w:sz w:val="24"/>
                  <w:szCs w:val="24"/>
                </w:rPr>
                <w:t>1603.89</w:t>
              </w:r>
            </w:ins>
          </w:p>
        </w:tc>
        <w:tc>
          <w:tcPr>
            <w:tcW w:w="0" w:type="auto"/>
          </w:tcPr>
          <w:p w:rsidR="00606D6E" w:rsidRPr="00BC581F" w:rsidRDefault="002D1788" w:rsidP="00606D6E">
            <w:pPr>
              <w:spacing w:line="240" w:lineRule="auto"/>
              <w:jc w:val="both"/>
              <w:rPr>
                <w:ins w:id="478" w:author="DELL" w:date="2022-05-02T02:54:00Z"/>
                <w:rFonts w:ascii="Times New Roman" w:hAnsi="Times New Roman" w:cs="Times New Roman"/>
                <w:sz w:val="24"/>
                <w:szCs w:val="24"/>
              </w:rPr>
            </w:pPr>
            <w:ins w:id="479" w:author="DELL" w:date="2022-05-02T16:44:00Z">
              <w:r>
                <w:rPr>
                  <w:rFonts w:ascii="Times New Roman" w:hAnsi="Times New Roman" w:cs="Times New Roman"/>
                  <w:sz w:val="24"/>
                  <w:szCs w:val="24"/>
                </w:rPr>
                <w:t>74.48</w:t>
              </w:r>
              <w:r w:rsidR="00606D6E" w:rsidRPr="00BC581F">
                <w:rPr>
                  <w:rFonts w:ascii="Times New Roman" w:hAnsi="Times New Roman" w:cs="Times New Roman"/>
                  <w:sz w:val="24"/>
                  <w:szCs w:val="24"/>
                </w:rPr>
                <w:t>%</w:t>
              </w:r>
            </w:ins>
          </w:p>
        </w:tc>
        <w:tc>
          <w:tcPr>
            <w:tcW w:w="0" w:type="auto"/>
          </w:tcPr>
          <w:p w:rsidR="00606D6E" w:rsidRPr="00BC581F" w:rsidRDefault="002D1788" w:rsidP="00606D6E">
            <w:pPr>
              <w:spacing w:line="240" w:lineRule="auto"/>
              <w:jc w:val="both"/>
              <w:rPr>
                <w:ins w:id="480" w:author="DELL" w:date="2022-05-02T02:54:00Z"/>
                <w:rFonts w:ascii="Times New Roman" w:hAnsi="Times New Roman" w:cs="Times New Roman"/>
                <w:sz w:val="24"/>
                <w:szCs w:val="24"/>
              </w:rPr>
            </w:pPr>
            <w:ins w:id="481" w:author="DELL" w:date="2022-05-02T16:55:00Z">
              <w:r w:rsidRPr="002D1788">
                <w:rPr>
                  <w:rFonts w:ascii="Times New Roman" w:hAnsi="Times New Roman" w:cs="Times New Roman"/>
                  <w:sz w:val="24"/>
                  <w:szCs w:val="24"/>
                </w:rPr>
                <w:t>25.96</w:t>
              </w:r>
            </w:ins>
          </w:p>
        </w:tc>
        <w:tc>
          <w:tcPr>
            <w:tcW w:w="0" w:type="auto"/>
          </w:tcPr>
          <w:p w:rsidR="00606D6E" w:rsidRPr="00BC581F" w:rsidRDefault="002D1788" w:rsidP="00606D6E">
            <w:pPr>
              <w:spacing w:line="240" w:lineRule="auto"/>
              <w:jc w:val="both"/>
              <w:rPr>
                <w:ins w:id="482" w:author="DELL" w:date="2022-05-02T02:54:00Z"/>
                <w:rFonts w:ascii="Times New Roman" w:hAnsi="Times New Roman" w:cs="Times New Roman"/>
                <w:sz w:val="24"/>
                <w:szCs w:val="24"/>
              </w:rPr>
            </w:pPr>
            <w:ins w:id="483" w:author="DELL" w:date="2022-05-02T16:55:00Z">
              <w:r w:rsidRPr="002D1788">
                <w:rPr>
                  <w:rFonts w:ascii="Times New Roman" w:hAnsi="Times New Roman" w:cs="Times New Roman"/>
                  <w:sz w:val="24"/>
                  <w:szCs w:val="24"/>
                </w:rPr>
                <w:t>20.19</w:t>
              </w:r>
            </w:ins>
          </w:p>
        </w:tc>
      </w:tr>
    </w:tbl>
    <w:p w:rsidR="003C793F" w:rsidRPr="00BC581F" w:rsidRDefault="003C793F" w:rsidP="00016BD9">
      <w:pPr>
        <w:spacing w:line="360" w:lineRule="auto"/>
        <w:jc w:val="both"/>
        <w:rPr>
          <w:rFonts w:ascii="Times New Roman" w:hAnsi="Times New Roman" w:cs="Times New Roman"/>
          <w:i/>
          <w:iCs/>
          <w:sz w:val="24"/>
          <w:szCs w:val="24"/>
        </w:rPr>
      </w:pPr>
      <w:r w:rsidRPr="00BC581F">
        <w:rPr>
          <w:rFonts w:ascii="Times New Roman" w:hAnsi="Times New Roman" w:cs="Times New Roman"/>
          <w:i/>
          <w:iCs/>
          <w:sz w:val="24"/>
          <w:szCs w:val="24"/>
        </w:rPr>
        <w:t>RMSE: Root Mean Square Error; MAE: Mean Absolute Error</w:t>
      </w:r>
    </w:p>
    <w:bookmarkEnd w:id="304"/>
    <w:p w:rsidR="003C793F" w:rsidRPr="00BC581F" w:rsidRDefault="003C793F" w:rsidP="00016BD9">
      <w:pPr>
        <w:spacing w:after="0" w:line="360" w:lineRule="auto"/>
        <w:jc w:val="both"/>
        <w:rPr>
          <w:rFonts w:ascii="Times New Roman" w:hAnsi="Times New Roman" w:cs="Times New Roman"/>
          <w:sz w:val="24"/>
          <w:szCs w:val="24"/>
        </w:rPr>
      </w:pPr>
    </w:p>
    <w:p w:rsidR="005D69B1" w:rsidRPr="00BC581F" w:rsidRDefault="00AA6A99" w:rsidP="00016BD9">
      <w:pPr>
        <w:tabs>
          <w:tab w:val="left" w:pos="1200"/>
        </w:tabs>
        <w:spacing w:line="360" w:lineRule="auto"/>
        <w:jc w:val="center"/>
        <w:rPr>
          <w:rFonts w:ascii="Times New Roman" w:hAnsi="Times New Roman" w:cs="Times New Roman"/>
          <w:color w:val="000000"/>
          <w:sz w:val="24"/>
          <w:szCs w:val="24"/>
        </w:rPr>
      </w:pPr>
      <w:ins w:id="484" w:author="DELL" w:date="2022-05-02T21:50:00Z">
        <w:r>
          <w:rPr>
            <w:rFonts w:ascii="Times New Roman" w:hAnsi="Times New Roman" w:cs="Times New Roman"/>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467.45pt">
              <v:imagedata r:id="rId20" o:title="CCase"/>
            </v:shape>
          </w:pict>
        </w:r>
      </w:ins>
      <w:del w:id="485" w:author="DELL" w:date="2022-05-02T21:50:00Z">
        <w:r w:rsidR="005D69B1" w:rsidRPr="00BC581F" w:rsidDel="00AE7526">
          <w:rPr>
            <w:rFonts w:ascii="Times New Roman" w:hAnsi="Times New Roman" w:cs="Times New Roman"/>
            <w:noProof/>
            <w:color w:val="000000"/>
            <w:sz w:val="24"/>
            <w:szCs w:val="24"/>
            <w:lang w:val="en-US"/>
          </w:rPr>
          <w:drawing>
            <wp:inline distT="0" distB="0" distL="0" distR="0">
              <wp:extent cx="5717893" cy="4710324"/>
              <wp:effectExtent l="0" t="0" r="0"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796" t="12308" r="17449" b="18847"/>
                      <a:stretch/>
                    </pic:blipFill>
                    <pic:spPr bwMode="auto">
                      <a:xfrm>
                        <a:off x="0" y="0"/>
                        <a:ext cx="5800631" cy="4778483"/>
                      </a:xfrm>
                      <a:prstGeom prst="rect">
                        <a:avLst/>
                      </a:prstGeom>
                      <a:noFill/>
                      <a:ln>
                        <a:noFill/>
                      </a:ln>
                      <a:extLst>
                        <a:ext uri="{53640926-AAD7-44D8-BBD7-CCE9431645EC}">
                          <a14:shadowObscured xmlns:a14="http://schemas.microsoft.com/office/drawing/2010/main"/>
                        </a:ext>
                      </a:extLst>
                    </pic:spPr>
                  </pic:pic>
                </a:graphicData>
              </a:graphic>
            </wp:inline>
          </w:drawing>
        </w:r>
      </w:del>
    </w:p>
    <w:p w:rsidR="005D69B1" w:rsidRPr="00BC581F" w:rsidRDefault="005D69B1" w:rsidP="00016BD9">
      <w:pPr>
        <w:spacing w:line="360" w:lineRule="auto"/>
        <w:jc w:val="both"/>
        <w:rPr>
          <w:rFonts w:ascii="Times New Roman" w:hAnsi="Times New Roman" w:cs="Times New Roman"/>
          <w:sz w:val="24"/>
          <w:szCs w:val="24"/>
        </w:rPr>
      </w:pPr>
      <w:r w:rsidRPr="00BC581F">
        <w:rPr>
          <w:rFonts w:ascii="Times New Roman" w:hAnsi="Times New Roman" w:cs="Times New Roman"/>
          <w:b/>
          <w:sz w:val="24"/>
          <w:szCs w:val="24"/>
        </w:rPr>
        <w:t>Figure -4</w:t>
      </w:r>
      <w:r w:rsidRPr="00BC581F">
        <w:rPr>
          <w:rFonts w:ascii="Times New Roman" w:hAnsi="Times New Roman" w:cs="Times New Roman"/>
          <w:b/>
          <w:bCs/>
          <w:sz w:val="24"/>
          <w:szCs w:val="24"/>
        </w:rPr>
        <w:t xml:space="preserve">. </w:t>
      </w:r>
      <w:r w:rsidRPr="00BC581F">
        <w:rPr>
          <w:rFonts w:ascii="Times New Roman" w:hAnsi="Times New Roman" w:cs="Times New Roman"/>
          <w:sz w:val="24"/>
          <w:szCs w:val="24"/>
        </w:rPr>
        <w:t xml:space="preserve">The </w:t>
      </w:r>
      <w:r w:rsidR="003F07C5">
        <w:rPr>
          <w:rFonts w:ascii="Times New Roman" w:hAnsi="Times New Roman" w:cs="Times New Roman"/>
          <w:sz w:val="24"/>
          <w:szCs w:val="24"/>
        </w:rPr>
        <w:t>predicting result</w:t>
      </w:r>
      <w:r w:rsidRPr="00BC581F">
        <w:rPr>
          <w:rFonts w:ascii="Times New Roman" w:hAnsi="Times New Roman" w:cs="Times New Roman"/>
          <w:sz w:val="24"/>
          <w:szCs w:val="24"/>
        </w:rPr>
        <w:t xml:space="preserve"> of the regional cumulative rCFR of COVID-19 </w:t>
      </w:r>
      <w:r w:rsidRPr="00BC581F">
        <w:rPr>
          <w:rFonts w:ascii="Times New Roman" w:hAnsi="Times New Roman" w:cs="Times New Roman"/>
          <w:b/>
          <w:bCs/>
          <w:sz w:val="24"/>
          <w:szCs w:val="24"/>
        </w:rPr>
        <w:t>A.</w:t>
      </w:r>
      <w:r w:rsidRPr="00BC581F">
        <w:rPr>
          <w:rFonts w:ascii="Times New Roman" w:hAnsi="Times New Roman" w:cs="Times New Roman"/>
          <w:sz w:val="24"/>
          <w:szCs w:val="24"/>
        </w:rPr>
        <w:t xml:space="preserve"> </w:t>
      </w:r>
      <w:r w:rsidR="003F07C5">
        <w:rPr>
          <w:rFonts w:ascii="Times New Roman" w:hAnsi="Times New Roman" w:cs="Times New Roman"/>
          <w:sz w:val="24"/>
          <w:szCs w:val="24"/>
        </w:rPr>
        <w:t xml:space="preserve">Graph shows </w:t>
      </w:r>
      <w:r w:rsidRPr="00BC581F">
        <w:rPr>
          <w:rFonts w:ascii="Times New Roman" w:hAnsi="Times New Roman" w:cs="Times New Roman"/>
          <w:sz w:val="24"/>
          <w:szCs w:val="24"/>
        </w:rPr>
        <w:t xml:space="preserve">case-fatality rate (rCFR) using </w:t>
      </w:r>
      <w:r w:rsidR="003F07C5">
        <w:rPr>
          <w:rFonts w:ascii="Times New Roman" w:hAnsi="Times New Roman" w:cs="Times New Roman"/>
          <w:sz w:val="24"/>
          <w:szCs w:val="24"/>
        </w:rPr>
        <w:t>SES</w:t>
      </w:r>
      <w:r w:rsidRPr="00BC581F">
        <w:rPr>
          <w:rFonts w:ascii="Times New Roman" w:hAnsi="Times New Roman" w:cs="Times New Roman"/>
          <w:sz w:val="24"/>
          <w:szCs w:val="24"/>
        </w:rPr>
        <w:t xml:space="preserve"> model. </w:t>
      </w:r>
      <w:r w:rsidRPr="00BC581F">
        <w:rPr>
          <w:rFonts w:ascii="Times New Roman" w:hAnsi="Times New Roman" w:cs="Times New Roman"/>
          <w:b/>
          <w:bCs/>
          <w:sz w:val="24"/>
          <w:szCs w:val="24"/>
        </w:rPr>
        <w:t>B.</w:t>
      </w:r>
      <w:r w:rsidRPr="00BC581F">
        <w:rPr>
          <w:rFonts w:ascii="Times New Roman" w:hAnsi="Times New Roman" w:cs="Times New Roman"/>
          <w:sz w:val="24"/>
          <w:szCs w:val="24"/>
        </w:rPr>
        <w:t xml:space="preserve"> </w:t>
      </w:r>
      <w:r w:rsidR="003F07C5">
        <w:rPr>
          <w:rFonts w:ascii="Times New Roman" w:hAnsi="Times New Roman" w:cs="Times New Roman"/>
          <w:sz w:val="24"/>
          <w:szCs w:val="24"/>
        </w:rPr>
        <w:t>Graph shows</w:t>
      </w:r>
      <w:r w:rsidRPr="00BC581F">
        <w:rPr>
          <w:rFonts w:ascii="Times New Roman" w:hAnsi="Times New Roman" w:cs="Times New Roman"/>
          <w:sz w:val="24"/>
          <w:szCs w:val="24"/>
        </w:rPr>
        <w:t xml:space="preserve"> cumulative </w:t>
      </w:r>
      <w:r w:rsidR="003F07C5">
        <w:rPr>
          <w:rFonts w:ascii="Times New Roman" w:hAnsi="Times New Roman" w:cs="Times New Roman"/>
          <w:sz w:val="24"/>
          <w:szCs w:val="24"/>
        </w:rPr>
        <w:t>case fatality rate</w:t>
      </w:r>
      <w:r w:rsidRPr="00BC581F">
        <w:rPr>
          <w:rFonts w:ascii="Times New Roman" w:hAnsi="Times New Roman" w:cs="Times New Roman"/>
          <w:sz w:val="24"/>
          <w:szCs w:val="24"/>
        </w:rPr>
        <w:t xml:space="preserve"> using an ARIMA model. </w:t>
      </w:r>
      <w:r w:rsidRPr="00BC581F">
        <w:rPr>
          <w:rFonts w:ascii="Times New Roman" w:hAnsi="Times New Roman" w:cs="Times New Roman"/>
          <w:b/>
          <w:bCs/>
          <w:sz w:val="24"/>
          <w:szCs w:val="24"/>
        </w:rPr>
        <w:t>C.</w:t>
      </w:r>
      <w:r w:rsidRPr="00BC581F">
        <w:rPr>
          <w:rFonts w:ascii="Times New Roman" w:hAnsi="Times New Roman" w:cs="Times New Roman"/>
          <w:sz w:val="24"/>
          <w:szCs w:val="24"/>
        </w:rPr>
        <w:t xml:space="preserve"> </w:t>
      </w:r>
      <w:r w:rsidR="003F07C5">
        <w:rPr>
          <w:rFonts w:ascii="Times New Roman" w:hAnsi="Times New Roman" w:cs="Times New Roman"/>
          <w:sz w:val="24"/>
          <w:szCs w:val="24"/>
        </w:rPr>
        <w:t xml:space="preserve">Graph shows </w:t>
      </w:r>
      <w:r w:rsidRPr="00BC581F">
        <w:rPr>
          <w:rFonts w:ascii="Times New Roman" w:hAnsi="Times New Roman" w:cs="Times New Roman"/>
          <w:sz w:val="24"/>
          <w:szCs w:val="24"/>
        </w:rPr>
        <w:t>daily cumulative rCFR using an automatic forecasting time-series model (Prophet).</w:t>
      </w:r>
    </w:p>
    <w:p w:rsidR="00AE7526" w:rsidRPr="00BC581F" w:rsidRDefault="000244FD" w:rsidP="00AE7526">
      <w:pPr>
        <w:tabs>
          <w:tab w:val="left" w:pos="1200"/>
        </w:tabs>
        <w:spacing w:line="360" w:lineRule="auto"/>
        <w:jc w:val="center"/>
        <w:rPr>
          <w:ins w:id="486" w:author="DELL" w:date="2022-05-02T21:50:00Z"/>
          <w:rFonts w:ascii="Times New Roman" w:hAnsi="Times New Roman" w:cs="Times New Roman"/>
          <w:color w:val="000000"/>
          <w:sz w:val="24"/>
          <w:szCs w:val="24"/>
        </w:rPr>
      </w:pPr>
      <w:ins w:id="487" w:author="DELL" w:date="2022-05-03T04:20:00Z">
        <w:r w:rsidRPr="000244FD">
          <w:rPr>
            <w:rFonts w:ascii="Times New Roman" w:hAnsi="Times New Roman" w:cs="Times New Roman"/>
            <w:noProof/>
            <w:color w:val="000000"/>
            <w:sz w:val="24"/>
            <w:szCs w:val="24"/>
            <w:lang w:val="en-US"/>
          </w:rPr>
          <w:lastRenderedPageBreak/>
          <w:drawing>
            <wp:inline distT="0" distB="0" distL="0" distR="0">
              <wp:extent cx="5943600" cy="5943600"/>
              <wp:effectExtent l="0" t="0" r="0" b="0"/>
              <wp:docPr id="6" name="Picture 6" descr="E:\update - Mat\CDeath.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pdate - Mat\CDeath.ti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rsidR="00AE7526" w:rsidRPr="00BC581F" w:rsidRDefault="00AE7526" w:rsidP="00AE7526">
      <w:pPr>
        <w:spacing w:line="360" w:lineRule="auto"/>
        <w:jc w:val="both"/>
        <w:rPr>
          <w:ins w:id="488" w:author="DELL" w:date="2022-05-02T21:50:00Z"/>
          <w:rFonts w:ascii="Times New Roman" w:hAnsi="Times New Roman" w:cs="Times New Roman"/>
          <w:sz w:val="24"/>
          <w:szCs w:val="24"/>
        </w:rPr>
      </w:pPr>
      <w:ins w:id="489" w:author="DELL" w:date="2022-05-02T21:50:00Z">
        <w:r w:rsidRPr="00BC581F">
          <w:rPr>
            <w:rFonts w:ascii="Times New Roman" w:hAnsi="Times New Roman" w:cs="Times New Roman"/>
            <w:b/>
            <w:sz w:val="24"/>
            <w:szCs w:val="24"/>
          </w:rPr>
          <w:t>Figure -4</w:t>
        </w:r>
        <w:r w:rsidRPr="00BC581F">
          <w:rPr>
            <w:rFonts w:ascii="Times New Roman" w:hAnsi="Times New Roman" w:cs="Times New Roman"/>
            <w:b/>
            <w:bCs/>
            <w:sz w:val="24"/>
            <w:szCs w:val="24"/>
          </w:rPr>
          <w:t xml:space="preserve">. </w:t>
        </w:r>
        <w:r w:rsidRPr="00BC581F">
          <w:rPr>
            <w:rFonts w:ascii="Times New Roman" w:hAnsi="Times New Roman" w:cs="Times New Roman"/>
            <w:sz w:val="24"/>
            <w:szCs w:val="24"/>
          </w:rPr>
          <w:t xml:space="preserve">The </w:t>
        </w:r>
        <w:r>
          <w:rPr>
            <w:rFonts w:ascii="Times New Roman" w:hAnsi="Times New Roman" w:cs="Times New Roman"/>
            <w:sz w:val="24"/>
            <w:szCs w:val="24"/>
          </w:rPr>
          <w:t>predicting result</w:t>
        </w:r>
        <w:r w:rsidRPr="00BC581F">
          <w:rPr>
            <w:rFonts w:ascii="Times New Roman" w:hAnsi="Times New Roman" w:cs="Times New Roman"/>
            <w:sz w:val="24"/>
            <w:szCs w:val="24"/>
          </w:rPr>
          <w:t xml:space="preserve"> of the regional cumulative rCFR of COVID-19 </w:t>
        </w:r>
        <w:r w:rsidRPr="00BC581F">
          <w:rPr>
            <w:rFonts w:ascii="Times New Roman" w:hAnsi="Times New Roman" w:cs="Times New Roman"/>
            <w:b/>
            <w:bCs/>
            <w:sz w:val="24"/>
            <w:szCs w:val="24"/>
          </w:rPr>
          <w:t>A.</w:t>
        </w:r>
        <w:r w:rsidRPr="00BC581F">
          <w:rPr>
            <w:rFonts w:ascii="Times New Roman" w:hAnsi="Times New Roman" w:cs="Times New Roman"/>
            <w:sz w:val="24"/>
            <w:szCs w:val="24"/>
          </w:rPr>
          <w:t xml:space="preserve"> </w:t>
        </w:r>
        <w:r>
          <w:rPr>
            <w:rFonts w:ascii="Times New Roman" w:hAnsi="Times New Roman" w:cs="Times New Roman"/>
            <w:sz w:val="24"/>
            <w:szCs w:val="24"/>
          </w:rPr>
          <w:t xml:space="preserve">Graph shows </w:t>
        </w:r>
        <w:r w:rsidRPr="00BC581F">
          <w:rPr>
            <w:rFonts w:ascii="Times New Roman" w:hAnsi="Times New Roman" w:cs="Times New Roman"/>
            <w:sz w:val="24"/>
            <w:szCs w:val="24"/>
          </w:rPr>
          <w:t xml:space="preserve">case-fatality rate (rCFR) using </w:t>
        </w:r>
        <w:r>
          <w:rPr>
            <w:rFonts w:ascii="Times New Roman" w:hAnsi="Times New Roman" w:cs="Times New Roman"/>
            <w:sz w:val="24"/>
            <w:szCs w:val="24"/>
          </w:rPr>
          <w:t>SES</w:t>
        </w:r>
        <w:r w:rsidRPr="00BC581F">
          <w:rPr>
            <w:rFonts w:ascii="Times New Roman" w:hAnsi="Times New Roman" w:cs="Times New Roman"/>
            <w:sz w:val="24"/>
            <w:szCs w:val="24"/>
          </w:rPr>
          <w:t xml:space="preserve"> model. </w:t>
        </w:r>
        <w:r w:rsidRPr="00BC581F">
          <w:rPr>
            <w:rFonts w:ascii="Times New Roman" w:hAnsi="Times New Roman" w:cs="Times New Roman"/>
            <w:b/>
            <w:bCs/>
            <w:sz w:val="24"/>
            <w:szCs w:val="24"/>
          </w:rPr>
          <w:t>B.</w:t>
        </w:r>
        <w:r w:rsidRPr="00BC581F">
          <w:rPr>
            <w:rFonts w:ascii="Times New Roman" w:hAnsi="Times New Roman" w:cs="Times New Roman"/>
            <w:sz w:val="24"/>
            <w:szCs w:val="24"/>
          </w:rPr>
          <w:t xml:space="preserve"> </w:t>
        </w:r>
        <w:r>
          <w:rPr>
            <w:rFonts w:ascii="Times New Roman" w:hAnsi="Times New Roman" w:cs="Times New Roman"/>
            <w:sz w:val="24"/>
            <w:szCs w:val="24"/>
          </w:rPr>
          <w:t>Graph shows</w:t>
        </w:r>
        <w:r w:rsidRPr="00BC581F">
          <w:rPr>
            <w:rFonts w:ascii="Times New Roman" w:hAnsi="Times New Roman" w:cs="Times New Roman"/>
            <w:sz w:val="24"/>
            <w:szCs w:val="24"/>
          </w:rPr>
          <w:t xml:space="preserve"> cumulative </w:t>
        </w:r>
        <w:r>
          <w:rPr>
            <w:rFonts w:ascii="Times New Roman" w:hAnsi="Times New Roman" w:cs="Times New Roman"/>
            <w:sz w:val="24"/>
            <w:szCs w:val="24"/>
          </w:rPr>
          <w:t>case fatality rate</w:t>
        </w:r>
        <w:r w:rsidRPr="00BC581F">
          <w:rPr>
            <w:rFonts w:ascii="Times New Roman" w:hAnsi="Times New Roman" w:cs="Times New Roman"/>
            <w:sz w:val="24"/>
            <w:szCs w:val="24"/>
          </w:rPr>
          <w:t xml:space="preserve"> using an ARIMA model. </w:t>
        </w:r>
        <w:r w:rsidRPr="00BC581F">
          <w:rPr>
            <w:rFonts w:ascii="Times New Roman" w:hAnsi="Times New Roman" w:cs="Times New Roman"/>
            <w:b/>
            <w:bCs/>
            <w:sz w:val="24"/>
            <w:szCs w:val="24"/>
          </w:rPr>
          <w:t>C.</w:t>
        </w:r>
        <w:r w:rsidRPr="00BC581F">
          <w:rPr>
            <w:rFonts w:ascii="Times New Roman" w:hAnsi="Times New Roman" w:cs="Times New Roman"/>
            <w:sz w:val="24"/>
            <w:szCs w:val="24"/>
          </w:rPr>
          <w:t xml:space="preserve"> </w:t>
        </w:r>
        <w:r>
          <w:rPr>
            <w:rFonts w:ascii="Times New Roman" w:hAnsi="Times New Roman" w:cs="Times New Roman"/>
            <w:sz w:val="24"/>
            <w:szCs w:val="24"/>
          </w:rPr>
          <w:t xml:space="preserve">Graph shows </w:t>
        </w:r>
        <w:r w:rsidRPr="00BC581F">
          <w:rPr>
            <w:rFonts w:ascii="Times New Roman" w:hAnsi="Times New Roman" w:cs="Times New Roman"/>
            <w:sz w:val="24"/>
            <w:szCs w:val="24"/>
          </w:rPr>
          <w:t>daily cumulative rCFR using an automatic forecasting time-series model (Prophet).</w:t>
        </w:r>
      </w:ins>
    </w:p>
    <w:p w:rsidR="00721D86" w:rsidRPr="00BC581F" w:rsidRDefault="00721D86" w:rsidP="00016BD9">
      <w:pPr>
        <w:spacing w:after="0" w:line="360" w:lineRule="auto"/>
        <w:jc w:val="both"/>
        <w:rPr>
          <w:rFonts w:ascii="Times New Roman" w:hAnsi="Times New Roman" w:cs="Times New Roman"/>
          <w:sz w:val="24"/>
          <w:szCs w:val="24"/>
        </w:rPr>
      </w:pPr>
    </w:p>
    <w:p w:rsidR="005D69B1" w:rsidRPr="00BC581F" w:rsidRDefault="005D69B1" w:rsidP="00016BD9">
      <w:pPr>
        <w:autoSpaceDE w:val="0"/>
        <w:autoSpaceDN w:val="0"/>
        <w:adjustRightInd w:val="0"/>
        <w:spacing w:line="360" w:lineRule="auto"/>
        <w:jc w:val="both"/>
        <w:rPr>
          <w:rFonts w:ascii="Times New Roman" w:hAnsi="Times New Roman" w:cs="Times New Roman"/>
          <w:bCs/>
          <w:sz w:val="24"/>
          <w:szCs w:val="24"/>
          <w:lang w:val="en-US"/>
        </w:rPr>
      </w:pPr>
    </w:p>
    <w:p w:rsidR="000F2AFF" w:rsidRPr="00BC581F" w:rsidDel="00D17B5F" w:rsidRDefault="00C81011" w:rsidP="00016BD9">
      <w:pPr>
        <w:spacing w:line="360" w:lineRule="auto"/>
        <w:jc w:val="both"/>
        <w:rPr>
          <w:del w:id="490" w:author="DELL" w:date="2022-05-03T04:28:00Z"/>
          <w:rFonts w:ascii="Times New Roman" w:hAnsi="Times New Roman" w:cs="Times New Roman"/>
          <w:sz w:val="24"/>
          <w:szCs w:val="24"/>
        </w:rPr>
      </w:pPr>
      <w:r w:rsidRPr="00BC581F">
        <w:rPr>
          <w:rFonts w:ascii="Times New Roman" w:hAnsi="Times New Roman" w:cs="Times New Roman"/>
          <w:bCs/>
          <w:sz w:val="24"/>
          <w:szCs w:val="24"/>
          <w:lang w:val="en-US"/>
        </w:rPr>
        <w:lastRenderedPageBreak/>
        <w:t xml:space="preserve">Table 2 </w:t>
      </w:r>
      <w:r w:rsidRPr="00BC581F">
        <w:rPr>
          <w:rFonts w:ascii="Times New Roman" w:hAnsi="Times New Roman" w:cs="Times New Roman"/>
          <w:sz w:val="24"/>
          <w:szCs w:val="24"/>
          <w:lang w:val="en-US"/>
        </w:rPr>
        <w:t xml:space="preserve">describes the descriptive statistics of temperature, </w:t>
      </w:r>
      <w:r w:rsidR="005D69B1" w:rsidRPr="00BC581F">
        <w:rPr>
          <w:rFonts w:ascii="Times New Roman" w:hAnsi="Times New Roman" w:cs="Times New Roman"/>
          <w:sz w:val="24"/>
          <w:szCs w:val="24"/>
          <w:lang w:val="en-US"/>
        </w:rPr>
        <w:t>precipitation</w:t>
      </w:r>
      <w:r w:rsidRPr="00BC581F">
        <w:rPr>
          <w:rFonts w:ascii="Times New Roman" w:hAnsi="Times New Roman" w:cs="Times New Roman"/>
          <w:sz w:val="24"/>
          <w:szCs w:val="24"/>
          <w:lang w:val="en-US"/>
        </w:rPr>
        <w:t xml:space="preserve">, dew point, relative humidity, wind speed and surface pressure of Bangladesh </w:t>
      </w:r>
      <w:ins w:id="491" w:author="DELL" w:date="2022-05-03T04:21:00Z">
        <w:r w:rsidR="000244FD">
          <w:rPr>
            <w:rFonts w:ascii="Times New Roman" w:hAnsi="Times New Roman" w:cs="Times New Roman"/>
            <w:sz w:val="24"/>
            <w:szCs w:val="24"/>
            <w:lang w:val="en-US"/>
          </w:rPr>
          <w:t xml:space="preserve">full period </w:t>
        </w:r>
      </w:ins>
      <w:del w:id="492" w:author="DELL" w:date="2022-05-03T04:21:00Z">
        <w:r w:rsidRPr="00BC581F" w:rsidDel="000244FD">
          <w:rPr>
            <w:rFonts w:ascii="Times New Roman" w:hAnsi="Times New Roman" w:cs="Times New Roman"/>
            <w:sz w:val="24"/>
            <w:szCs w:val="24"/>
            <w:lang w:val="en-US"/>
          </w:rPr>
          <w:delText xml:space="preserve">during the pre-peak period and post-peak period </w:delText>
        </w:r>
      </w:del>
      <w:r w:rsidRPr="00BC581F">
        <w:rPr>
          <w:rFonts w:ascii="Times New Roman" w:hAnsi="Times New Roman" w:cs="Times New Roman"/>
          <w:sz w:val="24"/>
          <w:szCs w:val="24"/>
          <w:lang w:val="en-US"/>
        </w:rPr>
        <w:t>of COVID-19</w:t>
      </w:r>
      <w:ins w:id="493" w:author="DELL" w:date="2022-05-03T04:26:00Z">
        <w:r w:rsidR="00F1326B">
          <w:rPr>
            <w:rFonts w:ascii="Times New Roman" w:hAnsi="Times New Roman" w:cs="Times New Roman"/>
            <w:sz w:val="24"/>
            <w:szCs w:val="24"/>
            <w:lang w:val="en-US"/>
          </w:rPr>
          <w:t xml:space="preserve"> cases</w:t>
        </w:r>
      </w:ins>
      <w:r w:rsidRPr="00BC581F">
        <w:rPr>
          <w:rFonts w:ascii="Times New Roman" w:hAnsi="Times New Roman" w:cs="Times New Roman"/>
          <w:sz w:val="24"/>
          <w:szCs w:val="24"/>
          <w:lang w:val="en-US"/>
        </w:rPr>
        <w:t xml:space="preserve">. </w:t>
      </w:r>
      <w:del w:id="494" w:author="DELL" w:date="2022-05-02T22:05:00Z">
        <w:r w:rsidRPr="00BC581F" w:rsidDel="00FD5EF7">
          <w:rPr>
            <w:rFonts w:ascii="Times New Roman" w:hAnsi="Times New Roman" w:cs="Times New Roman"/>
            <w:sz w:val="24"/>
            <w:szCs w:val="24"/>
            <w:lang w:val="en-US"/>
          </w:rPr>
          <w:delText>Accordingly</w:delText>
        </w:r>
      </w:del>
      <w:ins w:id="495" w:author="DELL" w:date="2022-05-02T22:05:00Z">
        <w:r w:rsidR="00FD5EF7" w:rsidRPr="00BC581F">
          <w:rPr>
            <w:rFonts w:ascii="Times New Roman" w:hAnsi="Times New Roman" w:cs="Times New Roman"/>
            <w:sz w:val="24"/>
            <w:szCs w:val="24"/>
            <w:lang w:val="en-US"/>
          </w:rPr>
          <w:t>Accordingly,</w:t>
        </w:r>
      </w:ins>
      <w:r w:rsidRPr="00BC581F">
        <w:rPr>
          <w:rFonts w:ascii="Times New Roman" w:hAnsi="Times New Roman" w:cs="Times New Roman"/>
          <w:sz w:val="24"/>
          <w:szCs w:val="24"/>
          <w:lang w:val="en-US"/>
        </w:rPr>
        <w:t xml:space="preserve"> our study, the minimum temperature was identified as 14</w:t>
      </w:r>
      <w:ins w:id="496" w:author="DELL" w:date="2022-05-03T04:21:00Z">
        <w:r w:rsidR="000244FD">
          <w:rPr>
            <w:rFonts w:ascii="Times New Roman" w:hAnsi="Times New Roman" w:cs="Times New Roman"/>
            <w:sz w:val="24"/>
            <w:szCs w:val="24"/>
            <w:lang w:val="en-US"/>
          </w:rPr>
          <w:t>.15</w:t>
        </w:r>
      </w:ins>
      <w:del w:id="497" w:author="DELL" w:date="2022-05-03T04:21:00Z">
        <w:r w:rsidRPr="00BC581F" w:rsidDel="000244FD">
          <w:rPr>
            <w:rFonts w:ascii="Times New Roman" w:hAnsi="Times New Roman" w:cs="Times New Roman"/>
            <w:sz w:val="24"/>
            <w:szCs w:val="24"/>
            <w:lang w:val="en-US"/>
          </w:rPr>
          <w:delText>.36</w:delText>
        </w:r>
      </w:del>
      <w:r w:rsidRPr="00BC581F">
        <w:rPr>
          <w:rFonts w:ascii="Times New Roman" w:hAnsi="Times New Roman" w:cs="Times New Roman"/>
          <w:sz w:val="24"/>
          <w:szCs w:val="24"/>
          <w:vertAlign w:val="superscript"/>
          <w:lang w:val="en-US"/>
        </w:rPr>
        <w:t>0</w:t>
      </w:r>
      <w:r w:rsidRPr="00BC581F">
        <w:rPr>
          <w:rFonts w:ascii="Times New Roman" w:hAnsi="Times New Roman" w:cs="Times New Roman"/>
          <w:sz w:val="24"/>
          <w:szCs w:val="24"/>
          <w:lang w:val="en-US"/>
        </w:rPr>
        <w:t>C that was slightly higher than previous data, while the highest temperature found 32.90</w:t>
      </w:r>
      <w:r w:rsidRPr="00BC581F">
        <w:rPr>
          <w:rFonts w:ascii="Times New Roman" w:hAnsi="Times New Roman" w:cs="Times New Roman"/>
          <w:sz w:val="24"/>
          <w:szCs w:val="24"/>
          <w:vertAlign w:val="superscript"/>
          <w:lang w:val="en-US"/>
        </w:rPr>
        <w:t>0</w:t>
      </w:r>
      <w:r w:rsidRPr="00BC581F">
        <w:rPr>
          <w:rFonts w:ascii="Times New Roman" w:hAnsi="Times New Roman" w:cs="Times New Roman"/>
          <w:sz w:val="24"/>
          <w:szCs w:val="24"/>
          <w:lang w:val="en-US"/>
        </w:rPr>
        <w:t>C that showed lower previous studies and average temperature was 27.42</w:t>
      </w:r>
      <w:r w:rsidRPr="00BC581F">
        <w:rPr>
          <w:rFonts w:ascii="Times New Roman" w:hAnsi="Times New Roman" w:cs="Times New Roman"/>
          <w:sz w:val="24"/>
          <w:szCs w:val="24"/>
          <w:vertAlign w:val="superscript"/>
          <w:lang w:val="en-US"/>
        </w:rPr>
        <w:t>0</w:t>
      </w:r>
      <w:r w:rsidRPr="00BC581F">
        <w:rPr>
          <w:rFonts w:ascii="Times New Roman" w:hAnsi="Times New Roman" w:cs="Times New Roman"/>
          <w:sz w:val="24"/>
          <w:szCs w:val="24"/>
          <w:lang w:val="en-US"/>
        </w:rPr>
        <w:t xml:space="preserve">C </w:t>
      </w:r>
      <w:del w:id="498" w:author="DELL" w:date="2022-05-03T04:22:00Z">
        <w:r w:rsidRPr="00BC581F" w:rsidDel="000244FD">
          <w:rPr>
            <w:rFonts w:ascii="Times New Roman" w:hAnsi="Times New Roman" w:cs="Times New Roman"/>
            <w:sz w:val="24"/>
            <w:szCs w:val="24"/>
            <w:lang w:val="en-US"/>
          </w:rPr>
          <w:delText xml:space="preserve">during the pre-peak period </w:delText>
        </w:r>
      </w:del>
      <w:r w:rsidRPr="00BC581F">
        <w:rPr>
          <w:rFonts w:ascii="Times New Roman" w:hAnsi="Times New Roman" w:cs="Times New Roman"/>
          <w:sz w:val="24"/>
          <w:szCs w:val="24"/>
          <w:lang w:val="en-US"/>
        </w:rPr>
        <w:t>of COVID-19</w:t>
      </w:r>
      <w:ins w:id="499" w:author="DELL" w:date="2022-05-03T04:22:00Z">
        <w:r w:rsidR="000244FD">
          <w:rPr>
            <w:rFonts w:ascii="Times New Roman" w:hAnsi="Times New Roman" w:cs="Times New Roman"/>
            <w:sz w:val="24"/>
            <w:szCs w:val="24"/>
            <w:lang w:val="en-US"/>
          </w:rPr>
          <w:t xml:space="preserve"> cases</w:t>
        </w:r>
      </w:ins>
      <w:r w:rsidRPr="00BC581F">
        <w:rPr>
          <w:rFonts w:ascii="Times New Roman" w:hAnsi="Times New Roman" w:cs="Times New Roman"/>
          <w:sz w:val="24"/>
          <w:szCs w:val="24"/>
          <w:lang w:val="en-US"/>
        </w:rPr>
        <w:t>. In the Bangladesh</w:t>
      </w:r>
      <w:r w:rsidRPr="00BC581F">
        <w:rPr>
          <w:rFonts w:ascii="Times New Roman" w:hAnsi="Times New Roman" w:cs="Times New Roman"/>
          <w:sz w:val="24"/>
          <w:szCs w:val="24"/>
        </w:rPr>
        <w:t xml:space="preserve"> gradient of precipitation is identified 7mm/km from west to east accordingly previous study</w:t>
      </w:r>
      <w:r w:rsidR="005D69B1" w:rsidRPr="00BC581F">
        <w:rPr>
          <w:rFonts w:ascii="Times New Roman" w:hAnsi="Times New Roman" w:cs="Times New Roman"/>
          <w:sz w:val="24"/>
          <w:szCs w:val="24"/>
        </w:rPr>
        <w:t xml:space="preserve"> </w:t>
      </w:r>
      <w:r w:rsidR="005D69B1" w:rsidRPr="00BC581F">
        <w:rPr>
          <w:rFonts w:ascii="Times New Roman" w:hAnsi="Times New Roman" w:cs="Times New Roman"/>
          <w:sz w:val="24"/>
          <w:szCs w:val="24"/>
        </w:rPr>
        <w:fldChar w:fldCharType="begin" w:fldLock="1"/>
      </w:r>
      <w:r w:rsidR="00100CBD" w:rsidRPr="00BC581F">
        <w:rPr>
          <w:rFonts w:ascii="Times New Roman" w:hAnsi="Times New Roman" w:cs="Times New Roman"/>
          <w:sz w:val="24"/>
          <w:szCs w:val="24"/>
        </w:rPr>
        <w:instrText>ADDIN CSL_CITATION {"citationItems":[{"id":"ITEM-1","itemData":{"DOI":"10.1016/j.envc.2021.100410","ISSN":"26670100","author":[{"dropping-particle":"","family":"Islam","given":"S M Samiul","non-dropping-particle":"","parse-names":false,"suffix":""},{"dropping-particle":"","family":"Islam","given":"K. M. Ashraful","non-dropping-particle":"","parse-names":false,"suffix":""},{"dropping-particle":"","family":"Mullick","given":"Md. Reaz Akter","non-dropping-particle":"","parse-names":false,"suffix":""}],"container-title":"Environmental Challenges","id":"ITEM-1","issued":{"date-parts":[["2022","1"]]},"page":"100410","title":"Drought hot spot analysis using local indicators of spatial autocorrelation: An experience from Bangladesh","type":"article-journal","volume":"6"},"uris":["http://www.mendeley.com/documents/?uuid=5c37a67f-14c3-4725-a00d-4b30665c19bc"]}],"mendeley":{"formattedCitation":"(54)","plainTextFormattedCitation":"(54)","previouslyFormattedCitation":"(56)"},"properties":{"noteIndex":0},"schema":"https://github.com/citation-style-language/schema/raw/master/csl-citation.json"}</w:instrText>
      </w:r>
      <w:r w:rsidR="005D69B1" w:rsidRPr="00BC581F">
        <w:rPr>
          <w:rFonts w:ascii="Times New Roman" w:hAnsi="Times New Roman" w:cs="Times New Roman"/>
          <w:sz w:val="24"/>
          <w:szCs w:val="24"/>
        </w:rPr>
        <w:fldChar w:fldCharType="separate"/>
      </w:r>
      <w:r w:rsidR="00100CBD" w:rsidRPr="00BC581F">
        <w:rPr>
          <w:rFonts w:ascii="Times New Roman" w:hAnsi="Times New Roman" w:cs="Times New Roman"/>
          <w:noProof/>
          <w:sz w:val="24"/>
          <w:szCs w:val="24"/>
        </w:rPr>
        <w:t>(54)</w:t>
      </w:r>
      <w:r w:rsidR="005D69B1" w:rsidRPr="00BC581F">
        <w:rPr>
          <w:rFonts w:ascii="Times New Roman" w:hAnsi="Times New Roman" w:cs="Times New Roman"/>
          <w:sz w:val="24"/>
          <w:szCs w:val="24"/>
        </w:rPr>
        <w:fldChar w:fldCharType="end"/>
      </w:r>
      <w:r w:rsidRPr="00BC581F">
        <w:rPr>
          <w:rFonts w:ascii="Times New Roman" w:hAnsi="Times New Roman" w:cs="Times New Roman"/>
          <w:sz w:val="24"/>
          <w:szCs w:val="24"/>
        </w:rPr>
        <w:t xml:space="preserve">. We also found average rainfall </w:t>
      </w:r>
      <w:ins w:id="500" w:author="DELL" w:date="2022-05-03T04:23:00Z">
        <w:r w:rsidR="000244FD">
          <w:rPr>
            <w:rFonts w:ascii="Times New Roman" w:hAnsi="Times New Roman" w:cs="Times New Roman"/>
            <w:sz w:val="24"/>
            <w:szCs w:val="24"/>
          </w:rPr>
          <w:t>7.00</w:t>
        </w:r>
      </w:ins>
      <w:del w:id="501" w:author="DELL" w:date="2022-05-03T04:23:00Z">
        <w:r w:rsidRPr="00BC581F" w:rsidDel="000244FD">
          <w:rPr>
            <w:rFonts w:ascii="Times New Roman" w:hAnsi="Times New Roman" w:cs="Times New Roman"/>
            <w:sz w:val="24"/>
            <w:szCs w:val="24"/>
          </w:rPr>
          <w:delText>6.57</w:delText>
        </w:r>
      </w:del>
      <w:r w:rsidRPr="00BC581F">
        <w:rPr>
          <w:rFonts w:ascii="Times New Roman" w:hAnsi="Times New Roman" w:cs="Times New Roman"/>
          <w:sz w:val="24"/>
          <w:szCs w:val="24"/>
        </w:rPr>
        <w:t xml:space="preserve"> from</w:t>
      </w:r>
      <w:del w:id="502" w:author="DELL" w:date="2022-05-03T04:23:00Z">
        <w:r w:rsidRPr="00BC581F" w:rsidDel="000244FD">
          <w:rPr>
            <w:rFonts w:ascii="Times New Roman" w:hAnsi="Times New Roman" w:cs="Times New Roman"/>
            <w:sz w:val="24"/>
            <w:szCs w:val="24"/>
          </w:rPr>
          <w:delText xml:space="preserve"> two</w:delText>
        </w:r>
      </w:del>
      <w:r w:rsidRPr="00BC581F">
        <w:rPr>
          <w:rFonts w:ascii="Times New Roman" w:hAnsi="Times New Roman" w:cs="Times New Roman"/>
          <w:sz w:val="24"/>
          <w:szCs w:val="24"/>
        </w:rPr>
        <w:t xml:space="preserve"> </w:t>
      </w:r>
      <w:ins w:id="503" w:author="DELL" w:date="2022-05-03T04:23:00Z">
        <w:r w:rsidR="000244FD">
          <w:rPr>
            <w:rFonts w:ascii="Times New Roman" w:hAnsi="Times New Roman" w:cs="Times New Roman"/>
            <w:sz w:val="24"/>
            <w:szCs w:val="24"/>
          </w:rPr>
          <w:t>beginning</w:t>
        </w:r>
      </w:ins>
      <w:del w:id="504" w:author="DELL" w:date="2022-05-03T04:23:00Z">
        <w:r w:rsidRPr="00BC581F" w:rsidDel="000244FD">
          <w:rPr>
            <w:rFonts w:ascii="Times New Roman" w:hAnsi="Times New Roman" w:cs="Times New Roman"/>
            <w:sz w:val="24"/>
            <w:szCs w:val="24"/>
          </w:rPr>
          <w:delText>years</w:delText>
        </w:r>
      </w:del>
      <w:r w:rsidRPr="00BC581F">
        <w:rPr>
          <w:rFonts w:ascii="Times New Roman" w:hAnsi="Times New Roman" w:cs="Times New Roman"/>
          <w:sz w:val="24"/>
          <w:szCs w:val="24"/>
        </w:rPr>
        <w:t xml:space="preserve"> of </w:t>
      </w:r>
      <w:ins w:id="505" w:author="DELL" w:date="2022-05-03T04:24:00Z">
        <w:r w:rsidR="000244FD">
          <w:rPr>
            <w:rFonts w:ascii="Times New Roman" w:hAnsi="Times New Roman" w:cs="Times New Roman"/>
            <w:sz w:val="24"/>
            <w:szCs w:val="24"/>
          </w:rPr>
          <w:t>pandemic</w:t>
        </w:r>
      </w:ins>
      <w:del w:id="506" w:author="DELL" w:date="2022-05-03T04:23:00Z">
        <w:r w:rsidRPr="00BC581F" w:rsidDel="000244FD">
          <w:rPr>
            <w:rFonts w:ascii="Times New Roman" w:hAnsi="Times New Roman" w:cs="Times New Roman"/>
            <w:sz w:val="24"/>
            <w:szCs w:val="24"/>
          </w:rPr>
          <w:delText>data</w:delText>
        </w:r>
      </w:del>
      <w:r w:rsidRPr="00BC581F">
        <w:rPr>
          <w:rFonts w:ascii="Times New Roman" w:hAnsi="Times New Roman" w:cs="Times New Roman"/>
          <w:sz w:val="24"/>
          <w:szCs w:val="24"/>
        </w:rPr>
        <w:t xml:space="preserve"> where the range detected 0.00 to </w:t>
      </w:r>
      <w:ins w:id="507" w:author="DELL" w:date="2022-05-03T04:24:00Z">
        <w:r w:rsidR="000244FD">
          <w:rPr>
            <w:rFonts w:ascii="Times New Roman" w:hAnsi="Times New Roman" w:cs="Times New Roman"/>
            <w:sz w:val="24"/>
            <w:szCs w:val="24"/>
          </w:rPr>
          <w:t>105.03</w:t>
        </w:r>
      </w:ins>
      <w:del w:id="508" w:author="DELL" w:date="2022-05-03T04:24:00Z">
        <w:r w:rsidRPr="00BC581F" w:rsidDel="000244FD">
          <w:rPr>
            <w:rFonts w:ascii="Times New Roman" w:hAnsi="Times New Roman" w:cs="Times New Roman"/>
            <w:sz w:val="24"/>
            <w:szCs w:val="24"/>
          </w:rPr>
          <w:delText>51.59</w:delText>
        </w:r>
      </w:del>
      <w:r w:rsidRPr="00BC581F">
        <w:rPr>
          <w:rFonts w:ascii="Times New Roman" w:hAnsi="Times New Roman" w:cs="Times New Roman"/>
          <w:sz w:val="24"/>
          <w:szCs w:val="24"/>
        </w:rPr>
        <w:t xml:space="preserve"> mm</w:t>
      </w:r>
      <w:del w:id="509" w:author="DELL" w:date="2022-05-03T04:24:00Z">
        <w:r w:rsidRPr="00BC581F" w:rsidDel="000244FD">
          <w:rPr>
            <w:rFonts w:ascii="Times New Roman" w:hAnsi="Times New Roman" w:cs="Times New Roman"/>
            <w:sz w:val="24"/>
            <w:szCs w:val="24"/>
          </w:rPr>
          <w:delText xml:space="preserve"> in the </w:delText>
        </w:r>
        <w:r w:rsidRPr="00BC581F" w:rsidDel="000244FD">
          <w:rPr>
            <w:rFonts w:ascii="Times New Roman" w:hAnsi="Times New Roman" w:cs="Times New Roman"/>
            <w:sz w:val="24"/>
            <w:szCs w:val="24"/>
            <w:lang w:val="en-US"/>
          </w:rPr>
          <w:delText xml:space="preserve">pre-peak </w:delText>
        </w:r>
        <w:r w:rsidR="005D69B1" w:rsidRPr="00BC581F" w:rsidDel="000244FD">
          <w:rPr>
            <w:rFonts w:ascii="Times New Roman" w:hAnsi="Times New Roman" w:cs="Times New Roman"/>
            <w:sz w:val="24"/>
            <w:szCs w:val="24"/>
            <w:lang w:val="en-US"/>
          </w:rPr>
          <w:delText>time</w:delText>
        </w:r>
        <w:r w:rsidRPr="00BC581F" w:rsidDel="000244FD">
          <w:rPr>
            <w:rFonts w:ascii="Times New Roman" w:hAnsi="Times New Roman" w:cs="Times New Roman"/>
            <w:sz w:val="24"/>
            <w:szCs w:val="24"/>
            <w:lang w:val="en-US"/>
          </w:rPr>
          <w:delText xml:space="preserve"> of COVID-19</w:delText>
        </w:r>
      </w:del>
      <w:r w:rsidRPr="00BC581F">
        <w:rPr>
          <w:rFonts w:ascii="Times New Roman" w:hAnsi="Times New Roman" w:cs="Times New Roman"/>
          <w:sz w:val="24"/>
          <w:szCs w:val="24"/>
        </w:rPr>
        <w:t xml:space="preserve">. The average wind speed of Bangladesh of early studies found </w:t>
      </w:r>
      <w:r w:rsidRPr="00BC581F">
        <w:rPr>
          <w:rFonts w:ascii="Times New Roman" w:hAnsi="Times New Roman" w:cs="Times New Roman"/>
          <w:color w:val="2E2E2E"/>
          <w:sz w:val="24"/>
          <w:szCs w:val="24"/>
        </w:rPr>
        <w:t xml:space="preserve">at 30 m height along the coastal belt is above 5 m/s while north eastern showed above 4.5 4.5 m/s and our results found minimum </w:t>
      </w:r>
      <w:ins w:id="510" w:author="DELL" w:date="2022-05-03T04:25:00Z">
        <w:r w:rsidR="00E9036D">
          <w:rPr>
            <w:rFonts w:ascii="Times New Roman" w:hAnsi="Times New Roman" w:cs="Times New Roman"/>
            <w:color w:val="2E2E2E"/>
            <w:sz w:val="24"/>
            <w:szCs w:val="24"/>
          </w:rPr>
          <w:t>0.55</w:t>
        </w:r>
      </w:ins>
      <w:del w:id="511" w:author="DELL" w:date="2022-05-03T04:24:00Z">
        <w:r w:rsidRPr="00BC581F" w:rsidDel="000244FD">
          <w:rPr>
            <w:rFonts w:ascii="Times New Roman" w:hAnsi="Times New Roman" w:cs="Times New Roman"/>
            <w:color w:val="2E2E2E"/>
            <w:sz w:val="24"/>
            <w:szCs w:val="24"/>
          </w:rPr>
          <w:delText>0.76</w:delText>
        </w:r>
      </w:del>
      <w:r w:rsidRPr="00BC581F">
        <w:rPr>
          <w:rFonts w:ascii="Times New Roman" w:hAnsi="Times New Roman" w:cs="Times New Roman"/>
          <w:color w:val="2E2E2E"/>
          <w:sz w:val="24"/>
          <w:szCs w:val="24"/>
        </w:rPr>
        <w:t xml:space="preserve"> to maximum </w:t>
      </w:r>
      <w:ins w:id="512" w:author="DELL" w:date="2022-05-03T04:25:00Z">
        <w:r w:rsidR="00E9036D">
          <w:rPr>
            <w:rFonts w:ascii="Times New Roman" w:hAnsi="Times New Roman" w:cs="Times New Roman"/>
            <w:color w:val="2E2E2E"/>
            <w:sz w:val="24"/>
            <w:szCs w:val="24"/>
          </w:rPr>
          <w:t>7.96</w:t>
        </w:r>
      </w:ins>
      <w:del w:id="513" w:author="DELL" w:date="2022-05-03T04:25:00Z">
        <w:r w:rsidRPr="00BC581F" w:rsidDel="00E9036D">
          <w:rPr>
            <w:rFonts w:ascii="Times New Roman" w:hAnsi="Times New Roman" w:cs="Times New Roman"/>
            <w:color w:val="2E2E2E"/>
            <w:sz w:val="24"/>
            <w:szCs w:val="24"/>
          </w:rPr>
          <w:delText>6.41</w:delText>
        </w:r>
      </w:del>
      <w:r w:rsidRPr="00BC581F">
        <w:rPr>
          <w:rFonts w:ascii="Times New Roman" w:hAnsi="Times New Roman" w:cs="Times New Roman"/>
          <w:color w:val="2E2E2E"/>
          <w:sz w:val="24"/>
          <w:szCs w:val="24"/>
        </w:rPr>
        <w:t xml:space="preserve"> m/s. </w:t>
      </w:r>
      <w:r w:rsidR="005D69B1" w:rsidRPr="00BC581F">
        <w:rPr>
          <w:rFonts w:ascii="Times New Roman" w:hAnsi="Times New Roman" w:cs="Times New Roman"/>
          <w:color w:val="2E2E2E"/>
          <w:sz w:val="24"/>
          <w:szCs w:val="24"/>
        </w:rPr>
        <w:fldChar w:fldCharType="begin" w:fldLock="1"/>
      </w:r>
      <w:r w:rsidR="00100CBD" w:rsidRPr="00BC581F">
        <w:rPr>
          <w:rFonts w:ascii="Times New Roman" w:hAnsi="Times New Roman" w:cs="Times New Roman"/>
          <w:color w:val="2E2E2E"/>
          <w:sz w:val="24"/>
          <w:szCs w:val="24"/>
        </w:rPr>
        <w:instrText>ADDIN CSL_CITATION {"citationItems":[{"id":"ITEM-1","itemData":{"DOI":"10.1016/j.envc.2021.100410","ISSN":"26670100","author":[{"dropping-particle":"","family":"Islam","given":"S M Samiul","non-dropping-particle":"","parse-names":false,"suffix":""},{"dropping-particle":"","family":"Islam","given":"K. M. Ashraful","non-dropping-particle":"","parse-names":false,"suffix":""},{"dropping-particle":"","family":"Mullick","given":"Md. Reaz Akter","non-dropping-particle":"","parse-names":false,"suffix":""}],"container-title":"Environmental Challenges","id":"ITEM-1","issued":{"date-parts":[["2022","1"]]},"page":"100410","title":"Drought hot spot analysis using local indicators of spatial autocorrelation: An experience from Bangladesh","type":"article-journal","volume":"6"},"uris":["http://www.mendeley.com/documents/?uuid=5c37a67f-14c3-4725-a00d-4b30665c19bc"]}],"mendeley":{"formattedCitation":"(54)","plainTextFormattedCitation":"(54)","previouslyFormattedCitation":"(56)"},"properties":{"noteIndex":0},"schema":"https://github.com/citation-style-language/schema/raw/master/csl-citation.json"}</w:instrText>
      </w:r>
      <w:r w:rsidR="005D69B1" w:rsidRPr="00BC581F">
        <w:rPr>
          <w:rFonts w:ascii="Times New Roman" w:hAnsi="Times New Roman" w:cs="Times New Roman"/>
          <w:color w:val="2E2E2E"/>
          <w:sz w:val="24"/>
          <w:szCs w:val="24"/>
        </w:rPr>
        <w:fldChar w:fldCharType="separate"/>
      </w:r>
      <w:r w:rsidR="00100CBD" w:rsidRPr="00BC581F">
        <w:rPr>
          <w:rFonts w:ascii="Times New Roman" w:hAnsi="Times New Roman" w:cs="Times New Roman"/>
          <w:noProof/>
          <w:color w:val="2E2E2E"/>
          <w:sz w:val="24"/>
          <w:szCs w:val="24"/>
        </w:rPr>
        <w:t>(54)</w:t>
      </w:r>
      <w:r w:rsidR="005D69B1" w:rsidRPr="00BC581F">
        <w:rPr>
          <w:rFonts w:ascii="Times New Roman" w:hAnsi="Times New Roman" w:cs="Times New Roman"/>
          <w:color w:val="2E2E2E"/>
          <w:sz w:val="24"/>
          <w:szCs w:val="24"/>
        </w:rPr>
        <w:fldChar w:fldCharType="end"/>
      </w:r>
      <w:r w:rsidRPr="00BC581F">
        <w:rPr>
          <w:rFonts w:ascii="Times New Roman" w:hAnsi="Times New Roman" w:cs="Times New Roman"/>
          <w:sz w:val="24"/>
          <w:szCs w:val="24"/>
        </w:rPr>
        <w:t>.</w:t>
      </w:r>
      <w:r w:rsidR="005D69B1" w:rsidRPr="00BC581F">
        <w:rPr>
          <w:rFonts w:ascii="Times New Roman" w:hAnsi="Times New Roman" w:cs="Times New Roman"/>
          <w:sz w:val="24"/>
          <w:szCs w:val="24"/>
        </w:rPr>
        <w:t xml:space="preserve"> </w:t>
      </w:r>
      <w:r w:rsidRPr="00BC581F">
        <w:rPr>
          <w:rFonts w:ascii="Times New Roman" w:hAnsi="Times New Roman" w:cs="Times New Roman"/>
          <w:sz w:val="24"/>
          <w:szCs w:val="24"/>
        </w:rPr>
        <w:t>Our study results also found average dew point, relative humidity and surface pressure 20.</w:t>
      </w:r>
      <w:ins w:id="514" w:author="DELL" w:date="2022-05-03T04:25:00Z">
        <w:r w:rsidR="00E9036D">
          <w:rPr>
            <w:rFonts w:ascii="Times New Roman" w:hAnsi="Times New Roman" w:cs="Times New Roman"/>
            <w:sz w:val="24"/>
            <w:szCs w:val="24"/>
          </w:rPr>
          <w:t>76</w:t>
        </w:r>
      </w:ins>
      <w:del w:id="515" w:author="DELL" w:date="2022-05-03T04:25:00Z">
        <w:r w:rsidRPr="00BC581F" w:rsidDel="00E9036D">
          <w:rPr>
            <w:rFonts w:ascii="Times New Roman" w:hAnsi="Times New Roman" w:cs="Times New Roman"/>
            <w:sz w:val="24"/>
            <w:szCs w:val="24"/>
          </w:rPr>
          <w:delText>20</w:delText>
        </w:r>
      </w:del>
      <w:r w:rsidRPr="00BC581F">
        <w:rPr>
          <w:rFonts w:ascii="Times New Roman" w:hAnsi="Times New Roman" w:cs="Times New Roman"/>
          <w:sz w:val="24"/>
          <w:szCs w:val="24"/>
        </w:rPr>
        <w:t xml:space="preserve">, </w:t>
      </w:r>
      <w:ins w:id="516" w:author="DELL" w:date="2022-05-03T04:25:00Z">
        <w:r w:rsidR="00E9036D">
          <w:rPr>
            <w:rFonts w:ascii="Times New Roman" w:hAnsi="Times New Roman" w:cs="Times New Roman"/>
            <w:sz w:val="24"/>
            <w:szCs w:val="24"/>
          </w:rPr>
          <w:t>76.89</w:t>
        </w:r>
      </w:ins>
      <w:del w:id="517" w:author="DELL" w:date="2022-05-03T04:25:00Z">
        <w:r w:rsidR="005D69B1" w:rsidRPr="00BC581F" w:rsidDel="00E9036D">
          <w:rPr>
            <w:rFonts w:ascii="Times New Roman" w:hAnsi="Times New Roman" w:cs="Times New Roman"/>
            <w:sz w:val="24"/>
            <w:szCs w:val="24"/>
          </w:rPr>
          <w:delText>6.57</w:delText>
        </w:r>
      </w:del>
      <w:r w:rsidR="005D69B1" w:rsidRPr="00BC581F">
        <w:rPr>
          <w:rFonts w:ascii="Times New Roman" w:hAnsi="Times New Roman" w:cs="Times New Roman"/>
          <w:sz w:val="24"/>
          <w:szCs w:val="24"/>
        </w:rPr>
        <w:t>,</w:t>
      </w:r>
      <w:r w:rsidRPr="00BC581F">
        <w:rPr>
          <w:rFonts w:ascii="Times New Roman" w:hAnsi="Times New Roman" w:cs="Times New Roman"/>
          <w:sz w:val="24"/>
          <w:szCs w:val="24"/>
        </w:rPr>
        <w:t xml:space="preserve"> and 1</w:t>
      </w:r>
      <w:ins w:id="518" w:author="DELL" w:date="2022-05-03T04:25:00Z">
        <w:r w:rsidR="00E9036D">
          <w:rPr>
            <w:rFonts w:ascii="Times New Roman" w:hAnsi="Times New Roman" w:cs="Times New Roman"/>
            <w:sz w:val="24"/>
            <w:szCs w:val="24"/>
          </w:rPr>
          <w:t>00.76</w:t>
        </w:r>
      </w:ins>
      <w:del w:id="519" w:author="DELL" w:date="2022-05-03T04:25:00Z">
        <w:r w:rsidRPr="00BC581F" w:rsidDel="00E9036D">
          <w:rPr>
            <w:rFonts w:ascii="Times New Roman" w:hAnsi="Times New Roman" w:cs="Times New Roman"/>
            <w:sz w:val="24"/>
            <w:szCs w:val="24"/>
          </w:rPr>
          <w:delText>oo.63</w:delText>
        </w:r>
      </w:del>
      <w:r w:rsidRPr="00BC581F">
        <w:rPr>
          <w:rFonts w:ascii="Times New Roman" w:hAnsi="Times New Roman" w:cs="Times New Roman"/>
          <w:sz w:val="24"/>
          <w:szCs w:val="24"/>
        </w:rPr>
        <w:t xml:space="preserve"> respectively</w:t>
      </w:r>
      <w:del w:id="520" w:author="DELL" w:date="2022-05-03T04:26:00Z">
        <w:r w:rsidRPr="00BC581F" w:rsidDel="00E9036D">
          <w:rPr>
            <w:rFonts w:ascii="Times New Roman" w:hAnsi="Times New Roman" w:cs="Times New Roman"/>
            <w:sz w:val="24"/>
            <w:szCs w:val="24"/>
          </w:rPr>
          <w:delText xml:space="preserve"> before pre-peak time</w:delText>
        </w:r>
      </w:del>
      <w:r w:rsidRPr="00BC581F">
        <w:rPr>
          <w:rFonts w:ascii="Times New Roman" w:hAnsi="Times New Roman" w:cs="Times New Roman"/>
          <w:sz w:val="24"/>
          <w:szCs w:val="24"/>
        </w:rPr>
        <w:t>.</w:t>
      </w:r>
      <w:del w:id="521" w:author="DELL" w:date="2022-05-03T04:26:00Z">
        <w:r w:rsidRPr="00BC581F" w:rsidDel="00E9036D">
          <w:rPr>
            <w:rFonts w:ascii="Times New Roman" w:hAnsi="Times New Roman" w:cs="Times New Roman"/>
            <w:sz w:val="24"/>
            <w:szCs w:val="24"/>
          </w:rPr>
          <w:delText xml:space="preserve"> Table 2 also indicates are few variations between pre-peak period and post-peak period data analysis. The kurtosis of wind speed increase 2.35 from 1.89; temperature decreases to 0.71 from 1.51; rainfall increases drastically to 12.80 from 4.44 and surface pressure increased to 0.76 from -0.69 during the post peak period of time. The data analysis of post-peak period showed almost three times increased rainfall kurtosis value from pre-peak period of time, where temperature kurtosis decreased 50% of pre -peak time value and surface kurtosis improved 11% of previous value </w:delText>
        </w:r>
        <w:r w:rsidR="005D69B1" w:rsidRPr="00BC581F" w:rsidDel="00E9036D">
          <w:rPr>
            <w:rFonts w:ascii="Times New Roman" w:hAnsi="Times New Roman" w:cs="Times New Roman"/>
            <w:sz w:val="24"/>
            <w:szCs w:val="24"/>
          </w:rPr>
          <w:delText>respectively</w:delText>
        </w:r>
        <w:r w:rsidRPr="00BC581F" w:rsidDel="00E9036D">
          <w:rPr>
            <w:rFonts w:ascii="Times New Roman" w:hAnsi="Times New Roman" w:cs="Times New Roman"/>
            <w:sz w:val="24"/>
            <w:szCs w:val="24"/>
          </w:rPr>
          <w:delText>.</w:delText>
        </w:r>
        <w:r w:rsidR="000F2AFF" w:rsidRPr="00BC581F" w:rsidDel="00E9036D">
          <w:rPr>
            <w:rFonts w:ascii="Times New Roman" w:hAnsi="Times New Roman" w:cs="Times New Roman"/>
            <w:sz w:val="24"/>
            <w:szCs w:val="24"/>
          </w:rPr>
          <w:delText xml:space="preserve"> </w:delText>
        </w:r>
      </w:del>
    </w:p>
    <w:p w:rsidR="00C81011" w:rsidRPr="00BC581F" w:rsidRDefault="00C81011" w:rsidP="00016BD9">
      <w:pPr>
        <w:autoSpaceDE w:val="0"/>
        <w:autoSpaceDN w:val="0"/>
        <w:adjustRightInd w:val="0"/>
        <w:spacing w:line="360" w:lineRule="auto"/>
        <w:jc w:val="both"/>
        <w:rPr>
          <w:rFonts w:ascii="Times New Roman" w:hAnsi="Times New Roman" w:cs="Times New Roman"/>
          <w:sz w:val="24"/>
          <w:szCs w:val="24"/>
        </w:rPr>
      </w:pPr>
    </w:p>
    <w:p w:rsidR="005D69B1" w:rsidRPr="00BC581F" w:rsidRDefault="00016BD9" w:rsidP="00016BD9">
      <w:pPr>
        <w:spacing w:line="360" w:lineRule="auto"/>
        <w:jc w:val="both"/>
        <w:rPr>
          <w:rFonts w:ascii="Times New Roman" w:hAnsi="Times New Roman" w:cs="Times New Roman"/>
          <w:b/>
          <w:sz w:val="24"/>
          <w:szCs w:val="24"/>
        </w:rPr>
      </w:pPr>
      <w:r>
        <w:rPr>
          <w:rFonts w:ascii="Times New Roman" w:hAnsi="Times New Roman" w:cs="Times New Roman"/>
          <w:b/>
          <w:sz w:val="24"/>
          <w:szCs w:val="24"/>
        </w:rPr>
        <w:t>Table-</w:t>
      </w:r>
      <w:r w:rsidR="005D69B1" w:rsidRPr="00BC581F">
        <w:rPr>
          <w:rFonts w:ascii="Times New Roman" w:hAnsi="Times New Roman" w:cs="Times New Roman"/>
          <w:b/>
          <w:sz w:val="24"/>
          <w:szCs w:val="24"/>
        </w:rPr>
        <w:t xml:space="preserve">2. </w:t>
      </w:r>
      <w:r w:rsidR="005D69B1" w:rsidRPr="00BC581F">
        <w:rPr>
          <w:rFonts w:ascii="Times New Roman" w:hAnsi="Times New Roman" w:cs="Times New Roman"/>
          <w:sz w:val="24"/>
          <w:szCs w:val="24"/>
        </w:rPr>
        <w:t>Descriptive statistics of metrological parameters</w:t>
      </w:r>
      <w:ins w:id="522" w:author="DELL" w:date="2022-05-02T22:12:00Z">
        <w:r w:rsidR="00FD5EF7">
          <w:rPr>
            <w:rFonts w:ascii="Times New Roman" w:hAnsi="Times New Roman" w:cs="Times New Roman"/>
            <w:sz w:val="24"/>
            <w:szCs w:val="24"/>
          </w:rPr>
          <w:t xml:space="preserve"> for confirmed cases</w:t>
        </w:r>
      </w:ins>
    </w:p>
    <w:tbl>
      <w:tblPr>
        <w:tblStyle w:val="TableGrid"/>
        <w:tblW w:w="0" w:type="auto"/>
        <w:tblLook w:val="04A0" w:firstRow="1" w:lastRow="0" w:firstColumn="1" w:lastColumn="0" w:noHBand="0" w:noVBand="1"/>
        <w:tblPrChange w:id="523" w:author="DELL" w:date="2022-05-02T23:01:00Z">
          <w:tblPr>
            <w:tblStyle w:val="TableGrid"/>
            <w:tblW w:w="0" w:type="auto"/>
            <w:tblLook w:val="04A0" w:firstRow="1" w:lastRow="0" w:firstColumn="1" w:lastColumn="0" w:noHBand="0" w:noVBand="1"/>
          </w:tblPr>
        </w:tblPrChange>
      </w:tblPr>
      <w:tblGrid>
        <w:gridCol w:w="1780"/>
        <w:gridCol w:w="1161"/>
        <w:gridCol w:w="1442"/>
        <w:gridCol w:w="1185"/>
        <w:gridCol w:w="1416"/>
        <w:gridCol w:w="1296"/>
        <w:gridCol w:w="1296"/>
        <w:tblGridChange w:id="524">
          <w:tblGrid>
            <w:gridCol w:w="2003"/>
            <w:gridCol w:w="1202"/>
            <w:gridCol w:w="1442"/>
            <w:gridCol w:w="1188"/>
            <w:gridCol w:w="1236"/>
            <w:gridCol w:w="1262"/>
            <w:gridCol w:w="1243"/>
          </w:tblGrid>
        </w:tblGridChange>
      </w:tblGrid>
      <w:tr w:rsidR="005D69B1" w:rsidRPr="00BC581F" w:rsidTr="00F77BD7">
        <w:tc>
          <w:tcPr>
            <w:tcW w:w="1780" w:type="dxa"/>
            <w:tcPrChange w:id="525" w:author="DELL" w:date="2022-05-02T23:01:00Z">
              <w:tcPr>
                <w:tcW w:w="1282" w:type="dxa"/>
              </w:tcPr>
            </w:tcPrChange>
          </w:tcPr>
          <w:p w:rsidR="005D69B1" w:rsidRPr="00BC581F" w:rsidRDefault="005D69B1">
            <w:pPr>
              <w:spacing w:line="240" w:lineRule="auto"/>
              <w:jc w:val="both"/>
              <w:rPr>
                <w:rFonts w:ascii="Times New Roman" w:hAnsi="Times New Roman" w:cs="Times New Roman"/>
                <w:sz w:val="24"/>
                <w:szCs w:val="24"/>
              </w:rPr>
              <w:pPrChange w:id="526" w:author="DELL" w:date="2022-05-02T22:07:00Z">
                <w:pPr>
                  <w:spacing w:line="360" w:lineRule="auto"/>
                  <w:jc w:val="both"/>
                </w:pPr>
              </w:pPrChange>
            </w:pPr>
          </w:p>
        </w:tc>
        <w:tc>
          <w:tcPr>
            <w:tcW w:w="1161" w:type="dxa"/>
            <w:tcPrChange w:id="527" w:author="DELL" w:date="2022-05-02T23:01:00Z">
              <w:tcPr>
                <w:tcW w:w="1248" w:type="dxa"/>
              </w:tcPr>
            </w:tcPrChange>
          </w:tcPr>
          <w:p w:rsidR="005D69B1" w:rsidRPr="00BC581F" w:rsidRDefault="005D69B1">
            <w:pPr>
              <w:spacing w:line="240" w:lineRule="auto"/>
              <w:rPr>
                <w:rFonts w:ascii="Times New Roman" w:hAnsi="Times New Roman" w:cs="Times New Roman"/>
                <w:sz w:val="24"/>
                <w:szCs w:val="24"/>
              </w:rPr>
              <w:pPrChange w:id="528" w:author="DELL" w:date="2022-05-02T22:07:00Z">
                <w:pPr>
                  <w:spacing w:line="360" w:lineRule="auto"/>
                </w:pPr>
              </w:pPrChange>
            </w:pPr>
            <w:r w:rsidRPr="00BC581F">
              <w:rPr>
                <w:rFonts w:ascii="Times New Roman" w:hAnsi="Times New Roman" w:cs="Times New Roman"/>
                <w:sz w:val="24"/>
                <w:szCs w:val="24"/>
              </w:rPr>
              <w:t>Wind Speed</w:t>
            </w:r>
            <w:r w:rsidR="000F2AFF" w:rsidRPr="00BC581F">
              <w:rPr>
                <w:rFonts w:ascii="Times New Roman" w:hAnsi="Times New Roman" w:cs="Times New Roman"/>
                <w:sz w:val="24"/>
                <w:szCs w:val="24"/>
              </w:rPr>
              <w:t xml:space="preserve"> </w:t>
            </w:r>
            <w:r w:rsidR="00B041A6" w:rsidRPr="00BC581F">
              <w:rPr>
                <w:rFonts w:ascii="Times New Roman" w:hAnsi="Times New Roman" w:cs="Times New Roman"/>
                <w:sz w:val="24"/>
                <w:szCs w:val="24"/>
              </w:rPr>
              <w:t>(m/s)</w:t>
            </w:r>
          </w:p>
        </w:tc>
        <w:tc>
          <w:tcPr>
            <w:tcW w:w="1442" w:type="dxa"/>
            <w:tcPrChange w:id="529" w:author="DELL" w:date="2022-05-02T23:01:00Z">
              <w:tcPr>
                <w:tcW w:w="1442" w:type="dxa"/>
              </w:tcPr>
            </w:tcPrChange>
          </w:tcPr>
          <w:p w:rsidR="005D69B1" w:rsidRPr="00BC581F" w:rsidRDefault="005D69B1">
            <w:pPr>
              <w:spacing w:line="240" w:lineRule="auto"/>
              <w:jc w:val="both"/>
              <w:rPr>
                <w:rFonts w:ascii="Times New Roman" w:hAnsi="Times New Roman" w:cs="Times New Roman"/>
                <w:sz w:val="24"/>
                <w:szCs w:val="24"/>
              </w:rPr>
              <w:pPrChange w:id="530" w:author="DELL" w:date="2022-05-02T22:07:00Z">
                <w:pPr>
                  <w:spacing w:line="360" w:lineRule="auto"/>
                  <w:jc w:val="both"/>
                </w:pPr>
              </w:pPrChange>
            </w:pPr>
            <w:r w:rsidRPr="00BC581F">
              <w:rPr>
                <w:rFonts w:ascii="Times New Roman" w:hAnsi="Times New Roman" w:cs="Times New Roman"/>
                <w:sz w:val="24"/>
                <w:szCs w:val="24"/>
              </w:rPr>
              <w:t>Temperature</w:t>
            </w:r>
          </w:p>
          <w:p w:rsidR="000F2AFF" w:rsidRPr="00BC581F" w:rsidRDefault="000F2AFF">
            <w:pPr>
              <w:spacing w:line="240" w:lineRule="auto"/>
              <w:rPr>
                <w:rFonts w:ascii="Times New Roman" w:hAnsi="Times New Roman" w:cs="Times New Roman"/>
                <w:sz w:val="24"/>
                <w:szCs w:val="24"/>
              </w:rPr>
              <w:pPrChange w:id="531" w:author="DELL" w:date="2022-05-02T22:07:00Z">
                <w:pPr>
                  <w:spacing w:line="360" w:lineRule="auto"/>
                </w:pPr>
              </w:pPrChange>
            </w:pPr>
            <w:r w:rsidRPr="00BC581F">
              <w:rPr>
                <w:rFonts w:ascii="Times New Roman" w:hAnsi="Times New Roman" w:cs="Times New Roman"/>
                <w:sz w:val="24"/>
                <w:szCs w:val="24"/>
              </w:rPr>
              <w:t>(°C)</w:t>
            </w:r>
          </w:p>
          <w:p w:rsidR="000F2AFF" w:rsidRPr="00BC581F" w:rsidRDefault="000F2AFF">
            <w:pPr>
              <w:spacing w:line="240" w:lineRule="auto"/>
              <w:jc w:val="both"/>
              <w:rPr>
                <w:rFonts w:ascii="Times New Roman" w:hAnsi="Times New Roman" w:cs="Times New Roman"/>
                <w:sz w:val="24"/>
                <w:szCs w:val="24"/>
              </w:rPr>
              <w:pPrChange w:id="532" w:author="DELL" w:date="2022-05-02T22:07:00Z">
                <w:pPr>
                  <w:spacing w:line="360" w:lineRule="auto"/>
                  <w:jc w:val="both"/>
                </w:pPr>
              </w:pPrChange>
            </w:pPr>
          </w:p>
        </w:tc>
        <w:tc>
          <w:tcPr>
            <w:tcW w:w="1185" w:type="dxa"/>
            <w:tcPrChange w:id="533" w:author="DELL" w:date="2022-05-02T23:01:00Z">
              <w:tcPr>
                <w:tcW w:w="1237" w:type="dxa"/>
              </w:tcPr>
            </w:tcPrChange>
          </w:tcPr>
          <w:p w:rsidR="005D69B1" w:rsidRPr="00BC581F" w:rsidRDefault="005D69B1">
            <w:pPr>
              <w:spacing w:line="240" w:lineRule="auto"/>
              <w:jc w:val="both"/>
              <w:rPr>
                <w:rFonts w:ascii="Times New Roman" w:hAnsi="Times New Roman" w:cs="Times New Roman"/>
                <w:sz w:val="24"/>
                <w:szCs w:val="24"/>
              </w:rPr>
              <w:pPrChange w:id="534" w:author="DELL" w:date="2022-05-02T22:07:00Z">
                <w:pPr>
                  <w:spacing w:line="360" w:lineRule="auto"/>
                  <w:jc w:val="both"/>
                </w:pPr>
              </w:pPrChange>
            </w:pPr>
            <w:r w:rsidRPr="00BC581F">
              <w:rPr>
                <w:rFonts w:ascii="Times New Roman" w:hAnsi="Times New Roman" w:cs="Times New Roman"/>
                <w:sz w:val="24"/>
                <w:szCs w:val="24"/>
              </w:rPr>
              <w:t>Dew Point</w:t>
            </w:r>
          </w:p>
          <w:p w:rsidR="000F2AFF" w:rsidRPr="00BC581F" w:rsidRDefault="000F2AFF">
            <w:pPr>
              <w:spacing w:line="240" w:lineRule="auto"/>
              <w:rPr>
                <w:rFonts w:ascii="Times New Roman" w:hAnsi="Times New Roman" w:cs="Times New Roman"/>
                <w:sz w:val="24"/>
                <w:szCs w:val="24"/>
              </w:rPr>
              <w:pPrChange w:id="535" w:author="DELL" w:date="2022-05-02T22:07:00Z">
                <w:pPr>
                  <w:spacing w:line="360" w:lineRule="auto"/>
                </w:pPr>
              </w:pPrChange>
            </w:pPr>
            <w:r w:rsidRPr="00BC581F">
              <w:rPr>
                <w:rFonts w:ascii="Times New Roman" w:hAnsi="Times New Roman" w:cs="Times New Roman"/>
                <w:sz w:val="24"/>
                <w:szCs w:val="24"/>
              </w:rPr>
              <w:t>(°C)</w:t>
            </w:r>
          </w:p>
          <w:p w:rsidR="000F2AFF" w:rsidRPr="00BC581F" w:rsidRDefault="000F2AFF">
            <w:pPr>
              <w:spacing w:line="240" w:lineRule="auto"/>
              <w:jc w:val="both"/>
              <w:rPr>
                <w:rFonts w:ascii="Times New Roman" w:hAnsi="Times New Roman" w:cs="Times New Roman"/>
                <w:sz w:val="24"/>
                <w:szCs w:val="24"/>
              </w:rPr>
              <w:pPrChange w:id="536" w:author="DELL" w:date="2022-05-02T22:07:00Z">
                <w:pPr>
                  <w:spacing w:line="360" w:lineRule="auto"/>
                  <w:jc w:val="both"/>
                </w:pPr>
              </w:pPrChange>
            </w:pPr>
          </w:p>
        </w:tc>
        <w:tc>
          <w:tcPr>
            <w:tcW w:w="1416" w:type="dxa"/>
            <w:tcPrChange w:id="537" w:author="DELL" w:date="2022-05-02T23:01:00Z">
              <w:tcPr>
                <w:tcW w:w="1264" w:type="dxa"/>
              </w:tcPr>
            </w:tcPrChange>
          </w:tcPr>
          <w:p w:rsidR="005D69B1" w:rsidRPr="00BC581F" w:rsidRDefault="005D69B1">
            <w:pPr>
              <w:spacing w:line="240" w:lineRule="auto"/>
              <w:jc w:val="both"/>
              <w:rPr>
                <w:rFonts w:ascii="Times New Roman" w:hAnsi="Times New Roman" w:cs="Times New Roman"/>
                <w:sz w:val="24"/>
                <w:szCs w:val="24"/>
              </w:rPr>
              <w:pPrChange w:id="538" w:author="DELL" w:date="2022-05-02T22:07:00Z">
                <w:pPr>
                  <w:spacing w:line="360" w:lineRule="auto"/>
                  <w:jc w:val="both"/>
                </w:pPr>
              </w:pPrChange>
            </w:pPr>
            <w:r w:rsidRPr="00BC581F">
              <w:rPr>
                <w:rFonts w:ascii="Times New Roman" w:hAnsi="Times New Roman" w:cs="Times New Roman"/>
                <w:sz w:val="24"/>
                <w:szCs w:val="24"/>
              </w:rPr>
              <w:t>Rainfall</w:t>
            </w:r>
          </w:p>
          <w:p w:rsidR="000F2AFF" w:rsidRPr="00BC581F" w:rsidRDefault="000F2AFF">
            <w:pPr>
              <w:spacing w:line="240" w:lineRule="auto"/>
              <w:jc w:val="both"/>
              <w:rPr>
                <w:rFonts w:ascii="Times New Roman" w:hAnsi="Times New Roman" w:cs="Times New Roman"/>
                <w:sz w:val="24"/>
                <w:szCs w:val="24"/>
              </w:rPr>
              <w:pPrChange w:id="539" w:author="DELL" w:date="2022-05-02T22:07:00Z">
                <w:pPr>
                  <w:spacing w:line="360" w:lineRule="auto"/>
                  <w:jc w:val="both"/>
                </w:pPr>
              </w:pPrChange>
            </w:pPr>
            <w:r w:rsidRPr="00BC581F">
              <w:rPr>
                <w:rFonts w:ascii="Times New Roman" w:hAnsi="Times New Roman" w:cs="Times New Roman"/>
                <w:sz w:val="24"/>
                <w:szCs w:val="24"/>
              </w:rPr>
              <w:t>(mm)</w:t>
            </w:r>
          </w:p>
        </w:tc>
        <w:tc>
          <w:tcPr>
            <w:tcW w:w="1296" w:type="dxa"/>
            <w:tcPrChange w:id="540" w:author="DELL" w:date="2022-05-02T23:01:00Z">
              <w:tcPr>
                <w:tcW w:w="1276" w:type="dxa"/>
              </w:tcPr>
            </w:tcPrChange>
          </w:tcPr>
          <w:p w:rsidR="005D69B1" w:rsidRPr="00BC581F" w:rsidRDefault="005D69B1">
            <w:pPr>
              <w:spacing w:line="240" w:lineRule="auto"/>
              <w:jc w:val="both"/>
              <w:rPr>
                <w:rFonts w:ascii="Times New Roman" w:hAnsi="Times New Roman" w:cs="Times New Roman"/>
                <w:sz w:val="24"/>
                <w:szCs w:val="24"/>
              </w:rPr>
              <w:pPrChange w:id="541" w:author="DELL" w:date="2022-05-02T22:07:00Z">
                <w:pPr>
                  <w:spacing w:line="360" w:lineRule="auto"/>
                  <w:jc w:val="both"/>
                </w:pPr>
              </w:pPrChange>
            </w:pPr>
            <w:r w:rsidRPr="00BC581F">
              <w:rPr>
                <w:rFonts w:ascii="Times New Roman" w:hAnsi="Times New Roman" w:cs="Times New Roman"/>
                <w:sz w:val="24"/>
                <w:szCs w:val="24"/>
              </w:rPr>
              <w:t>Relative Humidity</w:t>
            </w:r>
          </w:p>
          <w:p w:rsidR="000F2AFF" w:rsidRPr="00BC581F" w:rsidRDefault="000F2AFF">
            <w:pPr>
              <w:spacing w:line="240" w:lineRule="auto"/>
              <w:rPr>
                <w:rFonts w:ascii="Times New Roman" w:hAnsi="Times New Roman" w:cs="Times New Roman"/>
                <w:sz w:val="24"/>
                <w:szCs w:val="24"/>
              </w:rPr>
              <w:pPrChange w:id="542" w:author="DELL" w:date="2022-05-02T22:07:00Z">
                <w:pPr>
                  <w:spacing w:line="360" w:lineRule="auto"/>
                </w:pPr>
              </w:pPrChange>
            </w:pPr>
            <w:r w:rsidRPr="00BC581F">
              <w:rPr>
                <w:rFonts w:ascii="Times New Roman" w:hAnsi="Times New Roman" w:cs="Times New Roman"/>
                <w:sz w:val="24"/>
                <w:szCs w:val="24"/>
              </w:rPr>
              <w:t>(%)</w:t>
            </w:r>
          </w:p>
          <w:p w:rsidR="000F2AFF" w:rsidRPr="00BC581F" w:rsidRDefault="000F2AFF">
            <w:pPr>
              <w:spacing w:line="240" w:lineRule="auto"/>
              <w:jc w:val="both"/>
              <w:rPr>
                <w:rFonts w:ascii="Times New Roman" w:hAnsi="Times New Roman" w:cs="Times New Roman"/>
                <w:sz w:val="24"/>
                <w:szCs w:val="24"/>
              </w:rPr>
              <w:pPrChange w:id="543" w:author="DELL" w:date="2022-05-02T22:07:00Z">
                <w:pPr>
                  <w:spacing w:line="360" w:lineRule="auto"/>
                  <w:jc w:val="both"/>
                </w:pPr>
              </w:pPrChange>
            </w:pPr>
          </w:p>
        </w:tc>
        <w:tc>
          <w:tcPr>
            <w:tcW w:w="1296" w:type="dxa"/>
            <w:tcPrChange w:id="544" w:author="DELL" w:date="2022-05-02T23:01:00Z">
              <w:tcPr>
                <w:tcW w:w="1267" w:type="dxa"/>
              </w:tcPr>
            </w:tcPrChange>
          </w:tcPr>
          <w:p w:rsidR="005D69B1" w:rsidRPr="00BC581F" w:rsidRDefault="005D69B1">
            <w:pPr>
              <w:spacing w:line="240" w:lineRule="auto"/>
              <w:jc w:val="both"/>
              <w:rPr>
                <w:rFonts w:ascii="Times New Roman" w:hAnsi="Times New Roman" w:cs="Times New Roman"/>
                <w:sz w:val="24"/>
                <w:szCs w:val="24"/>
              </w:rPr>
              <w:pPrChange w:id="545" w:author="DELL" w:date="2022-05-02T22:07:00Z">
                <w:pPr>
                  <w:spacing w:line="360" w:lineRule="auto"/>
                  <w:jc w:val="both"/>
                </w:pPr>
              </w:pPrChange>
            </w:pPr>
            <w:r w:rsidRPr="00BC581F">
              <w:rPr>
                <w:rFonts w:ascii="Times New Roman" w:hAnsi="Times New Roman" w:cs="Times New Roman"/>
                <w:sz w:val="24"/>
                <w:szCs w:val="24"/>
              </w:rPr>
              <w:t>Surface Pressure</w:t>
            </w:r>
          </w:p>
          <w:p w:rsidR="000F2AFF" w:rsidRPr="00BC581F" w:rsidRDefault="000F2AFF">
            <w:pPr>
              <w:spacing w:line="240" w:lineRule="auto"/>
              <w:rPr>
                <w:rFonts w:ascii="Times New Roman" w:hAnsi="Times New Roman" w:cs="Times New Roman"/>
                <w:sz w:val="24"/>
                <w:szCs w:val="24"/>
              </w:rPr>
              <w:pPrChange w:id="546" w:author="DELL" w:date="2022-05-02T22:07:00Z">
                <w:pPr>
                  <w:spacing w:line="360" w:lineRule="auto"/>
                </w:pPr>
              </w:pPrChange>
            </w:pPr>
            <w:r w:rsidRPr="00BC581F">
              <w:rPr>
                <w:rFonts w:ascii="Times New Roman" w:hAnsi="Times New Roman" w:cs="Times New Roman"/>
                <w:sz w:val="24"/>
                <w:szCs w:val="24"/>
              </w:rPr>
              <w:t>(kPa)</w:t>
            </w:r>
          </w:p>
          <w:p w:rsidR="000F2AFF" w:rsidRPr="00BC581F" w:rsidRDefault="000F2AFF">
            <w:pPr>
              <w:spacing w:line="240" w:lineRule="auto"/>
              <w:jc w:val="both"/>
              <w:rPr>
                <w:rFonts w:ascii="Times New Roman" w:hAnsi="Times New Roman" w:cs="Times New Roman"/>
                <w:sz w:val="24"/>
                <w:szCs w:val="24"/>
              </w:rPr>
              <w:pPrChange w:id="547" w:author="DELL" w:date="2022-05-02T22:07:00Z">
                <w:pPr>
                  <w:spacing w:line="360" w:lineRule="auto"/>
                  <w:jc w:val="both"/>
                </w:pPr>
              </w:pPrChange>
            </w:pPr>
          </w:p>
        </w:tc>
      </w:tr>
      <w:tr w:rsidR="005D69B1" w:rsidRPr="00BC581F" w:rsidDel="00FD5EF7" w:rsidTr="00F77BD7">
        <w:trPr>
          <w:del w:id="548" w:author="DELL" w:date="2022-05-02T22:13:00Z"/>
        </w:trPr>
        <w:tc>
          <w:tcPr>
            <w:tcW w:w="1780" w:type="dxa"/>
            <w:tcPrChange w:id="549" w:author="DELL" w:date="2022-05-02T23:01:00Z">
              <w:tcPr>
                <w:tcW w:w="1282" w:type="dxa"/>
              </w:tcPr>
            </w:tcPrChange>
          </w:tcPr>
          <w:p w:rsidR="005D69B1" w:rsidRPr="00BC581F" w:rsidDel="00FD5EF7" w:rsidRDefault="005D69B1">
            <w:pPr>
              <w:spacing w:line="240" w:lineRule="auto"/>
              <w:jc w:val="both"/>
              <w:rPr>
                <w:del w:id="550" w:author="DELL" w:date="2022-05-02T22:13:00Z"/>
                <w:rFonts w:ascii="Times New Roman" w:hAnsi="Times New Roman" w:cs="Times New Roman"/>
                <w:b/>
                <w:sz w:val="24"/>
                <w:szCs w:val="24"/>
              </w:rPr>
              <w:pPrChange w:id="551" w:author="DELL" w:date="2022-05-02T22:12:00Z">
                <w:pPr>
                  <w:spacing w:line="360" w:lineRule="auto"/>
                  <w:jc w:val="both"/>
                </w:pPr>
              </w:pPrChange>
            </w:pPr>
            <w:del w:id="552" w:author="DELL" w:date="2022-05-02T22:07:00Z">
              <w:r w:rsidRPr="00BC581F" w:rsidDel="00FD5EF7">
                <w:rPr>
                  <w:rFonts w:ascii="Times New Roman" w:hAnsi="Times New Roman" w:cs="Times New Roman"/>
                  <w:b/>
                  <w:sz w:val="24"/>
                  <w:szCs w:val="24"/>
                </w:rPr>
                <w:delText>Pre-peak period</w:delText>
              </w:r>
            </w:del>
          </w:p>
        </w:tc>
        <w:tc>
          <w:tcPr>
            <w:tcW w:w="1161" w:type="dxa"/>
            <w:tcPrChange w:id="553" w:author="DELL" w:date="2022-05-02T23:01:00Z">
              <w:tcPr>
                <w:tcW w:w="1248" w:type="dxa"/>
              </w:tcPr>
            </w:tcPrChange>
          </w:tcPr>
          <w:p w:rsidR="005D69B1" w:rsidRPr="00BC581F" w:rsidDel="00FD5EF7" w:rsidRDefault="005D69B1">
            <w:pPr>
              <w:spacing w:line="240" w:lineRule="auto"/>
              <w:jc w:val="both"/>
              <w:rPr>
                <w:del w:id="554" w:author="DELL" w:date="2022-05-02T22:13:00Z"/>
                <w:rFonts w:ascii="Times New Roman" w:hAnsi="Times New Roman" w:cs="Times New Roman"/>
                <w:sz w:val="24"/>
                <w:szCs w:val="24"/>
              </w:rPr>
              <w:pPrChange w:id="555" w:author="DELL" w:date="2022-05-02T22:07:00Z">
                <w:pPr>
                  <w:spacing w:line="360" w:lineRule="auto"/>
                  <w:jc w:val="both"/>
                </w:pPr>
              </w:pPrChange>
            </w:pPr>
          </w:p>
        </w:tc>
        <w:tc>
          <w:tcPr>
            <w:tcW w:w="1442" w:type="dxa"/>
            <w:tcPrChange w:id="556" w:author="DELL" w:date="2022-05-02T23:01:00Z">
              <w:tcPr>
                <w:tcW w:w="1442" w:type="dxa"/>
              </w:tcPr>
            </w:tcPrChange>
          </w:tcPr>
          <w:p w:rsidR="005D69B1" w:rsidRPr="00BC581F" w:rsidDel="00FD5EF7" w:rsidRDefault="005D69B1">
            <w:pPr>
              <w:spacing w:line="240" w:lineRule="auto"/>
              <w:jc w:val="both"/>
              <w:rPr>
                <w:del w:id="557" w:author="DELL" w:date="2022-05-02T22:13:00Z"/>
                <w:rFonts w:ascii="Times New Roman" w:hAnsi="Times New Roman" w:cs="Times New Roman"/>
                <w:sz w:val="24"/>
                <w:szCs w:val="24"/>
              </w:rPr>
              <w:pPrChange w:id="558" w:author="DELL" w:date="2022-05-02T22:07:00Z">
                <w:pPr>
                  <w:spacing w:line="360" w:lineRule="auto"/>
                  <w:jc w:val="both"/>
                </w:pPr>
              </w:pPrChange>
            </w:pPr>
          </w:p>
        </w:tc>
        <w:tc>
          <w:tcPr>
            <w:tcW w:w="1185" w:type="dxa"/>
            <w:tcPrChange w:id="559" w:author="DELL" w:date="2022-05-02T23:01:00Z">
              <w:tcPr>
                <w:tcW w:w="1237" w:type="dxa"/>
              </w:tcPr>
            </w:tcPrChange>
          </w:tcPr>
          <w:p w:rsidR="005D69B1" w:rsidRPr="00BC581F" w:rsidDel="00FD5EF7" w:rsidRDefault="005D69B1">
            <w:pPr>
              <w:spacing w:line="240" w:lineRule="auto"/>
              <w:jc w:val="both"/>
              <w:rPr>
                <w:del w:id="560" w:author="DELL" w:date="2022-05-02T22:13:00Z"/>
                <w:rFonts w:ascii="Times New Roman" w:hAnsi="Times New Roman" w:cs="Times New Roman"/>
                <w:sz w:val="24"/>
                <w:szCs w:val="24"/>
              </w:rPr>
              <w:pPrChange w:id="561" w:author="DELL" w:date="2022-05-02T22:07:00Z">
                <w:pPr>
                  <w:spacing w:line="360" w:lineRule="auto"/>
                  <w:jc w:val="both"/>
                </w:pPr>
              </w:pPrChange>
            </w:pPr>
          </w:p>
        </w:tc>
        <w:tc>
          <w:tcPr>
            <w:tcW w:w="1416" w:type="dxa"/>
            <w:tcPrChange w:id="562" w:author="DELL" w:date="2022-05-02T23:01:00Z">
              <w:tcPr>
                <w:tcW w:w="1264" w:type="dxa"/>
              </w:tcPr>
            </w:tcPrChange>
          </w:tcPr>
          <w:p w:rsidR="005D69B1" w:rsidRPr="00BC581F" w:rsidDel="00FD5EF7" w:rsidRDefault="005D69B1">
            <w:pPr>
              <w:spacing w:line="240" w:lineRule="auto"/>
              <w:jc w:val="both"/>
              <w:rPr>
                <w:del w:id="563" w:author="DELL" w:date="2022-05-02T22:13:00Z"/>
                <w:rFonts w:ascii="Times New Roman" w:hAnsi="Times New Roman" w:cs="Times New Roman"/>
                <w:sz w:val="24"/>
                <w:szCs w:val="24"/>
              </w:rPr>
              <w:pPrChange w:id="564" w:author="DELL" w:date="2022-05-02T22:07:00Z">
                <w:pPr>
                  <w:spacing w:line="360" w:lineRule="auto"/>
                  <w:jc w:val="both"/>
                </w:pPr>
              </w:pPrChange>
            </w:pPr>
          </w:p>
        </w:tc>
        <w:tc>
          <w:tcPr>
            <w:tcW w:w="1296" w:type="dxa"/>
            <w:tcPrChange w:id="565" w:author="DELL" w:date="2022-05-02T23:01:00Z">
              <w:tcPr>
                <w:tcW w:w="1276" w:type="dxa"/>
              </w:tcPr>
            </w:tcPrChange>
          </w:tcPr>
          <w:p w:rsidR="005D69B1" w:rsidRPr="00BC581F" w:rsidDel="00FD5EF7" w:rsidRDefault="005D69B1">
            <w:pPr>
              <w:spacing w:line="240" w:lineRule="auto"/>
              <w:jc w:val="both"/>
              <w:rPr>
                <w:del w:id="566" w:author="DELL" w:date="2022-05-02T22:13:00Z"/>
                <w:rFonts w:ascii="Times New Roman" w:hAnsi="Times New Roman" w:cs="Times New Roman"/>
                <w:sz w:val="24"/>
                <w:szCs w:val="24"/>
              </w:rPr>
              <w:pPrChange w:id="567" w:author="DELL" w:date="2022-05-02T22:07:00Z">
                <w:pPr>
                  <w:spacing w:line="360" w:lineRule="auto"/>
                  <w:jc w:val="both"/>
                </w:pPr>
              </w:pPrChange>
            </w:pPr>
          </w:p>
        </w:tc>
        <w:tc>
          <w:tcPr>
            <w:tcW w:w="1296" w:type="dxa"/>
            <w:tcPrChange w:id="568" w:author="DELL" w:date="2022-05-02T23:01:00Z">
              <w:tcPr>
                <w:tcW w:w="1267" w:type="dxa"/>
              </w:tcPr>
            </w:tcPrChange>
          </w:tcPr>
          <w:p w:rsidR="005D69B1" w:rsidRPr="00BC581F" w:rsidDel="00FD5EF7" w:rsidRDefault="005D69B1">
            <w:pPr>
              <w:spacing w:line="240" w:lineRule="auto"/>
              <w:jc w:val="both"/>
              <w:rPr>
                <w:del w:id="569" w:author="DELL" w:date="2022-05-02T22:13:00Z"/>
                <w:rFonts w:ascii="Times New Roman" w:hAnsi="Times New Roman" w:cs="Times New Roman"/>
                <w:sz w:val="24"/>
                <w:szCs w:val="24"/>
              </w:rPr>
              <w:pPrChange w:id="570" w:author="DELL" w:date="2022-05-02T22:07:00Z">
                <w:pPr>
                  <w:spacing w:line="360" w:lineRule="auto"/>
                  <w:jc w:val="both"/>
                </w:pPr>
              </w:pPrChange>
            </w:pPr>
          </w:p>
        </w:tc>
      </w:tr>
      <w:tr w:rsidR="005D69B1" w:rsidRPr="00BC581F" w:rsidTr="00F77BD7">
        <w:tc>
          <w:tcPr>
            <w:tcW w:w="1780" w:type="dxa"/>
            <w:tcPrChange w:id="571" w:author="DELL" w:date="2022-05-02T23:01:00Z">
              <w:tcPr>
                <w:tcW w:w="1282" w:type="dxa"/>
              </w:tcPr>
            </w:tcPrChange>
          </w:tcPr>
          <w:p w:rsidR="005D69B1" w:rsidRPr="00BC581F" w:rsidRDefault="005D69B1">
            <w:pPr>
              <w:spacing w:line="240" w:lineRule="auto"/>
              <w:jc w:val="both"/>
              <w:rPr>
                <w:rFonts w:ascii="Times New Roman" w:hAnsi="Times New Roman" w:cs="Times New Roman"/>
                <w:sz w:val="24"/>
                <w:szCs w:val="24"/>
              </w:rPr>
              <w:pPrChange w:id="572" w:author="DELL" w:date="2022-05-02T22:07:00Z">
                <w:pPr>
                  <w:spacing w:line="360" w:lineRule="auto"/>
                  <w:jc w:val="both"/>
                </w:pPr>
              </w:pPrChange>
            </w:pPr>
            <w:r w:rsidRPr="00BC581F">
              <w:rPr>
                <w:rFonts w:ascii="Times New Roman" w:hAnsi="Times New Roman" w:cs="Times New Roman"/>
                <w:sz w:val="24"/>
                <w:szCs w:val="24"/>
              </w:rPr>
              <w:t>Mean</w:t>
            </w:r>
          </w:p>
        </w:tc>
        <w:tc>
          <w:tcPr>
            <w:tcW w:w="1161" w:type="dxa"/>
            <w:tcPrChange w:id="573" w:author="DELL" w:date="2022-05-02T23:01:00Z">
              <w:tcPr>
                <w:tcW w:w="1248" w:type="dxa"/>
              </w:tcPr>
            </w:tcPrChange>
          </w:tcPr>
          <w:p w:rsidR="005D69B1" w:rsidRPr="00BC581F" w:rsidRDefault="005D69B1">
            <w:pPr>
              <w:spacing w:line="240" w:lineRule="auto"/>
              <w:jc w:val="both"/>
              <w:rPr>
                <w:rFonts w:ascii="Times New Roman" w:hAnsi="Times New Roman" w:cs="Times New Roman"/>
                <w:sz w:val="24"/>
                <w:szCs w:val="24"/>
              </w:rPr>
              <w:pPrChange w:id="574" w:author="DELL" w:date="2022-05-02T22:07:00Z">
                <w:pPr>
                  <w:spacing w:line="360" w:lineRule="auto"/>
                  <w:jc w:val="both"/>
                </w:pPr>
              </w:pPrChange>
            </w:pPr>
            <w:r w:rsidRPr="00BC581F">
              <w:rPr>
                <w:rFonts w:ascii="Times New Roman" w:hAnsi="Times New Roman" w:cs="Times New Roman"/>
                <w:sz w:val="24"/>
                <w:szCs w:val="24"/>
              </w:rPr>
              <w:t>2.</w:t>
            </w:r>
            <w:ins w:id="575" w:author="DELL" w:date="2022-05-02T22:20:00Z">
              <w:r w:rsidR="00674B6E">
                <w:rPr>
                  <w:rFonts w:ascii="Times New Roman" w:hAnsi="Times New Roman" w:cs="Times New Roman"/>
                  <w:sz w:val="24"/>
                  <w:szCs w:val="24"/>
                </w:rPr>
                <w:t>28</w:t>
              </w:r>
            </w:ins>
            <w:del w:id="576" w:author="DELL" w:date="2022-05-02T22:20:00Z">
              <w:r w:rsidRPr="00BC581F" w:rsidDel="00674B6E">
                <w:rPr>
                  <w:rFonts w:ascii="Times New Roman" w:hAnsi="Times New Roman" w:cs="Times New Roman"/>
                  <w:sz w:val="24"/>
                  <w:szCs w:val="24"/>
                </w:rPr>
                <w:delText>18</w:delText>
              </w:r>
            </w:del>
          </w:p>
        </w:tc>
        <w:tc>
          <w:tcPr>
            <w:tcW w:w="1442" w:type="dxa"/>
            <w:tcPrChange w:id="577" w:author="DELL" w:date="2022-05-02T23:01:00Z">
              <w:tcPr>
                <w:tcW w:w="1442" w:type="dxa"/>
              </w:tcPr>
            </w:tcPrChange>
          </w:tcPr>
          <w:p w:rsidR="005D69B1" w:rsidRPr="00BC581F" w:rsidRDefault="005D69B1">
            <w:pPr>
              <w:spacing w:line="240" w:lineRule="auto"/>
              <w:jc w:val="both"/>
              <w:rPr>
                <w:rFonts w:ascii="Times New Roman" w:hAnsi="Times New Roman" w:cs="Times New Roman"/>
                <w:sz w:val="24"/>
                <w:szCs w:val="24"/>
              </w:rPr>
              <w:pPrChange w:id="578" w:author="DELL" w:date="2022-05-02T22:07:00Z">
                <w:pPr>
                  <w:spacing w:line="360" w:lineRule="auto"/>
                  <w:jc w:val="both"/>
                </w:pPr>
              </w:pPrChange>
            </w:pPr>
            <w:r w:rsidRPr="00BC581F">
              <w:rPr>
                <w:rFonts w:ascii="Times New Roman" w:hAnsi="Times New Roman" w:cs="Times New Roman"/>
                <w:sz w:val="24"/>
                <w:szCs w:val="24"/>
              </w:rPr>
              <w:t>2</w:t>
            </w:r>
            <w:ins w:id="579" w:author="DELL" w:date="2022-05-02T22:22:00Z">
              <w:r w:rsidR="00674B6E">
                <w:rPr>
                  <w:rFonts w:ascii="Times New Roman" w:hAnsi="Times New Roman" w:cs="Times New Roman"/>
                  <w:sz w:val="24"/>
                  <w:szCs w:val="24"/>
                </w:rPr>
                <w:t>5.66</w:t>
              </w:r>
            </w:ins>
            <w:del w:id="580" w:author="DELL" w:date="2022-05-02T22:22:00Z">
              <w:r w:rsidRPr="00BC581F" w:rsidDel="00674B6E">
                <w:rPr>
                  <w:rFonts w:ascii="Times New Roman" w:hAnsi="Times New Roman" w:cs="Times New Roman"/>
                  <w:sz w:val="24"/>
                  <w:szCs w:val="24"/>
                </w:rPr>
                <w:delText>7.42</w:delText>
              </w:r>
            </w:del>
          </w:p>
        </w:tc>
        <w:tc>
          <w:tcPr>
            <w:tcW w:w="1185" w:type="dxa"/>
            <w:tcPrChange w:id="581" w:author="DELL" w:date="2022-05-02T23:01:00Z">
              <w:tcPr>
                <w:tcW w:w="1237" w:type="dxa"/>
              </w:tcPr>
            </w:tcPrChange>
          </w:tcPr>
          <w:p w:rsidR="005D69B1" w:rsidRPr="00BC581F" w:rsidRDefault="005D69B1">
            <w:pPr>
              <w:spacing w:line="240" w:lineRule="auto"/>
              <w:jc w:val="both"/>
              <w:rPr>
                <w:rFonts w:ascii="Times New Roman" w:hAnsi="Times New Roman" w:cs="Times New Roman"/>
                <w:sz w:val="24"/>
                <w:szCs w:val="24"/>
              </w:rPr>
              <w:pPrChange w:id="582" w:author="DELL" w:date="2022-05-02T22:07:00Z">
                <w:pPr>
                  <w:spacing w:line="360" w:lineRule="auto"/>
                  <w:jc w:val="both"/>
                </w:pPr>
              </w:pPrChange>
            </w:pPr>
            <w:r w:rsidRPr="00BC581F">
              <w:rPr>
                <w:rFonts w:ascii="Times New Roman" w:hAnsi="Times New Roman" w:cs="Times New Roman"/>
                <w:sz w:val="24"/>
                <w:szCs w:val="24"/>
              </w:rPr>
              <w:t>20.</w:t>
            </w:r>
            <w:ins w:id="583" w:author="DELL" w:date="2022-05-02T22:24:00Z">
              <w:r w:rsidR="009557D9">
                <w:rPr>
                  <w:rFonts w:ascii="Times New Roman" w:hAnsi="Times New Roman" w:cs="Times New Roman"/>
                  <w:sz w:val="24"/>
                  <w:szCs w:val="24"/>
                </w:rPr>
                <w:t>76</w:t>
              </w:r>
            </w:ins>
            <w:del w:id="584" w:author="DELL" w:date="2022-05-02T22:24:00Z">
              <w:r w:rsidRPr="00BC581F" w:rsidDel="009557D9">
                <w:rPr>
                  <w:rFonts w:ascii="Times New Roman" w:hAnsi="Times New Roman" w:cs="Times New Roman"/>
                  <w:sz w:val="24"/>
                  <w:szCs w:val="24"/>
                </w:rPr>
                <w:delText>20</w:delText>
              </w:r>
            </w:del>
          </w:p>
        </w:tc>
        <w:tc>
          <w:tcPr>
            <w:tcW w:w="1416" w:type="dxa"/>
            <w:tcPrChange w:id="585" w:author="DELL" w:date="2022-05-02T23:01:00Z">
              <w:tcPr>
                <w:tcW w:w="1264" w:type="dxa"/>
              </w:tcPr>
            </w:tcPrChange>
          </w:tcPr>
          <w:p w:rsidR="005D69B1" w:rsidRPr="00BC581F" w:rsidRDefault="00B256D5">
            <w:pPr>
              <w:spacing w:line="240" w:lineRule="auto"/>
              <w:jc w:val="both"/>
              <w:rPr>
                <w:rFonts w:ascii="Times New Roman" w:hAnsi="Times New Roman" w:cs="Times New Roman"/>
                <w:sz w:val="24"/>
                <w:szCs w:val="24"/>
              </w:rPr>
              <w:pPrChange w:id="586" w:author="DELL" w:date="2022-05-02T22:07:00Z">
                <w:pPr>
                  <w:spacing w:line="360" w:lineRule="auto"/>
                  <w:jc w:val="both"/>
                </w:pPr>
              </w:pPrChange>
            </w:pPr>
            <w:ins w:id="587" w:author="DELL" w:date="2022-05-02T22:58:00Z">
              <w:r>
                <w:rPr>
                  <w:rFonts w:ascii="Times New Roman" w:hAnsi="Times New Roman" w:cs="Times New Roman"/>
                  <w:sz w:val="24"/>
                  <w:szCs w:val="24"/>
                </w:rPr>
                <w:t>7.00</w:t>
              </w:r>
            </w:ins>
            <w:del w:id="588" w:author="DELL" w:date="2022-05-02T22:58:00Z">
              <w:r w:rsidR="005D69B1" w:rsidRPr="00BC581F" w:rsidDel="00B256D5">
                <w:rPr>
                  <w:rFonts w:ascii="Times New Roman" w:hAnsi="Times New Roman" w:cs="Times New Roman"/>
                  <w:sz w:val="24"/>
                  <w:szCs w:val="24"/>
                </w:rPr>
                <w:delText>6.57</w:delText>
              </w:r>
            </w:del>
          </w:p>
        </w:tc>
        <w:tc>
          <w:tcPr>
            <w:tcW w:w="1296" w:type="dxa"/>
            <w:tcPrChange w:id="589" w:author="DELL" w:date="2022-05-02T23:01:00Z">
              <w:tcPr>
                <w:tcW w:w="1276" w:type="dxa"/>
              </w:tcPr>
            </w:tcPrChange>
          </w:tcPr>
          <w:p w:rsidR="005D69B1" w:rsidRPr="00BC581F" w:rsidRDefault="00297577">
            <w:pPr>
              <w:spacing w:line="240" w:lineRule="auto"/>
              <w:jc w:val="both"/>
              <w:rPr>
                <w:rFonts w:ascii="Times New Roman" w:hAnsi="Times New Roman" w:cs="Times New Roman"/>
                <w:sz w:val="24"/>
                <w:szCs w:val="24"/>
              </w:rPr>
              <w:pPrChange w:id="590" w:author="DELL" w:date="2022-05-02T22:07:00Z">
                <w:pPr>
                  <w:spacing w:line="360" w:lineRule="auto"/>
                  <w:jc w:val="both"/>
                </w:pPr>
              </w:pPrChange>
            </w:pPr>
            <w:ins w:id="591" w:author="DELL" w:date="2022-05-02T22:59:00Z">
              <w:r>
                <w:rPr>
                  <w:rFonts w:ascii="Times New Roman" w:hAnsi="Times New Roman" w:cs="Times New Roman"/>
                  <w:sz w:val="24"/>
                  <w:szCs w:val="24"/>
                </w:rPr>
                <w:t>76.89</w:t>
              </w:r>
            </w:ins>
            <w:del w:id="592" w:author="DELL" w:date="2022-05-02T22:59:00Z">
              <w:r w:rsidR="005D69B1" w:rsidRPr="00BC581F" w:rsidDel="00297577">
                <w:rPr>
                  <w:rFonts w:ascii="Times New Roman" w:hAnsi="Times New Roman" w:cs="Times New Roman"/>
                  <w:sz w:val="24"/>
                  <w:szCs w:val="24"/>
                </w:rPr>
                <w:delText>69.09</w:delText>
              </w:r>
            </w:del>
          </w:p>
        </w:tc>
        <w:tc>
          <w:tcPr>
            <w:tcW w:w="1296" w:type="dxa"/>
            <w:tcPrChange w:id="593" w:author="DELL" w:date="2022-05-02T23:01:00Z">
              <w:tcPr>
                <w:tcW w:w="1267" w:type="dxa"/>
              </w:tcPr>
            </w:tcPrChange>
          </w:tcPr>
          <w:p w:rsidR="005D69B1" w:rsidRPr="00BC581F" w:rsidRDefault="005D69B1">
            <w:pPr>
              <w:spacing w:line="240" w:lineRule="auto"/>
              <w:jc w:val="both"/>
              <w:rPr>
                <w:rFonts w:ascii="Times New Roman" w:hAnsi="Times New Roman" w:cs="Times New Roman"/>
                <w:sz w:val="24"/>
                <w:szCs w:val="24"/>
              </w:rPr>
              <w:pPrChange w:id="594" w:author="DELL" w:date="2022-05-02T22:07:00Z">
                <w:pPr>
                  <w:spacing w:line="360" w:lineRule="auto"/>
                  <w:jc w:val="both"/>
                </w:pPr>
              </w:pPrChange>
            </w:pPr>
            <w:r w:rsidRPr="00BC581F">
              <w:rPr>
                <w:rFonts w:ascii="Times New Roman" w:hAnsi="Times New Roman" w:cs="Times New Roman"/>
                <w:sz w:val="24"/>
                <w:szCs w:val="24"/>
              </w:rPr>
              <w:t>100.</w:t>
            </w:r>
            <w:ins w:id="595" w:author="DELL" w:date="2022-05-02T23:01:00Z">
              <w:r w:rsidR="00297577">
                <w:rPr>
                  <w:rFonts w:ascii="Times New Roman" w:hAnsi="Times New Roman" w:cs="Times New Roman"/>
                  <w:sz w:val="24"/>
                  <w:szCs w:val="24"/>
                </w:rPr>
                <w:t>76</w:t>
              </w:r>
            </w:ins>
            <w:del w:id="596" w:author="DELL" w:date="2022-05-02T23:01:00Z">
              <w:r w:rsidRPr="00BC581F" w:rsidDel="00297577">
                <w:rPr>
                  <w:rFonts w:ascii="Times New Roman" w:hAnsi="Times New Roman" w:cs="Times New Roman"/>
                  <w:sz w:val="24"/>
                  <w:szCs w:val="24"/>
                </w:rPr>
                <w:delText>63</w:delText>
              </w:r>
            </w:del>
          </w:p>
        </w:tc>
      </w:tr>
      <w:tr w:rsidR="005D69B1" w:rsidRPr="00BC581F" w:rsidTr="00F77BD7">
        <w:tc>
          <w:tcPr>
            <w:tcW w:w="1780" w:type="dxa"/>
            <w:tcPrChange w:id="597" w:author="DELL" w:date="2022-05-02T23:01:00Z">
              <w:tcPr>
                <w:tcW w:w="1282" w:type="dxa"/>
              </w:tcPr>
            </w:tcPrChange>
          </w:tcPr>
          <w:p w:rsidR="005D69B1" w:rsidRPr="00BC581F" w:rsidRDefault="005D69B1">
            <w:pPr>
              <w:spacing w:line="240" w:lineRule="auto"/>
              <w:jc w:val="both"/>
              <w:rPr>
                <w:rFonts w:ascii="Times New Roman" w:hAnsi="Times New Roman" w:cs="Times New Roman"/>
                <w:sz w:val="24"/>
                <w:szCs w:val="24"/>
              </w:rPr>
              <w:pPrChange w:id="598" w:author="DELL" w:date="2022-05-02T22:07:00Z">
                <w:pPr>
                  <w:spacing w:line="360" w:lineRule="auto"/>
                  <w:jc w:val="both"/>
                </w:pPr>
              </w:pPrChange>
            </w:pPr>
            <w:r w:rsidRPr="00BC581F">
              <w:rPr>
                <w:rFonts w:ascii="Times New Roman" w:hAnsi="Times New Roman" w:cs="Times New Roman"/>
                <w:sz w:val="24"/>
                <w:szCs w:val="24"/>
              </w:rPr>
              <w:t>Median</w:t>
            </w:r>
          </w:p>
        </w:tc>
        <w:tc>
          <w:tcPr>
            <w:tcW w:w="1161" w:type="dxa"/>
            <w:tcPrChange w:id="599" w:author="DELL" w:date="2022-05-02T23:01:00Z">
              <w:tcPr>
                <w:tcW w:w="1248" w:type="dxa"/>
              </w:tcPr>
            </w:tcPrChange>
          </w:tcPr>
          <w:p w:rsidR="005D69B1" w:rsidRPr="00BC581F" w:rsidRDefault="00674B6E">
            <w:pPr>
              <w:spacing w:line="240" w:lineRule="auto"/>
              <w:jc w:val="both"/>
              <w:rPr>
                <w:rFonts w:ascii="Times New Roman" w:hAnsi="Times New Roman" w:cs="Times New Roman"/>
                <w:sz w:val="24"/>
                <w:szCs w:val="24"/>
              </w:rPr>
              <w:pPrChange w:id="600" w:author="DELL" w:date="2022-05-02T22:07:00Z">
                <w:pPr>
                  <w:spacing w:line="360" w:lineRule="auto"/>
                  <w:jc w:val="both"/>
                </w:pPr>
              </w:pPrChange>
            </w:pPr>
            <w:ins w:id="601" w:author="DELL" w:date="2022-05-02T22:20:00Z">
              <w:r>
                <w:rPr>
                  <w:rFonts w:ascii="Times New Roman" w:hAnsi="Times New Roman" w:cs="Times New Roman"/>
                  <w:sz w:val="24"/>
                  <w:szCs w:val="24"/>
                </w:rPr>
                <w:t>1.91</w:t>
              </w:r>
            </w:ins>
            <w:del w:id="602" w:author="DELL" w:date="2022-05-02T22:20:00Z">
              <w:r w:rsidR="005D69B1" w:rsidRPr="00BC581F" w:rsidDel="00674B6E">
                <w:rPr>
                  <w:rFonts w:ascii="Times New Roman" w:hAnsi="Times New Roman" w:cs="Times New Roman"/>
                  <w:sz w:val="24"/>
                  <w:szCs w:val="24"/>
                </w:rPr>
                <w:delText>2.00</w:delText>
              </w:r>
            </w:del>
          </w:p>
        </w:tc>
        <w:tc>
          <w:tcPr>
            <w:tcW w:w="1442" w:type="dxa"/>
            <w:tcPrChange w:id="603" w:author="DELL" w:date="2022-05-02T23:01:00Z">
              <w:tcPr>
                <w:tcW w:w="1442" w:type="dxa"/>
              </w:tcPr>
            </w:tcPrChange>
          </w:tcPr>
          <w:p w:rsidR="005D69B1" w:rsidRPr="00BC581F" w:rsidRDefault="005D69B1">
            <w:pPr>
              <w:spacing w:line="240" w:lineRule="auto"/>
              <w:jc w:val="both"/>
              <w:rPr>
                <w:rFonts w:ascii="Times New Roman" w:hAnsi="Times New Roman" w:cs="Times New Roman"/>
                <w:sz w:val="24"/>
                <w:szCs w:val="24"/>
              </w:rPr>
              <w:pPrChange w:id="604" w:author="DELL" w:date="2022-05-02T22:07:00Z">
                <w:pPr>
                  <w:spacing w:line="360" w:lineRule="auto"/>
                  <w:jc w:val="both"/>
                </w:pPr>
              </w:pPrChange>
            </w:pPr>
            <w:r w:rsidRPr="00BC581F">
              <w:rPr>
                <w:rFonts w:ascii="Times New Roman" w:hAnsi="Times New Roman" w:cs="Times New Roman"/>
                <w:sz w:val="24"/>
                <w:szCs w:val="24"/>
              </w:rPr>
              <w:t>2</w:t>
            </w:r>
            <w:ins w:id="605" w:author="DELL" w:date="2022-05-02T22:22:00Z">
              <w:r w:rsidR="00674B6E">
                <w:rPr>
                  <w:rFonts w:ascii="Times New Roman" w:hAnsi="Times New Roman" w:cs="Times New Roman"/>
                  <w:sz w:val="24"/>
                  <w:szCs w:val="24"/>
                </w:rPr>
                <w:t>7.82</w:t>
              </w:r>
            </w:ins>
            <w:del w:id="606" w:author="DELL" w:date="2022-05-02T22:22:00Z">
              <w:r w:rsidRPr="00BC581F" w:rsidDel="00674B6E">
                <w:rPr>
                  <w:rFonts w:ascii="Times New Roman" w:hAnsi="Times New Roman" w:cs="Times New Roman"/>
                  <w:sz w:val="24"/>
                  <w:szCs w:val="24"/>
                </w:rPr>
                <w:delText>8.58</w:delText>
              </w:r>
            </w:del>
          </w:p>
        </w:tc>
        <w:tc>
          <w:tcPr>
            <w:tcW w:w="1185" w:type="dxa"/>
            <w:tcPrChange w:id="607" w:author="DELL" w:date="2022-05-02T23:01:00Z">
              <w:tcPr>
                <w:tcW w:w="1237" w:type="dxa"/>
              </w:tcPr>
            </w:tcPrChange>
          </w:tcPr>
          <w:p w:rsidR="005D69B1" w:rsidRPr="00BC581F" w:rsidRDefault="005D69B1">
            <w:pPr>
              <w:spacing w:line="240" w:lineRule="auto"/>
              <w:jc w:val="both"/>
              <w:rPr>
                <w:rFonts w:ascii="Times New Roman" w:hAnsi="Times New Roman" w:cs="Times New Roman"/>
                <w:sz w:val="24"/>
                <w:szCs w:val="24"/>
              </w:rPr>
              <w:pPrChange w:id="608" w:author="DELL" w:date="2022-05-02T22:07:00Z">
                <w:pPr>
                  <w:spacing w:line="360" w:lineRule="auto"/>
                  <w:jc w:val="both"/>
                </w:pPr>
              </w:pPrChange>
            </w:pPr>
            <w:r w:rsidRPr="00BC581F">
              <w:rPr>
                <w:rFonts w:ascii="Times New Roman" w:hAnsi="Times New Roman" w:cs="Times New Roman"/>
                <w:sz w:val="24"/>
                <w:szCs w:val="24"/>
              </w:rPr>
              <w:t>2</w:t>
            </w:r>
            <w:ins w:id="609" w:author="DELL" w:date="2022-05-02T22:24:00Z">
              <w:r w:rsidR="009557D9">
                <w:rPr>
                  <w:rFonts w:ascii="Times New Roman" w:hAnsi="Times New Roman" w:cs="Times New Roman"/>
                  <w:sz w:val="24"/>
                  <w:szCs w:val="24"/>
                </w:rPr>
                <w:t>1.37</w:t>
              </w:r>
            </w:ins>
            <w:del w:id="610" w:author="DELL" w:date="2022-05-02T22:24:00Z">
              <w:r w:rsidRPr="00BC581F" w:rsidDel="009557D9">
                <w:rPr>
                  <w:rFonts w:ascii="Times New Roman" w:hAnsi="Times New Roman" w:cs="Times New Roman"/>
                  <w:sz w:val="24"/>
                  <w:szCs w:val="24"/>
                </w:rPr>
                <w:delText>0.57</w:delText>
              </w:r>
            </w:del>
          </w:p>
        </w:tc>
        <w:tc>
          <w:tcPr>
            <w:tcW w:w="1416" w:type="dxa"/>
            <w:tcPrChange w:id="611" w:author="DELL" w:date="2022-05-02T23:01:00Z">
              <w:tcPr>
                <w:tcW w:w="1264" w:type="dxa"/>
              </w:tcPr>
            </w:tcPrChange>
          </w:tcPr>
          <w:p w:rsidR="005D69B1" w:rsidRPr="00BC581F" w:rsidRDefault="005D69B1">
            <w:pPr>
              <w:spacing w:line="240" w:lineRule="auto"/>
              <w:jc w:val="both"/>
              <w:rPr>
                <w:rFonts w:ascii="Times New Roman" w:hAnsi="Times New Roman" w:cs="Times New Roman"/>
                <w:sz w:val="24"/>
                <w:szCs w:val="24"/>
              </w:rPr>
              <w:pPrChange w:id="612" w:author="DELL" w:date="2022-05-02T22:07:00Z">
                <w:pPr>
                  <w:spacing w:line="360" w:lineRule="auto"/>
                  <w:jc w:val="both"/>
                </w:pPr>
              </w:pPrChange>
            </w:pPr>
            <w:r w:rsidRPr="00BC581F">
              <w:rPr>
                <w:rFonts w:ascii="Times New Roman" w:hAnsi="Times New Roman" w:cs="Times New Roman"/>
                <w:sz w:val="24"/>
                <w:szCs w:val="24"/>
              </w:rPr>
              <w:t>1.</w:t>
            </w:r>
            <w:ins w:id="613" w:author="DELL" w:date="2022-05-02T22:58:00Z">
              <w:r w:rsidR="00B256D5">
                <w:rPr>
                  <w:rFonts w:ascii="Times New Roman" w:hAnsi="Times New Roman" w:cs="Times New Roman"/>
                  <w:sz w:val="24"/>
                  <w:szCs w:val="24"/>
                </w:rPr>
                <w:t>43</w:t>
              </w:r>
            </w:ins>
            <w:del w:id="614" w:author="DELL" w:date="2022-05-02T22:58:00Z">
              <w:r w:rsidRPr="00BC581F" w:rsidDel="00B256D5">
                <w:rPr>
                  <w:rFonts w:ascii="Times New Roman" w:hAnsi="Times New Roman" w:cs="Times New Roman"/>
                  <w:sz w:val="24"/>
                  <w:szCs w:val="24"/>
                </w:rPr>
                <w:delText>60</w:delText>
              </w:r>
            </w:del>
          </w:p>
        </w:tc>
        <w:tc>
          <w:tcPr>
            <w:tcW w:w="1296" w:type="dxa"/>
            <w:tcPrChange w:id="615" w:author="DELL" w:date="2022-05-02T23:01:00Z">
              <w:tcPr>
                <w:tcW w:w="1276" w:type="dxa"/>
              </w:tcPr>
            </w:tcPrChange>
          </w:tcPr>
          <w:p w:rsidR="005D69B1" w:rsidRPr="00BC581F" w:rsidRDefault="00297577">
            <w:pPr>
              <w:spacing w:line="240" w:lineRule="auto"/>
              <w:jc w:val="both"/>
              <w:rPr>
                <w:rFonts w:ascii="Times New Roman" w:hAnsi="Times New Roman" w:cs="Times New Roman"/>
                <w:sz w:val="24"/>
                <w:szCs w:val="24"/>
              </w:rPr>
              <w:pPrChange w:id="616" w:author="DELL" w:date="2022-05-02T22:07:00Z">
                <w:pPr>
                  <w:spacing w:line="360" w:lineRule="auto"/>
                  <w:jc w:val="both"/>
                </w:pPr>
              </w:pPrChange>
            </w:pPr>
            <w:ins w:id="617" w:author="DELL" w:date="2022-05-02T23:00:00Z">
              <w:r>
                <w:rPr>
                  <w:rFonts w:ascii="Times New Roman" w:hAnsi="Times New Roman" w:cs="Times New Roman"/>
                  <w:sz w:val="24"/>
                  <w:szCs w:val="24"/>
                </w:rPr>
                <w:t>82.69</w:t>
              </w:r>
            </w:ins>
            <w:del w:id="618" w:author="DELL" w:date="2022-05-02T23:00:00Z">
              <w:r w:rsidR="005D69B1" w:rsidRPr="00BC581F" w:rsidDel="00297577">
                <w:rPr>
                  <w:rFonts w:ascii="Times New Roman" w:hAnsi="Times New Roman" w:cs="Times New Roman"/>
                  <w:sz w:val="24"/>
                  <w:szCs w:val="24"/>
                </w:rPr>
                <w:delText>67.62</w:delText>
              </w:r>
            </w:del>
          </w:p>
        </w:tc>
        <w:tc>
          <w:tcPr>
            <w:tcW w:w="1296" w:type="dxa"/>
            <w:tcPrChange w:id="619" w:author="DELL" w:date="2022-05-02T23:01:00Z">
              <w:tcPr>
                <w:tcW w:w="1267" w:type="dxa"/>
              </w:tcPr>
            </w:tcPrChange>
          </w:tcPr>
          <w:p w:rsidR="005D69B1" w:rsidRPr="00BC581F" w:rsidRDefault="005D69B1">
            <w:pPr>
              <w:spacing w:line="240" w:lineRule="auto"/>
              <w:jc w:val="both"/>
              <w:rPr>
                <w:rFonts w:ascii="Times New Roman" w:hAnsi="Times New Roman" w:cs="Times New Roman"/>
                <w:sz w:val="24"/>
                <w:szCs w:val="24"/>
              </w:rPr>
              <w:pPrChange w:id="620" w:author="DELL" w:date="2022-05-02T22:07:00Z">
                <w:pPr>
                  <w:spacing w:line="360" w:lineRule="auto"/>
                  <w:jc w:val="both"/>
                </w:pPr>
              </w:pPrChange>
            </w:pPr>
            <w:r w:rsidRPr="00BC581F">
              <w:rPr>
                <w:rFonts w:ascii="Times New Roman" w:hAnsi="Times New Roman" w:cs="Times New Roman"/>
                <w:sz w:val="24"/>
                <w:szCs w:val="24"/>
              </w:rPr>
              <w:t>100.</w:t>
            </w:r>
            <w:ins w:id="621" w:author="DELL" w:date="2022-05-02T23:01:00Z">
              <w:r w:rsidR="00297577">
                <w:rPr>
                  <w:rFonts w:ascii="Times New Roman" w:hAnsi="Times New Roman" w:cs="Times New Roman"/>
                  <w:sz w:val="24"/>
                  <w:szCs w:val="24"/>
                </w:rPr>
                <w:t>77</w:t>
              </w:r>
            </w:ins>
            <w:del w:id="622" w:author="DELL" w:date="2022-05-02T23:01:00Z">
              <w:r w:rsidRPr="00BC581F" w:rsidDel="00297577">
                <w:rPr>
                  <w:rFonts w:ascii="Times New Roman" w:hAnsi="Times New Roman" w:cs="Times New Roman"/>
                  <w:sz w:val="24"/>
                  <w:szCs w:val="24"/>
                </w:rPr>
                <w:delText>65</w:delText>
              </w:r>
            </w:del>
          </w:p>
        </w:tc>
      </w:tr>
      <w:tr w:rsidR="005D69B1" w:rsidRPr="00BC581F" w:rsidTr="00F77BD7">
        <w:tc>
          <w:tcPr>
            <w:tcW w:w="1780" w:type="dxa"/>
            <w:tcPrChange w:id="623" w:author="DELL" w:date="2022-05-02T23:01:00Z">
              <w:tcPr>
                <w:tcW w:w="1282" w:type="dxa"/>
              </w:tcPr>
            </w:tcPrChange>
          </w:tcPr>
          <w:p w:rsidR="005D69B1" w:rsidRPr="00BC581F" w:rsidRDefault="005D69B1">
            <w:pPr>
              <w:spacing w:line="240" w:lineRule="auto"/>
              <w:jc w:val="both"/>
              <w:rPr>
                <w:rFonts w:ascii="Times New Roman" w:hAnsi="Times New Roman" w:cs="Times New Roman"/>
                <w:sz w:val="24"/>
                <w:szCs w:val="24"/>
              </w:rPr>
              <w:pPrChange w:id="624" w:author="DELL" w:date="2022-05-02T22:07:00Z">
                <w:pPr>
                  <w:spacing w:line="360" w:lineRule="auto"/>
                  <w:jc w:val="both"/>
                </w:pPr>
              </w:pPrChange>
            </w:pPr>
            <w:r w:rsidRPr="00BC581F">
              <w:rPr>
                <w:rFonts w:ascii="Times New Roman" w:hAnsi="Times New Roman" w:cs="Times New Roman"/>
                <w:sz w:val="24"/>
                <w:szCs w:val="24"/>
              </w:rPr>
              <w:t>Maximum</w:t>
            </w:r>
          </w:p>
        </w:tc>
        <w:tc>
          <w:tcPr>
            <w:tcW w:w="1161" w:type="dxa"/>
            <w:tcPrChange w:id="625" w:author="DELL" w:date="2022-05-02T23:01:00Z">
              <w:tcPr>
                <w:tcW w:w="1248" w:type="dxa"/>
              </w:tcPr>
            </w:tcPrChange>
          </w:tcPr>
          <w:p w:rsidR="005D69B1" w:rsidRPr="00BC581F" w:rsidRDefault="00674B6E">
            <w:pPr>
              <w:spacing w:line="240" w:lineRule="auto"/>
              <w:jc w:val="both"/>
              <w:rPr>
                <w:rFonts w:ascii="Times New Roman" w:hAnsi="Times New Roman" w:cs="Times New Roman"/>
                <w:sz w:val="24"/>
                <w:szCs w:val="24"/>
              </w:rPr>
              <w:pPrChange w:id="626" w:author="DELL" w:date="2022-05-02T22:07:00Z">
                <w:pPr>
                  <w:spacing w:line="360" w:lineRule="auto"/>
                  <w:jc w:val="both"/>
                </w:pPr>
              </w:pPrChange>
            </w:pPr>
            <w:ins w:id="627" w:author="DELL" w:date="2022-05-02T22:20:00Z">
              <w:r>
                <w:rPr>
                  <w:rFonts w:ascii="Times New Roman" w:hAnsi="Times New Roman" w:cs="Times New Roman"/>
                  <w:sz w:val="24"/>
                  <w:szCs w:val="24"/>
                </w:rPr>
                <w:t>7.96</w:t>
              </w:r>
            </w:ins>
            <w:del w:id="628" w:author="DELL" w:date="2022-05-02T22:20:00Z">
              <w:r w:rsidR="005D69B1" w:rsidRPr="00BC581F" w:rsidDel="00674B6E">
                <w:rPr>
                  <w:rFonts w:ascii="Times New Roman" w:hAnsi="Times New Roman" w:cs="Times New Roman"/>
                  <w:sz w:val="24"/>
                  <w:szCs w:val="24"/>
                </w:rPr>
                <w:delText>6.41</w:delText>
              </w:r>
            </w:del>
          </w:p>
        </w:tc>
        <w:tc>
          <w:tcPr>
            <w:tcW w:w="1442" w:type="dxa"/>
            <w:tcPrChange w:id="629" w:author="DELL" w:date="2022-05-02T23:01:00Z">
              <w:tcPr>
                <w:tcW w:w="1442" w:type="dxa"/>
              </w:tcPr>
            </w:tcPrChange>
          </w:tcPr>
          <w:p w:rsidR="005D69B1" w:rsidRPr="00BC581F" w:rsidRDefault="005D69B1">
            <w:pPr>
              <w:spacing w:line="240" w:lineRule="auto"/>
              <w:jc w:val="both"/>
              <w:rPr>
                <w:rFonts w:ascii="Times New Roman" w:hAnsi="Times New Roman" w:cs="Times New Roman"/>
                <w:sz w:val="24"/>
                <w:szCs w:val="24"/>
              </w:rPr>
              <w:pPrChange w:id="630" w:author="DELL" w:date="2022-05-02T22:07:00Z">
                <w:pPr>
                  <w:spacing w:line="360" w:lineRule="auto"/>
                  <w:jc w:val="both"/>
                </w:pPr>
              </w:pPrChange>
            </w:pPr>
            <w:r w:rsidRPr="00BC581F">
              <w:rPr>
                <w:rFonts w:ascii="Times New Roman" w:hAnsi="Times New Roman" w:cs="Times New Roman"/>
                <w:sz w:val="24"/>
                <w:szCs w:val="24"/>
              </w:rPr>
              <w:t>32.90</w:t>
            </w:r>
          </w:p>
        </w:tc>
        <w:tc>
          <w:tcPr>
            <w:tcW w:w="1185" w:type="dxa"/>
            <w:tcPrChange w:id="631" w:author="DELL" w:date="2022-05-02T23:01:00Z">
              <w:tcPr>
                <w:tcW w:w="1237" w:type="dxa"/>
              </w:tcPr>
            </w:tcPrChange>
          </w:tcPr>
          <w:p w:rsidR="005D69B1" w:rsidRPr="00BC581F" w:rsidRDefault="005D69B1">
            <w:pPr>
              <w:spacing w:line="240" w:lineRule="auto"/>
              <w:jc w:val="both"/>
              <w:rPr>
                <w:rFonts w:ascii="Times New Roman" w:hAnsi="Times New Roman" w:cs="Times New Roman"/>
                <w:sz w:val="24"/>
                <w:szCs w:val="24"/>
              </w:rPr>
              <w:pPrChange w:id="632" w:author="DELL" w:date="2022-05-02T22:07:00Z">
                <w:pPr>
                  <w:spacing w:line="360" w:lineRule="auto"/>
                  <w:jc w:val="both"/>
                </w:pPr>
              </w:pPrChange>
            </w:pPr>
            <w:r w:rsidRPr="00BC581F">
              <w:rPr>
                <w:rFonts w:ascii="Times New Roman" w:hAnsi="Times New Roman" w:cs="Times New Roman"/>
                <w:sz w:val="24"/>
                <w:szCs w:val="24"/>
              </w:rPr>
              <w:t>27.</w:t>
            </w:r>
            <w:ins w:id="633" w:author="DELL" w:date="2022-05-02T22:24:00Z">
              <w:r w:rsidR="009557D9">
                <w:rPr>
                  <w:rFonts w:ascii="Times New Roman" w:hAnsi="Times New Roman" w:cs="Times New Roman"/>
                  <w:sz w:val="24"/>
                  <w:szCs w:val="24"/>
                </w:rPr>
                <w:t>46</w:t>
              </w:r>
            </w:ins>
            <w:del w:id="634" w:author="DELL" w:date="2022-05-02T22:24:00Z">
              <w:r w:rsidRPr="00BC581F" w:rsidDel="009557D9">
                <w:rPr>
                  <w:rFonts w:ascii="Times New Roman" w:hAnsi="Times New Roman" w:cs="Times New Roman"/>
                  <w:sz w:val="24"/>
                  <w:szCs w:val="24"/>
                </w:rPr>
                <w:delText>30</w:delText>
              </w:r>
            </w:del>
          </w:p>
        </w:tc>
        <w:tc>
          <w:tcPr>
            <w:tcW w:w="1416" w:type="dxa"/>
            <w:tcPrChange w:id="635" w:author="DELL" w:date="2022-05-02T23:01:00Z">
              <w:tcPr>
                <w:tcW w:w="1264" w:type="dxa"/>
              </w:tcPr>
            </w:tcPrChange>
          </w:tcPr>
          <w:p w:rsidR="005D69B1" w:rsidRPr="00BC581F" w:rsidRDefault="00B256D5">
            <w:pPr>
              <w:spacing w:line="240" w:lineRule="auto"/>
              <w:jc w:val="both"/>
              <w:rPr>
                <w:rFonts w:ascii="Times New Roman" w:hAnsi="Times New Roman" w:cs="Times New Roman"/>
                <w:sz w:val="24"/>
                <w:szCs w:val="24"/>
              </w:rPr>
              <w:pPrChange w:id="636" w:author="DELL" w:date="2022-05-02T22:07:00Z">
                <w:pPr>
                  <w:spacing w:line="360" w:lineRule="auto"/>
                  <w:jc w:val="both"/>
                </w:pPr>
              </w:pPrChange>
            </w:pPr>
            <w:ins w:id="637" w:author="DELL" w:date="2022-05-02T22:58:00Z">
              <w:r>
                <w:rPr>
                  <w:rFonts w:ascii="Times New Roman" w:hAnsi="Times New Roman" w:cs="Times New Roman"/>
                  <w:sz w:val="24"/>
                  <w:szCs w:val="24"/>
                </w:rPr>
                <w:t>105.03</w:t>
              </w:r>
            </w:ins>
            <w:del w:id="638" w:author="DELL" w:date="2022-05-02T22:58:00Z">
              <w:r w:rsidR="005D69B1" w:rsidRPr="00BC581F" w:rsidDel="00B256D5">
                <w:rPr>
                  <w:rFonts w:ascii="Times New Roman" w:hAnsi="Times New Roman" w:cs="Times New Roman"/>
                  <w:sz w:val="24"/>
                  <w:szCs w:val="24"/>
                </w:rPr>
                <w:delText>51.59</w:delText>
              </w:r>
            </w:del>
          </w:p>
        </w:tc>
        <w:tc>
          <w:tcPr>
            <w:tcW w:w="1296" w:type="dxa"/>
            <w:tcPrChange w:id="639" w:author="DELL" w:date="2022-05-02T23:01:00Z">
              <w:tcPr>
                <w:tcW w:w="1276" w:type="dxa"/>
              </w:tcPr>
            </w:tcPrChange>
          </w:tcPr>
          <w:p w:rsidR="005D69B1" w:rsidRPr="00BC581F" w:rsidRDefault="005D69B1">
            <w:pPr>
              <w:spacing w:line="240" w:lineRule="auto"/>
              <w:jc w:val="both"/>
              <w:rPr>
                <w:rFonts w:ascii="Times New Roman" w:hAnsi="Times New Roman" w:cs="Times New Roman"/>
                <w:sz w:val="24"/>
                <w:szCs w:val="24"/>
              </w:rPr>
              <w:pPrChange w:id="640" w:author="DELL" w:date="2022-05-02T22:07:00Z">
                <w:pPr>
                  <w:spacing w:line="360" w:lineRule="auto"/>
                  <w:jc w:val="both"/>
                </w:pPr>
              </w:pPrChange>
            </w:pPr>
            <w:r w:rsidRPr="00BC581F">
              <w:rPr>
                <w:rFonts w:ascii="Times New Roman" w:hAnsi="Times New Roman" w:cs="Times New Roman"/>
                <w:sz w:val="24"/>
                <w:szCs w:val="24"/>
              </w:rPr>
              <w:t>9</w:t>
            </w:r>
            <w:ins w:id="641" w:author="DELL" w:date="2022-05-02T23:00:00Z">
              <w:r w:rsidR="00297577">
                <w:rPr>
                  <w:rFonts w:ascii="Times New Roman" w:hAnsi="Times New Roman" w:cs="Times New Roman"/>
                  <w:sz w:val="24"/>
                  <w:szCs w:val="24"/>
                </w:rPr>
                <w:t>5.31</w:t>
              </w:r>
            </w:ins>
            <w:del w:id="642" w:author="DELL" w:date="2022-05-02T23:00:00Z">
              <w:r w:rsidRPr="00BC581F" w:rsidDel="00297577">
                <w:rPr>
                  <w:rFonts w:ascii="Times New Roman" w:hAnsi="Times New Roman" w:cs="Times New Roman"/>
                  <w:sz w:val="24"/>
                  <w:szCs w:val="24"/>
                </w:rPr>
                <w:delText>4.12</w:delText>
              </w:r>
            </w:del>
          </w:p>
        </w:tc>
        <w:tc>
          <w:tcPr>
            <w:tcW w:w="1296" w:type="dxa"/>
            <w:tcPrChange w:id="643" w:author="DELL" w:date="2022-05-02T23:01:00Z">
              <w:tcPr>
                <w:tcW w:w="1267" w:type="dxa"/>
              </w:tcPr>
            </w:tcPrChange>
          </w:tcPr>
          <w:p w:rsidR="005D69B1" w:rsidRPr="00BC581F" w:rsidRDefault="005D69B1">
            <w:pPr>
              <w:spacing w:line="240" w:lineRule="auto"/>
              <w:jc w:val="both"/>
              <w:rPr>
                <w:rFonts w:ascii="Times New Roman" w:hAnsi="Times New Roman" w:cs="Times New Roman"/>
                <w:sz w:val="24"/>
                <w:szCs w:val="24"/>
              </w:rPr>
              <w:pPrChange w:id="644" w:author="DELL" w:date="2022-05-02T22:07:00Z">
                <w:pPr>
                  <w:spacing w:line="360" w:lineRule="auto"/>
                  <w:jc w:val="both"/>
                </w:pPr>
              </w:pPrChange>
            </w:pPr>
            <w:r w:rsidRPr="00BC581F">
              <w:rPr>
                <w:rFonts w:ascii="Times New Roman" w:hAnsi="Times New Roman" w:cs="Times New Roman"/>
                <w:sz w:val="24"/>
                <w:szCs w:val="24"/>
              </w:rPr>
              <w:t>101.</w:t>
            </w:r>
            <w:ins w:id="645" w:author="DELL" w:date="2022-05-02T23:01:00Z">
              <w:r w:rsidR="00297577">
                <w:rPr>
                  <w:rFonts w:ascii="Times New Roman" w:hAnsi="Times New Roman" w:cs="Times New Roman"/>
                  <w:sz w:val="24"/>
                  <w:szCs w:val="24"/>
                </w:rPr>
                <w:t>87</w:t>
              </w:r>
            </w:ins>
            <w:del w:id="646" w:author="DELL" w:date="2022-05-02T23:01:00Z">
              <w:r w:rsidRPr="00BC581F" w:rsidDel="00297577">
                <w:rPr>
                  <w:rFonts w:ascii="Times New Roman" w:hAnsi="Times New Roman" w:cs="Times New Roman"/>
                  <w:sz w:val="24"/>
                  <w:szCs w:val="24"/>
                </w:rPr>
                <w:delText>73</w:delText>
              </w:r>
            </w:del>
          </w:p>
        </w:tc>
      </w:tr>
      <w:tr w:rsidR="005D69B1" w:rsidRPr="00BC581F" w:rsidTr="00F77BD7">
        <w:tc>
          <w:tcPr>
            <w:tcW w:w="1780" w:type="dxa"/>
            <w:tcPrChange w:id="647" w:author="DELL" w:date="2022-05-02T23:01:00Z">
              <w:tcPr>
                <w:tcW w:w="1282" w:type="dxa"/>
              </w:tcPr>
            </w:tcPrChange>
          </w:tcPr>
          <w:p w:rsidR="005D69B1" w:rsidRPr="00BC581F" w:rsidRDefault="005D69B1">
            <w:pPr>
              <w:spacing w:line="240" w:lineRule="auto"/>
              <w:jc w:val="both"/>
              <w:rPr>
                <w:rFonts w:ascii="Times New Roman" w:hAnsi="Times New Roman" w:cs="Times New Roman"/>
                <w:sz w:val="24"/>
                <w:szCs w:val="24"/>
              </w:rPr>
              <w:pPrChange w:id="648" w:author="DELL" w:date="2022-05-02T22:07:00Z">
                <w:pPr>
                  <w:spacing w:line="360" w:lineRule="auto"/>
                  <w:jc w:val="both"/>
                </w:pPr>
              </w:pPrChange>
            </w:pPr>
            <w:r w:rsidRPr="00BC581F">
              <w:rPr>
                <w:rFonts w:ascii="Times New Roman" w:hAnsi="Times New Roman" w:cs="Times New Roman"/>
                <w:sz w:val="24"/>
                <w:szCs w:val="24"/>
              </w:rPr>
              <w:t>Minimum</w:t>
            </w:r>
          </w:p>
        </w:tc>
        <w:tc>
          <w:tcPr>
            <w:tcW w:w="1161" w:type="dxa"/>
            <w:tcPrChange w:id="649" w:author="DELL" w:date="2022-05-02T23:01:00Z">
              <w:tcPr>
                <w:tcW w:w="1248" w:type="dxa"/>
              </w:tcPr>
            </w:tcPrChange>
          </w:tcPr>
          <w:p w:rsidR="005D69B1" w:rsidRPr="00BC581F" w:rsidRDefault="00674B6E">
            <w:pPr>
              <w:spacing w:line="240" w:lineRule="auto"/>
              <w:jc w:val="both"/>
              <w:rPr>
                <w:rFonts w:ascii="Times New Roman" w:hAnsi="Times New Roman" w:cs="Times New Roman"/>
                <w:sz w:val="24"/>
                <w:szCs w:val="24"/>
              </w:rPr>
              <w:pPrChange w:id="650" w:author="DELL" w:date="2022-05-02T22:07:00Z">
                <w:pPr>
                  <w:spacing w:line="360" w:lineRule="auto"/>
                  <w:jc w:val="both"/>
                </w:pPr>
              </w:pPrChange>
            </w:pPr>
            <w:ins w:id="651" w:author="DELL" w:date="2022-05-02T22:20:00Z">
              <w:r>
                <w:rPr>
                  <w:rFonts w:ascii="Times New Roman" w:hAnsi="Times New Roman" w:cs="Times New Roman"/>
                  <w:sz w:val="24"/>
                  <w:szCs w:val="24"/>
                </w:rPr>
                <w:t>0.55</w:t>
              </w:r>
            </w:ins>
            <w:del w:id="652" w:author="DELL" w:date="2022-05-02T22:20:00Z">
              <w:r w:rsidR="005D69B1" w:rsidRPr="00BC581F" w:rsidDel="00674B6E">
                <w:rPr>
                  <w:rFonts w:ascii="Times New Roman" w:hAnsi="Times New Roman" w:cs="Times New Roman"/>
                  <w:sz w:val="24"/>
                  <w:szCs w:val="24"/>
                </w:rPr>
                <w:delText>0.76</w:delText>
              </w:r>
            </w:del>
          </w:p>
        </w:tc>
        <w:tc>
          <w:tcPr>
            <w:tcW w:w="1442" w:type="dxa"/>
            <w:tcPrChange w:id="653" w:author="DELL" w:date="2022-05-02T23:01:00Z">
              <w:tcPr>
                <w:tcW w:w="1442" w:type="dxa"/>
              </w:tcPr>
            </w:tcPrChange>
          </w:tcPr>
          <w:p w:rsidR="005D69B1" w:rsidRPr="00BC581F" w:rsidRDefault="005D69B1">
            <w:pPr>
              <w:spacing w:line="240" w:lineRule="auto"/>
              <w:jc w:val="both"/>
              <w:rPr>
                <w:rFonts w:ascii="Times New Roman" w:hAnsi="Times New Roman" w:cs="Times New Roman"/>
                <w:sz w:val="24"/>
                <w:szCs w:val="24"/>
              </w:rPr>
              <w:pPrChange w:id="654" w:author="DELL" w:date="2022-05-02T22:07:00Z">
                <w:pPr>
                  <w:spacing w:line="360" w:lineRule="auto"/>
                  <w:jc w:val="both"/>
                </w:pPr>
              </w:pPrChange>
            </w:pPr>
            <w:r w:rsidRPr="00BC581F">
              <w:rPr>
                <w:rFonts w:ascii="Times New Roman" w:hAnsi="Times New Roman" w:cs="Times New Roman"/>
                <w:sz w:val="24"/>
                <w:szCs w:val="24"/>
              </w:rPr>
              <w:t>14.</w:t>
            </w:r>
            <w:ins w:id="655" w:author="DELL" w:date="2022-05-02T22:23:00Z">
              <w:r w:rsidR="00674B6E">
                <w:rPr>
                  <w:rFonts w:ascii="Times New Roman" w:hAnsi="Times New Roman" w:cs="Times New Roman"/>
                  <w:sz w:val="24"/>
                  <w:szCs w:val="24"/>
                </w:rPr>
                <w:t>15</w:t>
              </w:r>
            </w:ins>
            <w:del w:id="656" w:author="DELL" w:date="2022-05-02T22:23:00Z">
              <w:r w:rsidRPr="00BC581F" w:rsidDel="00674B6E">
                <w:rPr>
                  <w:rFonts w:ascii="Times New Roman" w:hAnsi="Times New Roman" w:cs="Times New Roman"/>
                  <w:sz w:val="24"/>
                  <w:szCs w:val="24"/>
                </w:rPr>
                <w:delText>36</w:delText>
              </w:r>
            </w:del>
          </w:p>
        </w:tc>
        <w:tc>
          <w:tcPr>
            <w:tcW w:w="1185" w:type="dxa"/>
            <w:tcPrChange w:id="657" w:author="DELL" w:date="2022-05-02T23:01:00Z">
              <w:tcPr>
                <w:tcW w:w="1237" w:type="dxa"/>
              </w:tcPr>
            </w:tcPrChange>
          </w:tcPr>
          <w:p w:rsidR="005D69B1" w:rsidRPr="00BC581F" w:rsidRDefault="005D69B1">
            <w:pPr>
              <w:spacing w:line="240" w:lineRule="auto"/>
              <w:jc w:val="both"/>
              <w:rPr>
                <w:rFonts w:ascii="Times New Roman" w:hAnsi="Times New Roman" w:cs="Times New Roman"/>
                <w:sz w:val="24"/>
                <w:szCs w:val="24"/>
              </w:rPr>
              <w:pPrChange w:id="658" w:author="DELL" w:date="2022-05-02T22:07:00Z">
                <w:pPr>
                  <w:spacing w:line="360" w:lineRule="auto"/>
                  <w:jc w:val="both"/>
                </w:pPr>
              </w:pPrChange>
            </w:pPr>
            <w:r w:rsidRPr="00BC581F">
              <w:rPr>
                <w:rFonts w:ascii="Times New Roman" w:hAnsi="Times New Roman" w:cs="Times New Roman"/>
                <w:sz w:val="24"/>
                <w:szCs w:val="24"/>
              </w:rPr>
              <w:t>6.42</w:t>
            </w:r>
          </w:p>
        </w:tc>
        <w:tc>
          <w:tcPr>
            <w:tcW w:w="1416" w:type="dxa"/>
            <w:tcPrChange w:id="659" w:author="DELL" w:date="2022-05-02T23:01:00Z">
              <w:tcPr>
                <w:tcW w:w="1264" w:type="dxa"/>
              </w:tcPr>
            </w:tcPrChange>
          </w:tcPr>
          <w:p w:rsidR="005D69B1" w:rsidRPr="00BC581F" w:rsidRDefault="005D69B1">
            <w:pPr>
              <w:spacing w:line="240" w:lineRule="auto"/>
              <w:jc w:val="both"/>
              <w:rPr>
                <w:rFonts w:ascii="Times New Roman" w:hAnsi="Times New Roman" w:cs="Times New Roman"/>
                <w:sz w:val="24"/>
                <w:szCs w:val="24"/>
              </w:rPr>
              <w:pPrChange w:id="660" w:author="DELL" w:date="2022-05-02T22:07:00Z">
                <w:pPr>
                  <w:spacing w:line="360" w:lineRule="auto"/>
                  <w:jc w:val="both"/>
                </w:pPr>
              </w:pPrChange>
            </w:pPr>
            <w:r w:rsidRPr="00BC581F">
              <w:rPr>
                <w:rFonts w:ascii="Times New Roman" w:hAnsi="Times New Roman" w:cs="Times New Roman"/>
                <w:sz w:val="24"/>
                <w:szCs w:val="24"/>
              </w:rPr>
              <w:t>0.00</w:t>
            </w:r>
          </w:p>
        </w:tc>
        <w:tc>
          <w:tcPr>
            <w:tcW w:w="1296" w:type="dxa"/>
            <w:tcPrChange w:id="661" w:author="DELL" w:date="2022-05-02T23:01:00Z">
              <w:tcPr>
                <w:tcW w:w="1276" w:type="dxa"/>
              </w:tcPr>
            </w:tcPrChange>
          </w:tcPr>
          <w:p w:rsidR="005D69B1" w:rsidRPr="00BC581F" w:rsidRDefault="005D69B1">
            <w:pPr>
              <w:spacing w:line="240" w:lineRule="auto"/>
              <w:jc w:val="both"/>
              <w:rPr>
                <w:rFonts w:ascii="Times New Roman" w:hAnsi="Times New Roman" w:cs="Times New Roman"/>
                <w:sz w:val="24"/>
                <w:szCs w:val="24"/>
              </w:rPr>
              <w:pPrChange w:id="662" w:author="DELL" w:date="2022-05-02T22:07:00Z">
                <w:pPr>
                  <w:spacing w:line="360" w:lineRule="auto"/>
                  <w:jc w:val="both"/>
                </w:pPr>
              </w:pPrChange>
            </w:pPr>
            <w:r w:rsidRPr="00BC581F">
              <w:rPr>
                <w:rFonts w:ascii="Times New Roman" w:hAnsi="Times New Roman" w:cs="Times New Roman"/>
                <w:sz w:val="24"/>
                <w:szCs w:val="24"/>
              </w:rPr>
              <w:t>33.</w:t>
            </w:r>
            <w:ins w:id="663" w:author="DELL" w:date="2022-05-02T23:00:00Z">
              <w:r w:rsidR="00297577">
                <w:rPr>
                  <w:rFonts w:ascii="Times New Roman" w:hAnsi="Times New Roman" w:cs="Times New Roman"/>
                  <w:sz w:val="24"/>
                  <w:szCs w:val="24"/>
                </w:rPr>
                <w:t>50</w:t>
              </w:r>
            </w:ins>
            <w:del w:id="664" w:author="DELL" w:date="2022-05-02T23:00:00Z">
              <w:r w:rsidRPr="00BC581F" w:rsidDel="00297577">
                <w:rPr>
                  <w:rFonts w:ascii="Times New Roman" w:hAnsi="Times New Roman" w:cs="Times New Roman"/>
                  <w:sz w:val="24"/>
                  <w:szCs w:val="24"/>
                </w:rPr>
                <w:delText>50</w:delText>
              </w:r>
            </w:del>
          </w:p>
        </w:tc>
        <w:tc>
          <w:tcPr>
            <w:tcW w:w="1296" w:type="dxa"/>
            <w:tcPrChange w:id="665" w:author="DELL" w:date="2022-05-02T23:01:00Z">
              <w:tcPr>
                <w:tcW w:w="1267" w:type="dxa"/>
              </w:tcPr>
            </w:tcPrChange>
          </w:tcPr>
          <w:p w:rsidR="005D69B1" w:rsidRPr="00BC581F" w:rsidRDefault="00297577">
            <w:pPr>
              <w:spacing w:line="240" w:lineRule="auto"/>
              <w:jc w:val="both"/>
              <w:rPr>
                <w:rFonts w:ascii="Times New Roman" w:hAnsi="Times New Roman" w:cs="Times New Roman"/>
                <w:sz w:val="24"/>
                <w:szCs w:val="24"/>
              </w:rPr>
              <w:pPrChange w:id="666" w:author="DELL" w:date="2022-05-02T22:07:00Z">
                <w:pPr>
                  <w:spacing w:line="360" w:lineRule="auto"/>
                  <w:jc w:val="both"/>
                </w:pPr>
              </w:pPrChange>
            </w:pPr>
            <w:ins w:id="667" w:author="DELL" w:date="2022-05-02T23:01:00Z">
              <w:r>
                <w:rPr>
                  <w:rFonts w:ascii="Times New Roman" w:hAnsi="Times New Roman" w:cs="Times New Roman"/>
                  <w:sz w:val="24"/>
                  <w:szCs w:val="24"/>
                </w:rPr>
                <w:t>99.08</w:t>
              </w:r>
            </w:ins>
            <w:del w:id="668" w:author="DELL" w:date="2022-05-02T23:01:00Z">
              <w:r w:rsidR="005D69B1" w:rsidRPr="00BC581F" w:rsidDel="00297577">
                <w:rPr>
                  <w:rFonts w:ascii="Times New Roman" w:hAnsi="Times New Roman" w:cs="Times New Roman"/>
                  <w:sz w:val="24"/>
                  <w:szCs w:val="24"/>
                </w:rPr>
                <w:delText>99.44</w:delText>
              </w:r>
            </w:del>
          </w:p>
        </w:tc>
      </w:tr>
      <w:tr w:rsidR="005D69B1" w:rsidRPr="00BC581F" w:rsidTr="00F77BD7">
        <w:tc>
          <w:tcPr>
            <w:tcW w:w="1780" w:type="dxa"/>
            <w:tcPrChange w:id="669" w:author="DELL" w:date="2022-05-02T23:01:00Z">
              <w:tcPr>
                <w:tcW w:w="1282" w:type="dxa"/>
              </w:tcPr>
            </w:tcPrChange>
          </w:tcPr>
          <w:p w:rsidR="005D69B1" w:rsidRPr="00BC581F" w:rsidRDefault="005D69B1">
            <w:pPr>
              <w:spacing w:line="240" w:lineRule="auto"/>
              <w:jc w:val="both"/>
              <w:rPr>
                <w:rFonts w:ascii="Times New Roman" w:hAnsi="Times New Roman" w:cs="Times New Roman"/>
                <w:sz w:val="24"/>
                <w:szCs w:val="24"/>
              </w:rPr>
              <w:pPrChange w:id="670" w:author="DELL" w:date="2022-05-02T22:07:00Z">
                <w:pPr>
                  <w:spacing w:line="360" w:lineRule="auto"/>
                  <w:jc w:val="both"/>
                </w:pPr>
              </w:pPrChange>
            </w:pPr>
            <w:r w:rsidRPr="00BC581F">
              <w:rPr>
                <w:rFonts w:ascii="Times New Roman" w:hAnsi="Times New Roman" w:cs="Times New Roman"/>
                <w:sz w:val="24"/>
                <w:szCs w:val="24"/>
              </w:rPr>
              <w:t>Std. Dev.</w:t>
            </w:r>
          </w:p>
        </w:tc>
        <w:tc>
          <w:tcPr>
            <w:tcW w:w="1161" w:type="dxa"/>
            <w:tcPrChange w:id="671" w:author="DELL" w:date="2022-05-02T23:01:00Z">
              <w:tcPr>
                <w:tcW w:w="1248" w:type="dxa"/>
              </w:tcPr>
            </w:tcPrChange>
          </w:tcPr>
          <w:p w:rsidR="005D69B1" w:rsidRPr="00BC581F" w:rsidRDefault="005D69B1">
            <w:pPr>
              <w:spacing w:line="240" w:lineRule="auto"/>
              <w:jc w:val="both"/>
              <w:rPr>
                <w:rFonts w:ascii="Times New Roman" w:hAnsi="Times New Roman" w:cs="Times New Roman"/>
                <w:sz w:val="24"/>
                <w:szCs w:val="24"/>
              </w:rPr>
              <w:pPrChange w:id="672" w:author="DELL" w:date="2022-05-02T22:07:00Z">
                <w:pPr>
                  <w:spacing w:line="360" w:lineRule="auto"/>
                  <w:jc w:val="both"/>
                </w:pPr>
              </w:pPrChange>
            </w:pPr>
            <w:r w:rsidRPr="00BC581F">
              <w:rPr>
                <w:rFonts w:ascii="Times New Roman" w:hAnsi="Times New Roman" w:cs="Times New Roman"/>
                <w:sz w:val="24"/>
                <w:szCs w:val="24"/>
              </w:rPr>
              <w:t>1</w:t>
            </w:r>
            <w:ins w:id="673" w:author="DELL" w:date="2022-05-02T22:20:00Z">
              <w:r w:rsidR="00674B6E">
                <w:rPr>
                  <w:rFonts w:ascii="Times New Roman" w:hAnsi="Times New Roman" w:cs="Times New Roman"/>
                  <w:sz w:val="24"/>
                  <w:szCs w:val="24"/>
                </w:rPr>
                <w:t>.26</w:t>
              </w:r>
            </w:ins>
            <w:del w:id="674" w:author="DELL" w:date="2022-05-02T22:20:00Z">
              <w:r w:rsidRPr="00BC581F" w:rsidDel="00674B6E">
                <w:rPr>
                  <w:rFonts w:ascii="Times New Roman" w:hAnsi="Times New Roman" w:cs="Times New Roman"/>
                  <w:sz w:val="24"/>
                  <w:szCs w:val="24"/>
                </w:rPr>
                <w:delText>.00</w:delText>
              </w:r>
            </w:del>
          </w:p>
        </w:tc>
        <w:tc>
          <w:tcPr>
            <w:tcW w:w="1442" w:type="dxa"/>
            <w:tcPrChange w:id="675" w:author="DELL" w:date="2022-05-02T23:01:00Z">
              <w:tcPr>
                <w:tcW w:w="1442" w:type="dxa"/>
              </w:tcPr>
            </w:tcPrChange>
          </w:tcPr>
          <w:p w:rsidR="005D69B1" w:rsidRPr="00BC581F" w:rsidRDefault="005D69B1">
            <w:pPr>
              <w:spacing w:line="240" w:lineRule="auto"/>
              <w:jc w:val="both"/>
              <w:rPr>
                <w:rFonts w:ascii="Times New Roman" w:hAnsi="Times New Roman" w:cs="Times New Roman"/>
                <w:sz w:val="24"/>
                <w:szCs w:val="24"/>
              </w:rPr>
              <w:pPrChange w:id="676" w:author="DELL" w:date="2022-05-02T22:07:00Z">
                <w:pPr>
                  <w:spacing w:line="360" w:lineRule="auto"/>
                  <w:jc w:val="both"/>
                </w:pPr>
              </w:pPrChange>
            </w:pPr>
            <w:r w:rsidRPr="00BC581F">
              <w:rPr>
                <w:rFonts w:ascii="Times New Roman" w:hAnsi="Times New Roman" w:cs="Times New Roman"/>
                <w:sz w:val="24"/>
                <w:szCs w:val="24"/>
              </w:rPr>
              <w:t>4.</w:t>
            </w:r>
            <w:ins w:id="677" w:author="DELL" w:date="2022-05-02T22:23:00Z">
              <w:r w:rsidR="00674B6E">
                <w:rPr>
                  <w:rFonts w:ascii="Times New Roman" w:hAnsi="Times New Roman" w:cs="Times New Roman"/>
                  <w:sz w:val="24"/>
                  <w:szCs w:val="24"/>
                </w:rPr>
                <w:t>58</w:t>
              </w:r>
            </w:ins>
            <w:del w:id="678" w:author="DELL" w:date="2022-05-02T22:23:00Z">
              <w:r w:rsidRPr="00BC581F" w:rsidDel="00674B6E">
                <w:rPr>
                  <w:rFonts w:ascii="Times New Roman" w:hAnsi="Times New Roman" w:cs="Times New Roman"/>
                  <w:sz w:val="24"/>
                  <w:szCs w:val="24"/>
                </w:rPr>
                <w:delText>22</w:delText>
              </w:r>
            </w:del>
          </w:p>
        </w:tc>
        <w:tc>
          <w:tcPr>
            <w:tcW w:w="1185" w:type="dxa"/>
            <w:tcPrChange w:id="679" w:author="DELL" w:date="2022-05-02T23:01:00Z">
              <w:tcPr>
                <w:tcW w:w="1237" w:type="dxa"/>
              </w:tcPr>
            </w:tcPrChange>
          </w:tcPr>
          <w:p w:rsidR="005D69B1" w:rsidRPr="00BC581F" w:rsidRDefault="005D69B1">
            <w:pPr>
              <w:spacing w:line="240" w:lineRule="auto"/>
              <w:jc w:val="both"/>
              <w:rPr>
                <w:rFonts w:ascii="Times New Roman" w:hAnsi="Times New Roman" w:cs="Times New Roman"/>
                <w:sz w:val="24"/>
                <w:szCs w:val="24"/>
              </w:rPr>
              <w:pPrChange w:id="680" w:author="DELL" w:date="2022-05-02T22:07:00Z">
                <w:pPr>
                  <w:spacing w:line="360" w:lineRule="auto"/>
                  <w:jc w:val="both"/>
                </w:pPr>
              </w:pPrChange>
            </w:pPr>
            <w:r w:rsidRPr="00BC581F">
              <w:rPr>
                <w:rFonts w:ascii="Times New Roman" w:hAnsi="Times New Roman" w:cs="Times New Roman"/>
                <w:sz w:val="24"/>
                <w:szCs w:val="24"/>
              </w:rPr>
              <w:t>5.</w:t>
            </w:r>
            <w:ins w:id="681" w:author="DELL" w:date="2022-05-02T22:25:00Z">
              <w:r w:rsidR="009557D9">
                <w:rPr>
                  <w:rFonts w:ascii="Times New Roman" w:hAnsi="Times New Roman" w:cs="Times New Roman"/>
                  <w:sz w:val="24"/>
                  <w:szCs w:val="24"/>
                </w:rPr>
                <w:t>50</w:t>
              </w:r>
            </w:ins>
            <w:del w:id="682" w:author="DELL" w:date="2022-05-02T22:25:00Z">
              <w:r w:rsidRPr="00BC581F" w:rsidDel="009557D9">
                <w:rPr>
                  <w:rFonts w:ascii="Times New Roman" w:hAnsi="Times New Roman" w:cs="Times New Roman"/>
                  <w:sz w:val="24"/>
                  <w:szCs w:val="24"/>
                </w:rPr>
                <w:delText>93</w:delText>
              </w:r>
            </w:del>
          </w:p>
        </w:tc>
        <w:tc>
          <w:tcPr>
            <w:tcW w:w="1416" w:type="dxa"/>
            <w:tcPrChange w:id="683" w:author="DELL" w:date="2022-05-02T23:01:00Z">
              <w:tcPr>
                <w:tcW w:w="1264" w:type="dxa"/>
              </w:tcPr>
            </w:tcPrChange>
          </w:tcPr>
          <w:p w:rsidR="005D69B1" w:rsidRPr="00BC581F" w:rsidRDefault="005D69B1">
            <w:pPr>
              <w:spacing w:line="240" w:lineRule="auto"/>
              <w:jc w:val="both"/>
              <w:rPr>
                <w:rFonts w:ascii="Times New Roman" w:hAnsi="Times New Roman" w:cs="Times New Roman"/>
                <w:sz w:val="24"/>
                <w:szCs w:val="24"/>
              </w:rPr>
              <w:pPrChange w:id="684" w:author="DELL" w:date="2022-05-02T22:07:00Z">
                <w:pPr>
                  <w:spacing w:line="360" w:lineRule="auto"/>
                  <w:jc w:val="both"/>
                </w:pPr>
              </w:pPrChange>
            </w:pPr>
            <w:r w:rsidRPr="00BC581F">
              <w:rPr>
                <w:rFonts w:ascii="Times New Roman" w:hAnsi="Times New Roman" w:cs="Times New Roman"/>
                <w:sz w:val="24"/>
                <w:szCs w:val="24"/>
              </w:rPr>
              <w:t>1</w:t>
            </w:r>
            <w:ins w:id="685" w:author="DELL" w:date="2022-05-02T22:58:00Z">
              <w:r w:rsidR="00B256D5">
                <w:rPr>
                  <w:rFonts w:ascii="Times New Roman" w:hAnsi="Times New Roman" w:cs="Times New Roman"/>
                  <w:sz w:val="24"/>
                  <w:szCs w:val="24"/>
                </w:rPr>
                <w:t>2.42</w:t>
              </w:r>
            </w:ins>
            <w:del w:id="686" w:author="DELL" w:date="2022-05-02T22:58:00Z">
              <w:r w:rsidRPr="00BC581F" w:rsidDel="00B256D5">
                <w:rPr>
                  <w:rFonts w:ascii="Times New Roman" w:hAnsi="Times New Roman" w:cs="Times New Roman"/>
                  <w:sz w:val="24"/>
                  <w:szCs w:val="24"/>
                </w:rPr>
                <w:delText>0.29</w:delText>
              </w:r>
            </w:del>
          </w:p>
        </w:tc>
        <w:tc>
          <w:tcPr>
            <w:tcW w:w="1296" w:type="dxa"/>
            <w:tcPrChange w:id="687" w:author="DELL" w:date="2022-05-02T23:01:00Z">
              <w:tcPr>
                <w:tcW w:w="1276" w:type="dxa"/>
              </w:tcPr>
            </w:tcPrChange>
          </w:tcPr>
          <w:p w:rsidR="005D69B1" w:rsidRPr="00BC581F" w:rsidRDefault="005D69B1">
            <w:pPr>
              <w:spacing w:line="240" w:lineRule="auto"/>
              <w:jc w:val="both"/>
              <w:rPr>
                <w:rFonts w:ascii="Times New Roman" w:hAnsi="Times New Roman" w:cs="Times New Roman"/>
                <w:sz w:val="24"/>
                <w:szCs w:val="24"/>
              </w:rPr>
              <w:pPrChange w:id="688" w:author="DELL" w:date="2022-05-02T22:07:00Z">
                <w:pPr>
                  <w:spacing w:line="360" w:lineRule="auto"/>
                  <w:jc w:val="both"/>
                </w:pPr>
              </w:pPrChange>
            </w:pPr>
            <w:r w:rsidRPr="00BC581F">
              <w:rPr>
                <w:rFonts w:ascii="Times New Roman" w:hAnsi="Times New Roman" w:cs="Times New Roman"/>
                <w:sz w:val="24"/>
                <w:szCs w:val="24"/>
              </w:rPr>
              <w:t>1</w:t>
            </w:r>
            <w:ins w:id="689" w:author="DELL" w:date="2022-05-02T23:00:00Z">
              <w:r w:rsidR="00297577">
                <w:rPr>
                  <w:rFonts w:ascii="Times New Roman" w:hAnsi="Times New Roman" w:cs="Times New Roman"/>
                  <w:sz w:val="24"/>
                  <w:szCs w:val="24"/>
                </w:rPr>
                <w:t>4.74</w:t>
              </w:r>
            </w:ins>
            <w:del w:id="690" w:author="DELL" w:date="2022-05-02T23:00:00Z">
              <w:r w:rsidRPr="00BC581F" w:rsidDel="00297577">
                <w:rPr>
                  <w:rFonts w:ascii="Times New Roman" w:hAnsi="Times New Roman" w:cs="Times New Roman"/>
                  <w:sz w:val="24"/>
                  <w:szCs w:val="24"/>
                </w:rPr>
                <w:delText>6.04</w:delText>
              </w:r>
            </w:del>
          </w:p>
        </w:tc>
        <w:tc>
          <w:tcPr>
            <w:tcW w:w="1296" w:type="dxa"/>
            <w:tcPrChange w:id="691" w:author="DELL" w:date="2022-05-02T23:01:00Z">
              <w:tcPr>
                <w:tcW w:w="1267" w:type="dxa"/>
              </w:tcPr>
            </w:tcPrChange>
          </w:tcPr>
          <w:p w:rsidR="005D69B1" w:rsidRPr="00BC581F" w:rsidRDefault="005D69B1">
            <w:pPr>
              <w:spacing w:line="240" w:lineRule="auto"/>
              <w:jc w:val="both"/>
              <w:rPr>
                <w:rFonts w:ascii="Times New Roman" w:hAnsi="Times New Roman" w:cs="Times New Roman"/>
                <w:sz w:val="24"/>
                <w:szCs w:val="24"/>
              </w:rPr>
              <w:pPrChange w:id="692" w:author="DELL" w:date="2022-05-02T22:07:00Z">
                <w:pPr>
                  <w:spacing w:line="360" w:lineRule="auto"/>
                  <w:jc w:val="both"/>
                </w:pPr>
              </w:pPrChange>
            </w:pPr>
            <w:r w:rsidRPr="00BC581F">
              <w:rPr>
                <w:rFonts w:ascii="Times New Roman" w:hAnsi="Times New Roman" w:cs="Times New Roman"/>
                <w:sz w:val="24"/>
                <w:szCs w:val="24"/>
              </w:rPr>
              <w:t>0.5</w:t>
            </w:r>
            <w:ins w:id="693" w:author="DELL" w:date="2022-05-02T23:01:00Z">
              <w:r w:rsidR="00297577">
                <w:rPr>
                  <w:rFonts w:ascii="Times New Roman" w:hAnsi="Times New Roman" w:cs="Times New Roman"/>
                  <w:sz w:val="24"/>
                  <w:szCs w:val="24"/>
                </w:rPr>
                <w:t>2</w:t>
              </w:r>
            </w:ins>
            <w:del w:id="694" w:author="DELL" w:date="2022-05-02T23:01:00Z">
              <w:r w:rsidRPr="00BC581F" w:rsidDel="00297577">
                <w:rPr>
                  <w:rFonts w:ascii="Times New Roman" w:hAnsi="Times New Roman" w:cs="Times New Roman"/>
                  <w:sz w:val="24"/>
                  <w:szCs w:val="24"/>
                </w:rPr>
                <w:delText>1</w:delText>
              </w:r>
            </w:del>
          </w:p>
        </w:tc>
      </w:tr>
      <w:tr w:rsidR="005D69B1" w:rsidRPr="00BC581F" w:rsidDel="00674B6E" w:rsidTr="00F77BD7">
        <w:trPr>
          <w:del w:id="695" w:author="DELL" w:date="2022-05-02T22:21:00Z"/>
        </w:trPr>
        <w:tc>
          <w:tcPr>
            <w:tcW w:w="1780" w:type="dxa"/>
            <w:tcPrChange w:id="696" w:author="DELL" w:date="2022-05-02T23:01:00Z">
              <w:tcPr>
                <w:tcW w:w="1282" w:type="dxa"/>
              </w:tcPr>
            </w:tcPrChange>
          </w:tcPr>
          <w:p w:rsidR="005D69B1" w:rsidRPr="00BC581F" w:rsidDel="00674B6E" w:rsidRDefault="005D69B1">
            <w:pPr>
              <w:spacing w:line="240" w:lineRule="auto"/>
              <w:jc w:val="both"/>
              <w:rPr>
                <w:del w:id="697" w:author="DELL" w:date="2022-05-02T22:21:00Z"/>
                <w:rFonts w:ascii="Times New Roman" w:hAnsi="Times New Roman" w:cs="Times New Roman"/>
                <w:sz w:val="24"/>
                <w:szCs w:val="24"/>
              </w:rPr>
              <w:pPrChange w:id="698" w:author="DELL" w:date="2022-05-02T22:07:00Z">
                <w:pPr>
                  <w:spacing w:line="360" w:lineRule="auto"/>
                  <w:jc w:val="both"/>
                </w:pPr>
              </w:pPrChange>
            </w:pPr>
            <w:del w:id="699" w:author="DELL" w:date="2022-05-02T22:21:00Z">
              <w:r w:rsidRPr="00BC581F" w:rsidDel="00674B6E">
                <w:rPr>
                  <w:rFonts w:ascii="Times New Roman" w:hAnsi="Times New Roman" w:cs="Times New Roman"/>
                  <w:sz w:val="24"/>
                  <w:szCs w:val="24"/>
                </w:rPr>
                <w:delText>Skewness</w:delText>
              </w:r>
            </w:del>
          </w:p>
        </w:tc>
        <w:tc>
          <w:tcPr>
            <w:tcW w:w="1161" w:type="dxa"/>
            <w:tcPrChange w:id="700" w:author="DELL" w:date="2022-05-02T23:01:00Z">
              <w:tcPr>
                <w:tcW w:w="1248" w:type="dxa"/>
              </w:tcPr>
            </w:tcPrChange>
          </w:tcPr>
          <w:p w:rsidR="005D69B1" w:rsidRPr="00BC581F" w:rsidDel="00674B6E" w:rsidRDefault="005D69B1">
            <w:pPr>
              <w:spacing w:line="240" w:lineRule="auto"/>
              <w:jc w:val="both"/>
              <w:rPr>
                <w:del w:id="701" w:author="DELL" w:date="2022-05-02T22:21:00Z"/>
                <w:rFonts w:ascii="Times New Roman" w:hAnsi="Times New Roman" w:cs="Times New Roman"/>
                <w:sz w:val="24"/>
                <w:szCs w:val="24"/>
              </w:rPr>
              <w:pPrChange w:id="702" w:author="DELL" w:date="2022-05-02T22:07:00Z">
                <w:pPr>
                  <w:spacing w:line="360" w:lineRule="auto"/>
                  <w:jc w:val="both"/>
                </w:pPr>
              </w:pPrChange>
            </w:pPr>
            <w:del w:id="703" w:author="DELL" w:date="2022-05-02T22:21:00Z">
              <w:r w:rsidRPr="00BC581F" w:rsidDel="00674B6E">
                <w:rPr>
                  <w:rFonts w:ascii="Times New Roman" w:hAnsi="Times New Roman" w:cs="Times New Roman"/>
                  <w:sz w:val="24"/>
                  <w:szCs w:val="24"/>
                </w:rPr>
                <w:delText>1.09</w:delText>
              </w:r>
            </w:del>
          </w:p>
        </w:tc>
        <w:tc>
          <w:tcPr>
            <w:tcW w:w="1442" w:type="dxa"/>
            <w:tcPrChange w:id="704" w:author="DELL" w:date="2022-05-02T23:01:00Z">
              <w:tcPr>
                <w:tcW w:w="1442" w:type="dxa"/>
              </w:tcPr>
            </w:tcPrChange>
          </w:tcPr>
          <w:p w:rsidR="005D69B1" w:rsidRPr="00BC581F" w:rsidDel="00674B6E" w:rsidRDefault="005D69B1">
            <w:pPr>
              <w:spacing w:line="240" w:lineRule="auto"/>
              <w:jc w:val="both"/>
              <w:rPr>
                <w:del w:id="705" w:author="DELL" w:date="2022-05-02T22:21:00Z"/>
                <w:rFonts w:ascii="Times New Roman" w:hAnsi="Times New Roman" w:cs="Times New Roman"/>
                <w:sz w:val="24"/>
                <w:szCs w:val="24"/>
              </w:rPr>
              <w:pPrChange w:id="706" w:author="DELL" w:date="2022-05-02T22:07:00Z">
                <w:pPr>
                  <w:spacing w:line="360" w:lineRule="auto"/>
                  <w:jc w:val="both"/>
                </w:pPr>
              </w:pPrChange>
            </w:pPr>
            <w:del w:id="707" w:author="DELL" w:date="2022-05-02T22:21:00Z">
              <w:r w:rsidRPr="00BC581F" w:rsidDel="00674B6E">
                <w:rPr>
                  <w:rFonts w:ascii="Times New Roman" w:hAnsi="Times New Roman" w:cs="Times New Roman"/>
                  <w:sz w:val="24"/>
                  <w:szCs w:val="24"/>
                </w:rPr>
                <w:delText>-1.49</w:delText>
              </w:r>
            </w:del>
          </w:p>
        </w:tc>
        <w:tc>
          <w:tcPr>
            <w:tcW w:w="1185" w:type="dxa"/>
            <w:tcPrChange w:id="708" w:author="DELL" w:date="2022-05-02T23:01:00Z">
              <w:tcPr>
                <w:tcW w:w="1237" w:type="dxa"/>
              </w:tcPr>
            </w:tcPrChange>
          </w:tcPr>
          <w:p w:rsidR="005D69B1" w:rsidRPr="00BC581F" w:rsidDel="00674B6E" w:rsidRDefault="005D69B1">
            <w:pPr>
              <w:spacing w:line="240" w:lineRule="auto"/>
              <w:jc w:val="both"/>
              <w:rPr>
                <w:del w:id="709" w:author="DELL" w:date="2022-05-02T22:21:00Z"/>
                <w:rFonts w:ascii="Times New Roman" w:hAnsi="Times New Roman" w:cs="Times New Roman"/>
                <w:sz w:val="24"/>
                <w:szCs w:val="24"/>
              </w:rPr>
              <w:pPrChange w:id="710" w:author="DELL" w:date="2022-05-02T22:07:00Z">
                <w:pPr>
                  <w:spacing w:line="360" w:lineRule="auto"/>
                  <w:jc w:val="both"/>
                </w:pPr>
              </w:pPrChange>
            </w:pPr>
            <w:del w:id="711" w:author="DELL" w:date="2022-05-02T22:21:00Z">
              <w:r w:rsidRPr="00BC581F" w:rsidDel="00674B6E">
                <w:rPr>
                  <w:rFonts w:ascii="Times New Roman" w:hAnsi="Times New Roman" w:cs="Times New Roman"/>
                  <w:sz w:val="24"/>
                  <w:szCs w:val="24"/>
                </w:rPr>
                <w:delText>-0.49</w:delText>
              </w:r>
            </w:del>
          </w:p>
        </w:tc>
        <w:tc>
          <w:tcPr>
            <w:tcW w:w="1416" w:type="dxa"/>
            <w:tcPrChange w:id="712" w:author="DELL" w:date="2022-05-02T23:01:00Z">
              <w:tcPr>
                <w:tcW w:w="1264" w:type="dxa"/>
              </w:tcPr>
            </w:tcPrChange>
          </w:tcPr>
          <w:p w:rsidR="005D69B1" w:rsidRPr="00BC581F" w:rsidDel="00674B6E" w:rsidRDefault="005D69B1">
            <w:pPr>
              <w:spacing w:line="240" w:lineRule="auto"/>
              <w:jc w:val="both"/>
              <w:rPr>
                <w:del w:id="713" w:author="DELL" w:date="2022-05-02T22:21:00Z"/>
                <w:rFonts w:ascii="Times New Roman" w:hAnsi="Times New Roman" w:cs="Times New Roman"/>
                <w:sz w:val="24"/>
                <w:szCs w:val="24"/>
              </w:rPr>
              <w:pPrChange w:id="714" w:author="DELL" w:date="2022-05-02T22:07:00Z">
                <w:pPr>
                  <w:spacing w:line="360" w:lineRule="auto"/>
                  <w:jc w:val="both"/>
                </w:pPr>
              </w:pPrChange>
            </w:pPr>
            <w:del w:id="715" w:author="DELL" w:date="2022-05-02T22:21:00Z">
              <w:r w:rsidRPr="00BC581F" w:rsidDel="00674B6E">
                <w:rPr>
                  <w:rFonts w:ascii="Times New Roman" w:hAnsi="Times New Roman" w:cs="Times New Roman"/>
                  <w:sz w:val="24"/>
                  <w:szCs w:val="24"/>
                </w:rPr>
                <w:delText>2.10</w:delText>
              </w:r>
            </w:del>
          </w:p>
        </w:tc>
        <w:tc>
          <w:tcPr>
            <w:tcW w:w="1296" w:type="dxa"/>
            <w:tcPrChange w:id="716" w:author="DELL" w:date="2022-05-02T23:01:00Z">
              <w:tcPr>
                <w:tcW w:w="1276" w:type="dxa"/>
              </w:tcPr>
            </w:tcPrChange>
          </w:tcPr>
          <w:p w:rsidR="005D69B1" w:rsidRPr="00BC581F" w:rsidDel="00674B6E" w:rsidRDefault="005D69B1">
            <w:pPr>
              <w:spacing w:line="240" w:lineRule="auto"/>
              <w:jc w:val="both"/>
              <w:rPr>
                <w:del w:id="717" w:author="DELL" w:date="2022-05-02T22:21:00Z"/>
                <w:rFonts w:ascii="Times New Roman" w:hAnsi="Times New Roman" w:cs="Times New Roman"/>
                <w:sz w:val="24"/>
                <w:szCs w:val="24"/>
              </w:rPr>
              <w:pPrChange w:id="718" w:author="DELL" w:date="2022-05-02T22:07:00Z">
                <w:pPr>
                  <w:spacing w:line="360" w:lineRule="auto"/>
                  <w:jc w:val="both"/>
                </w:pPr>
              </w:pPrChange>
            </w:pPr>
            <w:del w:id="719" w:author="DELL" w:date="2022-05-02T22:21:00Z">
              <w:r w:rsidRPr="00BC581F" w:rsidDel="00674B6E">
                <w:rPr>
                  <w:rFonts w:ascii="Times New Roman" w:hAnsi="Times New Roman" w:cs="Times New Roman"/>
                  <w:sz w:val="24"/>
                  <w:szCs w:val="24"/>
                </w:rPr>
                <w:delText>-0.12</w:delText>
              </w:r>
            </w:del>
          </w:p>
        </w:tc>
        <w:tc>
          <w:tcPr>
            <w:tcW w:w="1296" w:type="dxa"/>
            <w:tcPrChange w:id="720" w:author="DELL" w:date="2022-05-02T23:01:00Z">
              <w:tcPr>
                <w:tcW w:w="1267" w:type="dxa"/>
              </w:tcPr>
            </w:tcPrChange>
          </w:tcPr>
          <w:p w:rsidR="005D69B1" w:rsidRPr="00BC581F" w:rsidDel="00674B6E" w:rsidRDefault="005D69B1">
            <w:pPr>
              <w:spacing w:line="240" w:lineRule="auto"/>
              <w:jc w:val="both"/>
              <w:rPr>
                <w:del w:id="721" w:author="DELL" w:date="2022-05-02T22:21:00Z"/>
                <w:rFonts w:ascii="Times New Roman" w:hAnsi="Times New Roman" w:cs="Times New Roman"/>
                <w:sz w:val="24"/>
                <w:szCs w:val="24"/>
              </w:rPr>
              <w:pPrChange w:id="722" w:author="DELL" w:date="2022-05-02T22:07:00Z">
                <w:pPr>
                  <w:spacing w:line="360" w:lineRule="auto"/>
                  <w:jc w:val="both"/>
                </w:pPr>
              </w:pPrChange>
            </w:pPr>
            <w:del w:id="723" w:author="DELL" w:date="2022-05-02T22:21:00Z">
              <w:r w:rsidRPr="00BC581F" w:rsidDel="00674B6E">
                <w:rPr>
                  <w:rFonts w:ascii="Times New Roman" w:hAnsi="Times New Roman" w:cs="Times New Roman"/>
                  <w:sz w:val="24"/>
                  <w:szCs w:val="24"/>
                </w:rPr>
                <w:delText>-0.04</w:delText>
              </w:r>
            </w:del>
          </w:p>
        </w:tc>
      </w:tr>
      <w:tr w:rsidR="005D69B1" w:rsidRPr="00BC581F" w:rsidDel="00674B6E" w:rsidTr="00F77BD7">
        <w:trPr>
          <w:del w:id="724" w:author="DELL" w:date="2022-05-02T22:21:00Z"/>
        </w:trPr>
        <w:tc>
          <w:tcPr>
            <w:tcW w:w="1780" w:type="dxa"/>
            <w:tcPrChange w:id="725" w:author="DELL" w:date="2022-05-02T23:01:00Z">
              <w:tcPr>
                <w:tcW w:w="1282" w:type="dxa"/>
              </w:tcPr>
            </w:tcPrChange>
          </w:tcPr>
          <w:p w:rsidR="005D69B1" w:rsidRPr="00BC581F" w:rsidDel="00674B6E" w:rsidRDefault="005D69B1">
            <w:pPr>
              <w:spacing w:line="240" w:lineRule="auto"/>
              <w:jc w:val="both"/>
              <w:rPr>
                <w:del w:id="726" w:author="DELL" w:date="2022-05-02T22:21:00Z"/>
                <w:rFonts w:ascii="Times New Roman" w:hAnsi="Times New Roman" w:cs="Times New Roman"/>
                <w:sz w:val="24"/>
                <w:szCs w:val="24"/>
              </w:rPr>
              <w:pPrChange w:id="727" w:author="DELL" w:date="2022-05-02T22:07:00Z">
                <w:pPr>
                  <w:spacing w:line="360" w:lineRule="auto"/>
                  <w:jc w:val="both"/>
                </w:pPr>
              </w:pPrChange>
            </w:pPr>
            <w:del w:id="728" w:author="DELL" w:date="2022-05-02T22:21:00Z">
              <w:r w:rsidRPr="00BC581F" w:rsidDel="00674B6E">
                <w:rPr>
                  <w:rFonts w:ascii="Times New Roman" w:hAnsi="Times New Roman" w:cs="Times New Roman"/>
                  <w:sz w:val="24"/>
                  <w:szCs w:val="24"/>
                </w:rPr>
                <w:delText>Kurtosis</w:delText>
              </w:r>
            </w:del>
          </w:p>
        </w:tc>
        <w:tc>
          <w:tcPr>
            <w:tcW w:w="1161" w:type="dxa"/>
            <w:tcPrChange w:id="729" w:author="DELL" w:date="2022-05-02T23:01:00Z">
              <w:tcPr>
                <w:tcW w:w="1248" w:type="dxa"/>
              </w:tcPr>
            </w:tcPrChange>
          </w:tcPr>
          <w:p w:rsidR="005D69B1" w:rsidRPr="00BC581F" w:rsidDel="00674B6E" w:rsidRDefault="005D69B1">
            <w:pPr>
              <w:spacing w:line="240" w:lineRule="auto"/>
              <w:jc w:val="both"/>
              <w:rPr>
                <w:del w:id="730" w:author="DELL" w:date="2022-05-02T22:21:00Z"/>
                <w:rFonts w:ascii="Times New Roman" w:hAnsi="Times New Roman" w:cs="Times New Roman"/>
                <w:sz w:val="24"/>
                <w:szCs w:val="24"/>
              </w:rPr>
              <w:pPrChange w:id="731" w:author="DELL" w:date="2022-05-02T22:07:00Z">
                <w:pPr>
                  <w:spacing w:line="360" w:lineRule="auto"/>
                  <w:jc w:val="both"/>
                </w:pPr>
              </w:pPrChange>
            </w:pPr>
            <w:del w:id="732" w:author="DELL" w:date="2022-05-02T22:21:00Z">
              <w:r w:rsidRPr="00BC581F" w:rsidDel="00674B6E">
                <w:rPr>
                  <w:rFonts w:ascii="Times New Roman" w:hAnsi="Times New Roman" w:cs="Times New Roman"/>
                  <w:sz w:val="24"/>
                  <w:szCs w:val="24"/>
                </w:rPr>
                <w:delText>1.89</w:delText>
              </w:r>
            </w:del>
          </w:p>
        </w:tc>
        <w:tc>
          <w:tcPr>
            <w:tcW w:w="1442" w:type="dxa"/>
            <w:tcPrChange w:id="733" w:author="DELL" w:date="2022-05-02T23:01:00Z">
              <w:tcPr>
                <w:tcW w:w="1442" w:type="dxa"/>
              </w:tcPr>
            </w:tcPrChange>
          </w:tcPr>
          <w:p w:rsidR="005D69B1" w:rsidRPr="00BC581F" w:rsidDel="00674B6E" w:rsidRDefault="005D69B1">
            <w:pPr>
              <w:spacing w:line="240" w:lineRule="auto"/>
              <w:jc w:val="both"/>
              <w:rPr>
                <w:del w:id="734" w:author="DELL" w:date="2022-05-02T22:21:00Z"/>
                <w:rFonts w:ascii="Times New Roman" w:hAnsi="Times New Roman" w:cs="Times New Roman"/>
                <w:sz w:val="24"/>
                <w:szCs w:val="24"/>
              </w:rPr>
              <w:pPrChange w:id="735" w:author="DELL" w:date="2022-05-02T22:07:00Z">
                <w:pPr>
                  <w:spacing w:line="360" w:lineRule="auto"/>
                  <w:jc w:val="both"/>
                </w:pPr>
              </w:pPrChange>
            </w:pPr>
            <w:del w:id="736" w:author="DELL" w:date="2022-05-02T22:21:00Z">
              <w:r w:rsidRPr="00BC581F" w:rsidDel="00674B6E">
                <w:rPr>
                  <w:rFonts w:ascii="Times New Roman" w:hAnsi="Times New Roman" w:cs="Times New Roman"/>
                  <w:sz w:val="24"/>
                  <w:szCs w:val="24"/>
                </w:rPr>
                <w:delText>1.51</w:delText>
              </w:r>
            </w:del>
          </w:p>
        </w:tc>
        <w:tc>
          <w:tcPr>
            <w:tcW w:w="1185" w:type="dxa"/>
            <w:tcPrChange w:id="737" w:author="DELL" w:date="2022-05-02T23:01:00Z">
              <w:tcPr>
                <w:tcW w:w="1237" w:type="dxa"/>
              </w:tcPr>
            </w:tcPrChange>
          </w:tcPr>
          <w:p w:rsidR="005D69B1" w:rsidRPr="00BC581F" w:rsidDel="00674B6E" w:rsidRDefault="005D69B1">
            <w:pPr>
              <w:spacing w:line="240" w:lineRule="auto"/>
              <w:jc w:val="both"/>
              <w:rPr>
                <w:del w:id="738" w:author="DELL" w:date="2022-05-02T22:21:00Z"/>
                <w:rFonts w:ascii="Times New Roman" w:hAnsi="Times New Roman" w:cs="Times New Roman"/>
                <w:sz w:val="24"/>
                <w:szCs w:val="24"/>
              </w:rPr>
              <w:pPrChange w:id="739" w:author="DELL" w:date="2022-05-02T22:07:00Z">
                <w:pPr>
                  <w:spacing w:line="360" w:lineRule="auto"/>
                  <w:jc w:val="both"/>
                </w:pPr>
              </w:pPrChange>
            </w:pPr>
            <w:del w:id="740" w:author="DELL" w:date="2022-05-02T22:21:00Z">
              <w:r w:rsidRPr="00BC581F" w:rsidDel="00674B6E">
                <w:rPr>
                  <w:rFonts w:ascii="Times New Roman" w:hAnsi="Times New Roman" w:cs="Times New Roman"/>
                  <w:sz w:val="24"/>
                  <w:szCs w:val="24"/>
                </w:rPr>
                <w:delText>-1.10</w:delText>
              </w:r>
            </w:del>
          </w:p>
        </w:tc>
        <w:tc>
          <w:tcPr>
            <w:tcW w:w="1416" w:type="dxa"/>
            <w:tcPrChange w:id="741" w:author="DELL" w:date="2022-05-02T23:01:00Z">
              <w:tcPr>
                <w:tcW w:w="1264" w:type="dxa"/>
              </w:tcPr>
            </w:tcPrChange>
          </w:tcPr>
          <w:p w:rsidR="005D69B1" w:rsidRPr="00BC581F" w:rsidDel="00674B6E" w:rsidRDefault="005D69B1">
            <w:pPr>
              <w:spacing w:line="240" w:lineRule="auto"/>
              <w:jc w:val="both"/>
              <w:rPr>
                <w:del w:id="742" w:author="DELL" w:date="2022-05-02T22:21:00Z"/>
                <w:rFonts w:ascii="Times New Roman" w:hAnsi="Times New Roman" w:cs="Times New Roman"/>
                <w:sz w:val="24"/>
                <w:szCs w:val="24"/>
              </w:rPr>
              <w:pPrChange w:id="743" w:author="DELL" w:date="2022-05-02T22:07:00Z">
                <w:pPr>
                  <w:spacing w:line="360" w:lineRule="auto"/>
                  <w:jc w:val="both"/>
                </w:pPr>
              </w:pPrChange>
            </w:pPr>
            <w:del w:id="744" w:author="DELL" w:date="2022-05-02T22:21:00Z">
              <w:r w:rsidRPr="00BC581F" w:rsidDel="00674B6E">
                <w:rPr>
                  <w:rFonts w:ascii="Times New Roman" w:hAnsi="Times New Roman" w:cs="Times New Roman"/>
                  <w:sz w:val="24"/>
                  <w:szCs w:val="24"/>
                </w:rPr>
                <w:delText>4.44</w:delText>
              </w:r>
            </w:del>
          </w:p>
        </w:tc>
        <w:tc>
          <w:tcPr>
            <w:tcW w:w="1296" w:type="dxa"/>
            <w:tcPrChange w:id="745" w:author="DELL" w:date="2022-05-02T23:01:00Z">
              <w:tcPr>
                <w:tcW w:w="1276" w:type="dxa"/>
              </w:tcPr>
            </w:tcPrChange>
          </w:tcPr>
          <w:p w:rsidR="005D69B1" w:rsidRPr="00BC581F" w:rsidDel="00674B6E" w:rsidRDefault="005D69B1">
            <w:pPr>
              <w:spacing w:line="240" w:lineRule="auto"/>
              <w:jc w:val="both"/>
              <w:rPr>
                <w:del w:id="746" w:author="DELL" w:date="2022-05-02T22:21:00Z"/>
                <w:rFonts w:ascii="Times New Roman" w:hAnsi="Times New Roman" w:cs="Times New Roman"/>
                <w:sz w:val="24"/>
                <w:szCs w:val="24"/>
              </w:rPr>
              <w:pPrChange w:id="747" w:author="DELL" w:date="2022-05-02T22:07:00Z">
                <w:pPr>
                  <w:spacing w:line="360" w:lineRule="auto"/>
                  <w:jc w:val="both"/>
                </w:pPr>
              </w:pPrChange>
            </w:pPr>
            <w:del w:id="748" w:author="DELL" w:date="2022-05-02T22:21:00Z">
              <w:r w:rsidRPr="00BC581F" w:rsidDel="00674B6E">
                <w:rPr>
                  <w:rFonts w:ascii="Times New Roman" w:hAnsi="Times New Roman" w:cs="Times New Roman"/>
                  <w:sz w:val="24"/>
                  <w:szCs w:val="24"/>
                </w:rPr>
                <w:delText>-1.12</w:delText>
              </w:r>
            </w:del>
          </w:p>
        </w:tc>
        <w:tc>
          <w:tcPr>
            <w:tcW w:w="1296" w:type="dxa"/>
            <w:tcPrChange w:id="749" w:author="DELL" w:date="2022-05-02T23:01:00Z">
              <w:tcPr>
                <w:tcW w:w="1267" w:type="dxa"/>
              </w:tcPr>
            </w:tcPrChange>
          </w:tcPr>
          <w:p w:rsidR="005D69B1" w:rsidRPr="00BC581F" w:rsidDel="00674B6E" w:rsidRDefault="005D69B1">
            <w:pPr>
              <w:spacing w:line="240" w:lineRule="auto"/>
              <w:jc w:val="both"/>
              <w:rPr>
                <w:del w:id="750" w:author="DELL" w:date="2022-05-02T22:21:00Z"/>
                <w:rFonts w:ascii="Times New Roman" w:hAnsi="Times New Roman" w:cs="Times New Roman"/>
                <w:sz w:val="24"/>
                <w:szCs w:val="24"/>
              </w:rPr>
              <w:pPrChange w:id="751" w:author="DELL" w:date="2022-05-02T22:07:00Z">
                <w:pPr>
                  <w:spacing w:line="360" w:lineRule="auto"/>
                  <w:jc w:val="both"/>
                </w:pPr>
              </w:pPrChange>
            </w:pPr>
            <w:del w:id="752" w:author="DELL" w:date="2022-05-02T22:21:00Z">
              <w:r w:rsidRPr="00BC581F" w:rsidDel="00674B6E">
                <w:rPr>
                  <w:rFonts w:ascii="Times New Roman" w:hAnsi="Times New Roman" w:cs="Times New Roman"/>
                  <w:sz w:val="24"/>
                  <w:szCs w:val="24"/>
                </w:rPr>
                <w:delText>-0.69</w:delText>
              </w:r>
            </w:del>
          </w:p>
        </w:tc>
      </w:tr>
    </w:tbl>
    <w:p w:rsidR="00F77BD7" w:rsidRDefault="00F77BD7">
      <w:pPr>
        <w:spacing w:line="360" w:lineRule="auto"/>
        <w:jc w:val="both"/>
        <w:rPr>
          <w:ins w:id="753" w:author="DELL" w:date="2022-05-02T23:02:00Z"/>
          <w:rFonts w:ascii="Times New Roman" w:hAnsi="Times New Roman" w:cs="Times New Roman"/>
          <w:b/>
          <w:sz w:val="24"/>
          <w:szCs w:val="24"/>
        </w:rPr>
        <w:pPrChange w:id="754" w:author="DELL" w:date="2022-05-02T23:02:00Z">
          <w:pPr/>
        </w:pPrChange>
      </w:pPr>
    </w:p>
    <w:p w:rsidR="00F77BD7" w:rsidRPr="00F77BD7" w:rsidRDefault="00F77BD7">
      <w:pPr>
        <w:spacing w:line="360" w:lineRule="auto"/>
        <w:jc w:val="both"/>
        <w:rPr>
          <w:ins w:id="755" w:author="DELL" w:date="2022-05-02T23:01:00Z"/>
          <w:rFonts w:ascii="Times New Roman" w:hAnsi="Times New Roman" w:cs="Times New Roman"/>
          <w:b/>
          <w:sz w:val="24"/>
          <w:szCs w:val="24"/>
          <w:rPrChange w:id="756" w:author="DELL" w:date="2022-05-02T23:02:00Z">
            <w:rPr>
              <w:ins w:id="757" w:author="DELL" w:date="2022-05-02T23:01:00Z"/>
            </w:rPr>
          </w:rPrChange>
        </w:rPr>
        <w:pPrChange w:id="758" w:author="DELL" w:date="2022-05-02T23:02:00Z">
          <w:pPr/>
        </w:pPrChange>
      </w:pPr>
      <w:ins w:id="759" w:author="DELL" w:date="2022-05-02T23:02:00Z">
        <w:r>
          <w:rPr>
            <w:rFonts w:ascii="Times New Roman" w:hAnsi="Times New Roman" w:cs="Times New Roman"/>
            <w:b/>
            <w:sz w:val="24"/>
            <w:szCs w:val="24"/>
          </w:rPr>
          <w:t>Table-3</w:t>
        </w:r>
        <w:r w:rsidRPr="00BC581F">
          <w:rPr>
            <w:rFonts w:ascii="Times New Roman" w:hAnsi="Times New Roman" w:cs="Times New Roman"/>
            <w:b/>
            <w:sz w:val="24"/>
            <w:szCs w:val="24"/>
          </w:rPr>
          <w:t xml:space="preserve">. </w:t>
        </w:r>
        <w:r w:rsidRPr="00BC581F">
          <w:rPr>
            <w:rFonts w:ascii="Times New Roman" w:hAnsi="Times New Roman" w:cs="Times New Roman"/>
            <w:sz w:val="24"/>
            <w:szCs w:val="24"/>
          </w:rPr>
          <w:t>Descriptive statistics of metrological parameters</w:t>
        </w:r>
        <w:r>
          <w:rPr>
            <w:rFonts w:ascii="Times New Roman" w:hAnsi="Times New Roman" w:cs="Times New Roman"/>
            <w:sz w:val="24"/>
            <w:szCs w:val="24"/>
          </w:rPr>
          <w:t xml:space="preserve"> for deaths</w:t>
        </w:r>
      </w:ins>
    </w:p>
    <w:tbl>
      <w:tblPr>
        <w:tblStyle w:val="TableGrid"/>
        <w:tblW w:w="0" w:type="auto"/>
        <w:tblLook w:val="04A0" w:firstRow="1" w:lastRow="0" w:firstColumn="1" w:lastColumn="0" w:noHBand="0" w:noVBand="1"/>
        <w:tblPrChange w:id="760" w:author="DELL" w:date="2022-05-02T23:01:00Z">
          <w:tblPr>
            <w:tblStyle w:val="TableGrid"/>
            <w:tblW w:w="0" w:type="auto"/>
            <w:tblLook w:val="04A0" w:firstRow="1" w:lastRow="0" w:firstColumn="1" w:lastColumn="0" w:noHBand="0" w:noVBand="1"/>
          </w:tblPr>
        </w:tblPrChange>
      </w:tblPr>
      <w:tblGrid>
        <w:gridCol w:w="1780"/>
        <w:gridCol w:w="1161"/>
        <w:gridCol w:w="1442"/>
        <w:gridCol w:w="1185"/>
        <w:gridCol w:w="1416"/>
        <w:gridCol w:w="1296"/>
        <w:gridCol w:w="1296"/>
        <w:tblGridChange w:id="761">
          <w:tblGrid>
            <w:gridCol w:w="1780"/>
            <w:gridCol w:w="223"/>
            <w:gridCol w:w="938"/>
            <w:gridCol w:w="264"/>
            <w:gridCol w:w="1178"/>
            <w:gridCol w:w="264"/>
            <w:gridCol w:w="921"/>
            <w:gridCol w:w="267"/>
            <w:gridCol w:w="1149"/>
            <w:gridCol w:w="87"/>
            <w:gridCol w:w="1209"/>
            <w:gridCol w:w="53"/>
            <w:gridCol w:w="1243"/>
          </w:tblGrid>
        </w:tblGridChange>
      </w:tblGrid>
      <w:tr w:rsidR="005D69B1" w:rsidRPr="00BC581F" w:rsidDel="00F77BD7" w:rsidTr="00F77BD7">
        <w:trPr>
          <w:del w:id="762" w:author="DELL" w:date="2022-05-02T23:02:00Z"/>
        </w:trPr>
        <w:tc>
          <w:tcPr>
            <w:tcW w:w="1780" w:type="dxa"/>
            <w:tcPrChange w:id="763" w:author="DELL" w:date="2022-05-02T23:01:00Z">
              <w:tcPr>
                <w:tcW w:w="1282" w:type="dxa"/>
                <w:gridSpan w:val="2"/>
              </w:tcPr>
            </w:tcPrChange>
          </w:tcPr>
          <w:p w:rsidR="005D69B1" w:rsidRPr="00BC581F" w:rsidDel="00F77BD7" w:rsidRDefault="005D69B1">
            <w:pPr>
              <w:spacing w:line="240" w:lineRule="auto"/>
              <w:jc w:val="both"/>
              <w:rPr>
                <w:del w:id="764" w:author="DELL" w:date="2022-05-02T23:02:00Z"/>
                <w:rFonts w:ascii="Times New Roman" w:hAnsi="Times New Roman" w:cs="Times New Roman"/>
                <w:sz w:val="24"/>
                <w:szCs w:val="24"/>
              </w:rPr>
              <w:pPrChange w:id="765" w:author="DELL" w:date="2022-05-02T22:07:00Z">
                <w:pPr>
                  <w:spacing w:line="360" w:lineRule="auto"/>
                  <w:jc w:val="both"/>
                </w:pPr>
              </w:pPrChange>
            </w:pPr>
            <w:del w:id="766" w:author="DELL" w:date="2022-05-02T23:01:00Z">
              <w:r w:rsidRPr="00BC581F" w:rsidDel="00F77BD7">
                <w:rPr>
                  <w:rFonts w:ascii="Times New Roman" w:hAnsi="Times New Roman" w:cs="Times New Roman"/>
                  <w:b/>
                  <w:sz w:val="24"/>
                  <w:szCs w:val="24"/>
                </w:rPr>
                <w:delText>Post-peak period</w:delText>
              </w:r>
            </w:del>
          </w:p>
        </w:tc>
        <w:tc>
          <w:tcPr>
            <w:tcW w:w="1161" w:type="dxa"/>
            <w:tcPrChange w:id="767" w:author="DELL" w:date="2022-05-02T23:01:00Z">
              <w:tcPr>
                <w:tcW w:w="1248" w:type="dxa"/>
                <w:gridSpan w:val="2"/>
              </w:tcPr>
            </w:tcPrChange>
          </w:tcPr>
          <w:p w:rsidR="005D69B1" w:rsidRPr="00BC581F" w:rsidDel="00F77BD7" w:rsidRDefault="005D69B1">
            <w:pPr>
              <w:spacing w:line="240" w:lineRule="auto"/>
              <w:jc w:val="both"/>
              <w:rPr>
                <w:del w:id="768" w:author="DELL" w:date="2022-05-02T23:02:00Z"/>
                <w:rFonts w:ascii="Times New Roman" w:hAnsi="Times New Roman" w:cs="Times New Roman"/>
                <w:sz w:val="24"/>
                <w:szCs w:val="24"/>
              </w:rPr>
              <w:pPrChange w:id="769" w:author="DELL" w:date="2022-05-02T22:07:00Z">
                <w:pPr>
                  <w:spacing w:line="360" w:lineRule="auto"/>
                  <w:jc w:val="both"/>
                </w:pPr>
              </w:pPrChange>
            </w:pPr>
          </w:p>
        </w:tc>
        <w:tc>
          <w:tcPr>
            <w:tcW w:w="1442" w:type="dxa"/>
            <w:tcPrChange w:id="770" w:author="DELL" w:date="2022-05-02T23:01:00Z">
              <w:tcPr>
                <w:tcW w:w="1442" w:type="dxa"/>
                <w:gridSpan w:val="2"/>
              </w:tcPr>
            </w:tcPrChange>
          </w:tcPr>
          <w:p w:rsidR="005D69B1" w:rsidRPr="00BC581F" w:rsidDel="00F77BD7" w:rsidRDefault="005D69B1">
            <w:pPr>
              <w:spacing w:line="240" w:lineRule="auto"/>
              <w:jc w:val="both"/>
              <w:rPr>
                <w:del w:id="771" w:author="DELL" w:date="2022-05-02T23:02:00Z"/>
                <w:rFonts w:ascii="Times New Roman" w:hAnsi="Times New Roman" w:cs="Times New Roman"/>
                <w:sz w:val="24"/>
                <w:szCs w:val="24"/>
              </w:rPr>
              <w:pPrChange w:id="772" w:author="DELL" w:date="2022-05-02T22:07:00Z">
                <w:pPr>
                  <w:spacing w:line="360" w:lineRule="auto"/>
                  <w:jc w:val="both"/>
                </w:pPr>
              </w:pPrChange>
            </w:pPr>
          </w:p>
        </w:tc>
        <w:tc>
          <w:tcPr>
            <w:tcW w:w="1185" w:type="dxa"/>
            <w:tcPrChange w:id="773" w:author="DELL" w:date="2022-05-02T23:01:00Z">
              <w:tcPr>
                <w:tcW w:w="1237" w:type="dxa"/>
                <w:gridSpan w:val="2"/>
              </w:tcPr>
            </w:tcPrChange>
          </w:tcPr>
          <w:p w:rsidR="005D69B1" w:rsidRPr="00BC581F" w:rsidDel="00F77BD7" w:rsidRDefault="005D69B1">
            <w:pPr>
              <w:spacing w:line="240" w:lineRule="auto"/>
              <w:jc w:val="both"/>
              <w:rPr>
                <w:del w:id="774" w:author="DELL" w:date="2022-05-02T23:02:00Z"/>
                <w:rFonts w:ascii="Times New Roman" w:hAnsi="Times New Roman" w:cs="Times New Roman"/>
                <w:sz w:val="24"/>
                <w:szCs w:val="24"/>
              </w:rPr>
              <w:pPrChange w:id="775" w:author="DELL" w:date="2022-05-02T22:07:00Z">
                <w:pPr>
                  <w:spacing w:line="360" w:lineRule="auto"/>
                  <w:jc w:val="both"/>
                </w:pPr>
              </w:pPrChange>
            </w:pPr>
          </w:p>
        </w:tc>
        <w:tc>
          <w:tcPr>
            <w:tcW w:w="1416" w:type="dxa"/>
            <w:tcPrChange w:id="776" w:author="DELL" w:date="2022-05-02T23:01:00Z">
              <w:tcPr>
                <w:tcW w:w="1264" w:type="dxa"/>
                <w:gridSpan w:val="2"/>
              </w:tcPr>
            </w:tcPrChange>
          </w:tcPr>
          <w:p w:rsidR="005D69B1" w:rsidRPr="00BC581F" w:rsidDel="00F77BD7" w:rsidRDefault="005D69B1">
            <w:pPr>
              <w:spacing w:line="240" w:lineRule="auto"/>
              <w:jc w:val="both"/>
              <w:rPr>
                <w:del w:id="777" w:author="DELL" w:date="2022-05-02T23:02:00Z"/>
                <w:rFonts w:ascii="Times New Roman" w:hAnsi="Times New Roman" w:cs="Times New Roman"/>
                <w:sz w:val="24"/>
                <w:szCs w:val="24"/>
              </w:rPr>
              <w:pPrChange w:id="778" w:author="DELL" w:date="2022-05-02T22:07:00Z">
                <w:pPr>
                  <w:spacing w:line="360" w:lineRule="auto"/>
                  <w:jc w:val="both"/>
                </w:pPr>
              </w:pPrChange>
            </w:pPr>
          </w:p>
        </w:tc>
        <w:tc>
          <w:tcPr>
            <w:tcW w:w="1296" w:type="dxa"/>
            <w:tcPrChange w:id="779" w:author="DELL" w:date="2022-05-02T23:01:00Z">
              <w:tcPr>
                <w:tcW w:w="1276" w:type="dxa"/>
                <w:gridSpan w:val="2"/>
              </w:tcPr>
            </w:tcPrChange>
          </w:tcPr>
          <w:p w:rsidR="005D69B1" w:rsidRPr="00BC581F" w:rsidDel="00F77BD7" w:rsidRDefault="005D69B1">
            <w:pPr>
              <w:spacing w:line="240" w:lineRule="auto"/>
              <w:jc w:val="both"/>
              <w:rPr>
                <w:del w:id="780" w:author="DELL" w:date="2022-05-02T23:02:00Z"/>
                <w:rFonts w:ascii="Times New Roman" w:hAnsi="Times New Roman" w:cs="Times New Roman"/>
                <w:sz w:val="24"/>
                <w:szCs w:val="24"/>
              </w:rPr>
              <w:pPrChange w:id="781" w:author="DELL" w:date="2022-05-02T22:07:00Z">
                <w:pPr>
                  <w:spacing w:line="360" w:lineRule="auto"/>
                  <w:jc w:val="both"/>
                </w:pPr>
              </w:pPrChange>
            </w:pPr>
          </w:p>
        </w:tc>
        <w:tc>
          <w:tcPr>
            <w:tcW w:w="1296" w:type="dxa"/>
            <w:tcPrChange w:id="782" w:author="DELL" w:date="2022-05-02T23:01:00Z">
              <w:tcPr>
                <w:tcW w:w="1267" w:type="dxa"/>
              </w:tcPr>
            </w:tcPrChange>
          </w:tcPr>
          <w:p w:rsidR="005D69B1" w:rsidRPr="00BC581F" w:rsidDel="00F77BD7" w:rsidRDefault="005D69B1">
            <w:pPr>
              <w:spacing w:line="240" w:lineRule="auto"/>
              <w:jc w:val="both"/>
              <w:rPr>
                <w:del w:id="783" w:author="DELL" w:date="2022-05-02T23:02:00Z"/>
                <w:rFonts w:ascii="Times New Roman" w:hAnsi="Times New Roman" w:cs="Times New Roman"/>
                <w:sz w:val="24"/>
                <w:szCs w:val="24"/>
              </w:rPr>
              <w:pPrChange w:id="784" w:author="DELL" w:date="2022-05-02T22:07:00Z">
                <w:pPr>
                  <w:spacing w:line="360" w:lineRule="auto"/>
                  <w:jc w:val="both"/>
                </w:pPr>
              </w:pPrChange>
            </w:pPr>
          </w:p>
        </w:tc>
      </w:tr>
      <w:tr w:rsidR="00F1326B" w:rsidRPr="00BC581F" w:rsidTr="00F77BD7">
        <w:trPr>
          <w:ins w:id="785" w:author="DELL" w:date="2022-05-03T04:27:00Z"/>
        </w:trPr>
        <w:tc>
          <w:tcPr>
            <w:tcW w:w="1780" w:type="dxa"/>
          </w:tcPr>
          <w:p w:rsidR="00F1326B" w:rsidRPr="00BC581F" w:rsidRDefault="00F1326B" w:rsidP="00F1326B">
            <w:pPr>
              <w:spacing w:line="240" w:lineRule="auto"/>
              <w:jc w:val="both"/>
              <w:rPr>
                <w:ins w:id="786" w:author="DELL" w:date="2022-05-03T04:27:00Z"/>
                <w:rFonts w:ascii="Times New Roman" w:hAnsi="Times New Roman" w:cs="Times New Roman"/>
                <w:sz w:val="24"/>
                <w:szCs w:val="24"/>
              </w:rPr>
            </w:pPr>
          </w:p>
        </w:tc>
        <w:tc>
          <w:tcPr>
            <w:tcW w:w="1161" w:type="dxa"/>
          </w:tcPr>
          <w:p w:rsidR="00F1326B" w:rsidRPr="00BC581F" w:rsidRDefault="00F1326B" w:rsidP="00F1326B">
            <w:pPr>
              <w:spacing w:line="240" w:lineRule="auto"/>
              <w:jc w:val="both"/>
              <w:rPr>
                <w:ins w:id="787" w:author="DELL" w:date="2022-05-03T04:27:00Z"/>
                <w:rFonts w:ascii="Times New Roman" w:hAnsi="Times New Roman" w:cs="Times New Roman"/>
                <w:sz w:val="24"/>
                <w:szCs w:val="24"/>
              </w:rPr>
            </w:pPr>
            <w:ins w:id="788" w:author="DELL" w:date="2022-05-03T04:27:00Z">
              <w:r w:rsidRPr="00BC581F">
                <w:rPr>
                  <w:rFonts w:ascii="Times New Roman" w:hAnsi="Times New Roman" w:cs="Times New Roman"/>
                  <w:sz w:val="24"/>
                  <w:szCs w:val="24"/>
                </w:rPr>
                <w:t>Wind Speed (m/s)</w:t>
              </w:r>
            </w:ins>
          </w:p>
        </w:tc>
        <w:tc>
          <w:tcPr>
            <w:tcW w:w="1442" w:type="dxa"/>
          </w:tcPr>
          <w:p w:rsidR="00F1326B" w:rsidRPr="00BC581F" w:rsidRDefault="00F1326B" w:rsidP="00F1326B">
            <w:pPr>
              <w:spacing w:line="240" w:lineRule="auto"/>
              <w:jc w:val="both"/>
              <w:rPr>
                <w:ins w:id="789" w:author="DELL" w:date="2022-05-03T04:27:00Z"/>
                <w:rFonts w:ascii="Times New Roman" w:hAnsi="Times New Roman" w:cs="Times New Roman"/>
                <w:sz w:val="24"/>
                <w:szCs w:val="24"/>
              </w:rPr>
            </w:pPr>
            <w:ins w:id="790" w:author="DELL" w:date="2022-05-03T04:27:00Z">
              <w:r w:rsidRPr="00BC581F">
                <w:rPr>
                  <w:rFonts w:ascii="Times New Roman" w:hAnsi="Times New Roman" w:cs="Times New Roman"/>
                  <w:sz w:val="24"/>
                  <w:szCs w:val="24"/>
                </w:rPr>
                <w:t>Temperature</w:t>
              </w:r>
            </w:ins>
          </w:p>
          <w:p w:rsidR="00F1326B" w:rsidRPr="00BC581F" w:rsidRDefault="00F1326B" w:rsidP="00F1326B">
            <w:pPr>
              <w:spacing w:line="240" w:lineRule="auto"/>
              <w:rPr>
                <w:ins w:id="791" w:author="DELL" w:date="2022-05-03T04:27:00Z"/>
                <w:rFonts w:ascii="Times New Roman" w:hAnsi="Times New Roman" w:cs="Times New Roman"/>
                <w:sz w:val="24"/>
                <w:szCs w:val="24"/>
              </w:rPr>
            </w:pPr>
            <w:ins w:id="792" w:author="DELL" w:date="2022-05-03T04:27:00Z">
              <w:r w:rsidRPr="00BC581F">
                <w:rPr>
                  <w:rFonts w:ascii="Times New Roman" w:hAnsi="Times New Roman" w:cs="Times New Roman"/>
                  <w:sz w:val="24"/>
                  <w:szCs w:val="24"/>
                </w:rPr>
                <w:t>(°C)</w:t>
              </w:r>
            </w:ins>
          </w:p>
          <w:p w:rsidR="00F1326B" w:rsidRPr="00BC581F" w:rsidRDefault="00F1326B" w:rsidP="00F1326B">
            <w:pPr>
              <w:spacing w:line="240" w:lineRule="auto"/>
              <w:jc w:val="both"/>
              <w:rPr>
                <w:ins w:id="793" w:author="DELL" w:date="2022-05-03T04:27:00Z"/>
                <w:rFonts w:ascii="Times New Roman" w:hAnsi="Times New Roman" w:cs="Times New Roman"/>
                <w:sz w:val="24"/>
                <w:szCs w:val="24"/>
              </w:rPr>
            </w:pPr>
          </w:p>
        </w:tc>
        <w:tc>
          <w:tcPr>
            <w:tcW w:w="1185" w:type="dxa"/>
          </w:tcPr>
          <w:p w:rsidR="00F1326B" w:rsidRPr="00BC581F" w:rsidRDefault="00F1326B" w:rsidP="00F1326B">
            <w:pPr>
              <w:spacing w:line="240" w:lineRule="auto"/>
              <w:jc w:val="both"/>
              <w:rPr>
                <w:ins w:id="794" w:author="DELL" w:date="2022-05-03T04:27:00Z"/>
                <w:rFonts w:ascii="Times New Roman" w:hAnsi="Times New Roman" w:cs="Times New Roman"/>
                <w:sz w:val="24"/>
                <w:szCs w:val="24"/>
              </w:rPr>
            </w:pPr>
            <w:ins w:id="795" w:author="DELL" w:date="2022-05-03T04:27:00Z">
              <w:r w:rsidRPr="00BC581F">
                <w:rPr>
                  <w:rFonts w:ascii="Times New Roman" w:hAnsi="Times New Roman" w:cs="Times New Roman"/>
                  <w:sz w:val="24"/>
                  <w:szCs w:val="24"/>
                </w:rPr>
                <w:t>Dew Point</w:t>
              </w:r>
            </w:ins>
          </w:p>
          <w:p w:rsidR="00F1326B" w:rsidRPr="00BC581F" w:rsidRDefault="00F1326B" w:rsidP="00F1326B">
            <w:pPr>
              <w:spacing w:line="240" w:lineRule="auto"/>
              <w:rPr>
                <w:ins w:id="796" w:author="DELL" w:date="2022-05-03T04:27:00Z"/>
                <w:rFonts w:ascii="Times New Roman" w:hAnsi="Times New Roman" w:cs="Times New Roman"/>
                <w:sz w:val="24"/>
                <w:szCs w:val="24"/>
              </w:rPr>
            </w:pPr>
            <w:ins w:id="797" w:author="DELL" w:date="2022-05-03T04:27:00Z">
              <w:r w:rsidRPr="00BC581F">
                <w:rPr>
                  <w:rFonts w:ascii="Times New Roman" w:hAnsi="Times New Roman" w:cs="Times New Roman"/>
                  <w:sz w:val="24"/>
                  <w:szCs w:val="24"/>
                </w:rPr>
                <w:t>(°C)</w:t>
              </w:r>
            </w:ins>
          </w:p>
          <w:p w:rsidR="00F1326B" w:rsidRPr="00BC581F" w:rsidRDefault="00F1326B" w:rsidP="00F1326B">
            <w:pPr>
              <w:spacing w:line="240" w:lineRule="auto"/>
              <w:jc w:val="both"/>
              <w:rPr>
                <w:ins w:id="798" w:author="DELL" w:date="2022-05-03T04:27:00Z"/>
                <w:rFonts w:ascii="Times New Roman" w:hAnsi="Times New Roman" w:cs="Times New Roman"/>
                <w:sz w:val="24"/>
                <w:szCs w:val="24"/>
              </w:rPr>
            </w:pPr>
          </w:p>
        </w:tc>
        <w:tc>
          <w:tcPr>
            <w:tcW w:w="1416" w:type="dxa"/>
          </w:tcPr>
          <w:p w:rsidR="00F1326B" w:rsidRPr="00BC581F" w:rsidRDefault="00F1326B" w:rsidP="00F1326B">
            <w:pPr>
              <w:spacing w:line="240" w:lineRule="auto"/>
              <w:jc w:val="both"/>
              <w:rPr>
                <w:ins w:id="799" w:author="DELL" w:date="2022-05-03T04:27:00Z"/>
                <w:rFonts w:ascii="Times New Roman" w:hAnsi="Times New Roman" w:cs="Times New Roman"/>
                <w:sz w:val="24"/>
                <w:szCs w:val="24"/>
              </w:rPr>
            </w:pPr>
            <w:ins w:id="800" w:author="DELL" w:date="2022-05-03T04:27:00Z">
              <w:r w:rsidRPr="00BC581F">
                <w:rPr>
                  <w:rFonts w:ascii="Times New Roman" w:hAnsi="Times New Roman" w:cs="Times New Roman"/>
                  <w:sz w:val="24"/>
                  <w:szCs w:val="24"/>
                </w:rPr>
                <w:t>Rainfall</w:t>
              </w:r>
            </w:ins>
          </w:p>
          <w:p w:rsidR="00F1326B" w:rsidRPr="00BC581F" w:rsidRDefault="00F1326B" w:rsidP="00F1326B">
            <w:pPr>
              <w:spacing w:line="240" w:lineRule="auto"/>
              <w:jc w:val="both"/>
              <w:rPr>
                <w:ins w:id="801" w:author="DELL" w:date="2022-05-03T04:27:00Z"/>
                <w:rFonts w:ascii="Times New Roman" w:hAnsi="Times New Roman" w:cs="Times New Roman"/>
                <w:sz w:val="24"/>
                <w:szCs w:val="24"/>
              </w:rPr>
            </w:pPr>
            <w:ins w:id="802" w:author="DELL" w:date="2022-05-03T04:27:00Z">
              <w:r w:rsidRPr="00BC581F">
                <w:rPr>
                  <w:rFonts w:ascii="Times New Roman" w:hAnsi="Times New Roman" w:cs="Times New Roman"/>
                  <w:sz w:val="24"/>
                  <w:szCs w:val="24"/>
                </w:rPr>
                <w:t>(mm)</w:t>
              </w:r>
            </w:ins>
          </w:p>
        </w:tc>
        <w:tc>
          <w:tcPr>
            <w:tcW w:w="1296" w:type="dxa"/>
          </w:tcPr>
          <w:p w:rsidR="00F1326B" w:rsidRPr="00BC581F" w:rsidRDefault="00F1326B" w:rsidP="00F1326B">
            <w:pPr>
              <w:spacing w:line="240" w:lineRule="auto"/>
              <w:jc w:val="both"/>
              <w:rPr>
                <w:ins w:id="803" w:author="DELL" w:date="2022-05-03T04:27:00Z"/>
                <w:rFonts w:ascii="Times New Roman" w:hAnsi="Times New Roman" w:cs="Times New Roman"/>
                <w:sz w:val="24"/>
                <w:szCs w:val="24"/>
              </w:rPr>
            </w:pPr>
            <w:ins w:id="804" w:author="DELL" w:date="2022-05-03T04:27:00Z">
              <w:r w:rsidRPr="00BC581F">
                <w:rPr>
                  <w:rFonts w:ascii="Times New Roman" w:hAnsi="Times New Roman" w:cs="Times New Roman"/>
                  <w:sz w:val="24"/>
                  <w:szCs w:val="24"/>
                </w:rPr>
                <w:t>Relative Humidity</w:t>
              </w:r>
            </w:ins>
          </w:p>
          <w:p w:rsidR="00F1326B" w:rsidRPr="00BC581F" w:rsidRDefault="00F1326B" w:rsidP="00F1326B">
            <w:pPr>
              <w:spacing w:line="240" w:lineRule="auto"/>
              <w:rPr>
                <w:ins w:id="805" w:author="DELL" w:date="2022-05-03T04:27:00Z"/>
                <w:rFonts w:ascii="Times New Roman" w:hAnsi="Times New Roman" w:cs="Times New Roman"/>
                <w:sz w:val="24"/>
                <w:szCs w:val="24"/>
              </w:rPr>
            </w:pPr>
            <w:ins w:id="806" w:author="DELL" w:date="2022-05-03T04:27:00Z">
              <w:r w:rsidRPr="00BC581F">
                <w:rPr>
                  <w:rFonts w:ascii="Times New Roman" w:hAnsi="Times New Roman" w:cs="Times New Roman"/>
                  <w:sz w:val="24"/>
                  <w:szCs w:val="24"/>
                </w:rPr>
                <w:t>(%)</w:t>
              </w:r>
            </w:ins>
          </w:p>
          <w:p w:rsidR="00F1326B" w:rsidRPr="00BC581F" w:rsidRDefault="00F1326B" w:rsidP="00F1326B">
            <w:pPr>
              <w:spacing w:line="240" w:lineRule="auto"/>
              <w:jc w:val="both"/>
              <w:rPr>
                <w:ins w:id="807" w:author="DELL" w:date="2022-05-03T04:27:00Z"/>
                <w:rFonts w:ascii="Times New Roman" w:hAnsi="Times New Roman" w:cs="Times New Roman"/>
                <w:sz w:val="24"/>
                <w:szCs w:val="24"/>
              </w:rPr>
            </w:pPr>
          </w:p>
        </w:tc>
        <w:tc>
          <w:tcPr>
            <w:tcW w:w="1296" w:type="dxa"/>
          </w:tcPr>
          <w:p w:rsidR="00F1326B" w:rsidRPr="00BC581F" w:rsidRDefault="00F1326B" w:rsidP="00F1326B">
            <w:pPr>
              <w:spacing w:line="240" w:lineRule="auto"/>
              <w:jc w:val="both"/>
              <w:rPr>
                <w:ins w:id="808" w:author="DELL" w:date="2022-05-03T04:27:00Z"/>
                <w:rFonts w:ascii="Times New Roman" w:hAnsi="Times New Roman" w:cs="Times New Roman"/>
                <w:sz w:val="24"/>
                <w:szCs w:val="24"/>
              </w:rPr>
            </w:pPr>
            <w:ins w:id="809" w:author="DELL" w:date="2022-05-03T04:27:00Z">
              <w:r w:rsidRPr="00BC581F">
                <w:rPr>
                  <w:rFonts w:ascii="Times New Roman" w:hAnsi="Times New Roman" w:cs="Times New Roman"/>
                  <w:sz w:val="24"/>
                  <w:szCs w:val="24"/>
                </w:rPr>
                <w:t>Surface Pressure</w:t>
              </w:r>
            </w:ins>
          </w:p>
          <w:p w:rsidR="00F1326B" w:rsidRPr="00BC581F" w:rsidRDefault="00F1326B" w:rsidP="00F1326B">
            <w:pPr>
              <w:spacing w:line="240" w:lineRule="auto"/>
              <w:rPr>
                <w:ins w:id="810" w:author="DELL" w:date="2022-05-03T04:27:00Z"/>
                <w:rFonts w:ascii="Times New Roman" w:hAnsi="Times New Roman" w:cs="Times New Roman"/>
                <w:sz w:val="24"/>
                <w:szCs w:val="24"/>
              </w:rPr>
            </w:pPr>
            <w:ins w:id="811" w:author="DELL" w:date="2022-05-03T04:27:00Z">
              <w:r w:rsidRPr="00BC581F">
                <w:rPr>
                  <w:rFonts w:ascii="Times New Roman" w:hAnsi="Times New Roman" w:cs="Times New Roman"/>
                  <w:sz w:val="24"/>
                  <w:szCs w:val="24"/>
                </w:rPr>
                <w:t>(kPa)</w:t>
              </w:r>
            </w:ins>
          </w:p>
          <w:p w:rsidR="00F1326B" w:rsidRPr="00BC581F" w:rsidRDefault="00F1326B" w:rsidP="00F1326B">
            <w:pPr>
              <w:spacing w:line="240" w:lineRule="auto"/>
              <w:jc w:val="both"/>
              <w:rPr>
                <w:ins w:id="812" w:author="DELL" w:date="2022-05-03T04:27:00Z"/>
                <w:rFonts w:ascii="Times New Roman" w:hAnsi="Times New Roman" w:cs="Times New Roman"/>
                <w:sz w:val="24"/>
                <w:szCs w:val="24"/>
              </w:rPr>
            </w:pPr>
          </w:p>
        </w:tc>
      </w:tr>
      <w:tr w:rsidR="00F1326B" w:rsidRPr="00BC581F" w:rsidTr="00F77BD7">
        <w:tc>
          <w:tcPr>
            <w:tcW w:w="1780" w:type="dxa"/>
            <w:tcPrChange w:id="813" w:author="DELL" w:date="2022-05-02T23:01:00Z">
              <w:tcPr>
                <w:tcW w:w="1282" w:type="dxa"/>
                <w:gridSpan w:val="2"/>
              </w:tcPr>
            </w:tcPrChange>
          </w:tcPr>
          <w:p w:rsidR="00F1326B" w:rsidRPr="00BC581F" w:rsidRDefault="00F1326B">
            <w:pPr>
              <w:spacing w:line="240" w:lineRule="auto"/>
              <w:jc w:val="both"/>
              <w:rPr>
                <w:rFonts w:ascii="Times New Roman" w:hAnsi="Times New Roman" w:cs="Times New Roman"/>
                <w:sz w:val="24"/>
                <w:szCs w:val="24"/>
              </w:rPr>
              <w:pPrChange w:id="814" w:author="DELL" w:date="2022-05-02T22:07:00Z">
                <w:pPr>
                  <w:spacing w:line="360" w:lineRule="auto"/>
                  <w:jc w:val="both"/>
                </w:pPr>
              </w:pPrChange>
            </w:pPr>
            <w:r w:rsidRPr="00BC581F">
              <w:rPr>
                <w:rFonts w:ascii="Times New Roman" w:hAnsi="Times New Roman" w:cs="Times New Roman"/>
                <w:sz w:val="24"/>
                <w:szCs w:val="24"/>
              </w:rPr>
              <w:t>Mean</w:t>
            </w:r>
          </w:p>
        </w:tc>
        <w:tc>
          <w:tcPr>
            <w:tcW w:w="1161" w:type="dxa"/>
            <w:tcPrChange w:id="815" w:author="DELL" w:date="2022-05-02T23:01:00Z">
              <w:tcPr>
                <w:tcW w:w="1248" w:type="dxa"/>
                <w:gridSpan w:val="2"/>
              </w:tcPr>
            </w:tcPrChange>
          </w:tcPr>
          <w:p w:rsidR="00F1326B" w:rsidRPr="00BC581F" w:rsidRDefault="00F1326B">
            <w:pPr>
              <w:spacing w:line="240" w:lineRule="auto"/>
              <w:jc w:val="both"/>
              <w:rPr>
                <w:rFonts w:ascii="Times New Roman" w:hAnsi="Times New Roman" w:cs="Times New Roman"/>
                <w:sz w:val="24"/>
                <w:szCs w:val="24"/>
              </w:rPr>
              <w:pPrChange w:id="816" w:author="DELL" w:date="2022-05-02T22:07:00Z">
                <w:pPr>
                  <w:spacing w:line="360" w:lineRule="auto"/>
                  <w:jc w:val="both"/>
                </w:pPr>
              </w:pPrChange>
            </w:pPr>
            <w:r w:rsidRPr="00BC581F">
              <w:rPr>
                <w:rFonts w:ascii="Times New Roman" w:hAnsi="Times New Roman" w:cs="Times New Roman"/>
                <w:sz w:val="24"/>
                <w:szCs w:val="24"/>
              </w:rPr>
              <w:t>2.</w:t>
            </w:r>
            <w:ins w:id="817" w:author="DELL" w:date="2022-05-02T23:06:00Z">
              <w:r>
                <w:rPr>
                  <w:rFonts w:ascii="Times New Roman" w:hAnsi="Times New Roman" w:cs="Times New Roman"/>
                  <w:sz w:val="24"/>
                  <w:szCs w:val="24"/>
                </w:rPr>
                <w:t>28</w:t>
              </w:r>
            </w:ins>
            <w:del w:id="818" w:author="DELL" w:date="2022-05-02T23:06:00Z">
              <w:r w:rsidRPr="00BC581F" w:rsidDel="00636D93">
                <w:rPr>
                  <w:rFonts w:ascii="Times New Roman" w:hAnsi="Times New Roman" w:cs="Times New Roman"/>
                  <w:sz w:val="24"/>
                  <w:szCs w:val="24"/>
                </w:rPr>
                <w:delText>02</w:delText>
              </w:r>
            </w:del>
          </w:p>
        </w:tc>
        <w:tc>
          <w:tcPr>
            <w:tcW w:w="1442" w:type="dxa"/>
            <w:tcPrChange w:id="819" w:author="DELL" w:date="2022-05-02T23:01:00Z">
              <w:tcPr>
                <w:tcW w:w="1442" w:type="dxa"/>
                <w:gridSpan w:val="2"/>
              </w:tcPr>
            </w:tcPrChange>
          </w:tcPr>
          <w:p w:rsidR="00F1326B" w:rsidRPr="00BC581F" w:rsidRDefault="00F1326B">
            <w:pPr>
              <w:spacing w:line="240" w:lineRule="auto"/>
              <w:jc w:val="both"/>
              <w:rPr>
                <w:rFonts w:ascii="Times New Roman" w:hAnsi="Times New Roman" w:cs="Times New Roman"/>
                <w:sz w:val="24"/>
                <w:szCs w:val="24"/>
              </w:rPr>
              <w:pPrChange w:id="820" w:author="DELL" w:date="2022-05-02T22:07:00Z">
                <w:pPr>
                  <w:spacing w:line="360" w:lineRule="auto"/>
                  <w:jc w:val="both"/>
                </w:pPr>
              </w:pPrChange>
            </w:pPr>
            <w:r w:rsidRPr="00BC581F">
              <w:rPr>
                <w:rFonts w:ascii="Times New Roman" w:hAnsi="Times New Roman" w:cs="Times New Roman"/>
                <w:sz w:val="24"/>
                <w:szCs w:val="24"/>
              </w:rPr>
              <w:t>25.</w:t>
            </w:r>
            <w:ins w:id="821" w:author="DELL" w:date="2022-05-02T23:09:00Z">
              <w:r>
                <w:rPr>
                  <w:rFonts w:ascii="Times New Roman" w:hAnsi="Times New Roman" w:cs="Times New Roman"/>
                  <w:sz w:val="24"/>
                  <w:szCs w:val="24"/>
                </w:rPr>
                <w:t>63</w:t>
              </w:r>
            </w:ins>
            <w:del w:id="822" w:author="DELL" w:date="2022-05-02T23:09:00Z">
              <w:r w:rsidRPr="00BC581F" w:rsidDel="00636D93">
                <w:rPr>
                  <w:rFonts w:ascii="Times New Roman" w:hAnsi="Times New Roman" w:cs="Times New Roman"/>
                  <w:sz w:val="24"/>
                  <w:szCs w:val="24"/>
                </w:rPr>
                <w:delText>59</w:delText>
              </w:r>
            </w:del>
          </w:p>
        </w:tc>
        <w:tc>
          <w:tcPr>
            <w:tcW w:w="1185" w:type="dxa"/>
            <w:tcPrChange w:id="823" w:author="DELL" w:date="2022-05-02T23:01:00Z">
              <w:tcPr>
                <w:tcW w:w="1237" w:type="dxa"/>
                <w:gridSpan w:val="2"/>
              </w:tcPr>
            </w:tcPrChange>
          </w:tcPr>
          <w:p w:rsidR="00F1326B" w:rsidRPr="00BC581F" w:rsidRDefault="00F1326B">
            <w:pPr>
              <w:spacing w:line="240" w:lineRule="auto"/>
              <w:jc w:val="both"/>
              <w:rPr>
                <w:rFonts w:ascii="Times New Roman" w:hAnsi="Times New Roman" w:cs="Times New Roman"/>
                <w:sz w:val="24"/>
                <w:szCs w:val="24"/>
              </w:rPr>
              <w:pPrChange w:id="824" w:author="DELL" w:date="2022-05-02T22:07:00Z">
                <w:pPr>
                  <w:spacing w:line="360" w:lineRule="auto"/>
                  <w:jc w:val="both"/>
                </w:pPr>
              </w:pPrChange>
            </w:pPr>
            <w:r w:rsidRPr="00BC581F">
              <w:rPr>
                <w:rFonts w:ascii="Times New Roman" w:hAnsi="Times New Roman" w:cs="Times New Roman"/>
                <w:sz w:val="24"/>
                <w:szCs w:val="24"/>
              </w:rPr>
              <w:t>20.</w:t>
            </w:r>
            <w:ins w:id="825" w:author="DELL" w:date="2022-05-02T23:10:00Z">
              <w:r>
                <w:rPr>
                  <w:rFonts w:ascii="Times New Roman" w:hAnsi="Times New Roman" w:cs="Times New Roman"/>
                  <w:sz w:val="24"/>
                  <w:szCs w:val="24"/>
                </w:rPr>
                <w:t>80</w:t>
              </w:r>
            </w:ins>
            <w:del w:id="826" w:author="DELL" w:date="2022-05-02T23:10:00Z">
              <w:r w:rsidRPr="00BC581F" w:rsidDel="00D12B47">
                <w:rPr>
                  <w:rFonts w:ascii="Times New Roman" w:hAnsi="Times New Roman" w:cs="Times New Roman"/>
                  <w:sz w:val="24"/>
                  <w:szCs w:val="24"/>
                </w:rPr>
                <w:delText>60</w:delText>
              </w:r>
            </w:del>
          </w:p>
        </w:tc>
        <w:tc>
          <w:tcPr>
            <w:tcW w:w="1416" w:type="dxa"/>
            <w:tcPrChange w:id="827" w:author="DELL" w:date="2022-05-02T23:01:00Z">
              <w:tcPr>
                <w:tcW w:w="1264" w:type="dxa"/>
                <w:gridSpan w:val="2"/>
              </w:tcPr>
            </w:tcPrChange>
          </w:tcPr>
          <w:p w:rsidR="00F1326B" w:rsidRPr="00BC581F" w:rsidRDefault="00F1326B">
            <w:pPr>
              <w:spacing w:line="240" w:lineRule="auto"/>
              <w:jc w:val="both"/>
              <w:rPr>
                <w:rFonts w:ascii="Times New Roman" w:hAnsi="Times New Roman" w:cs="Times New Roman"/>
                <w:sz w:val="24"/>
                <w:szCs w:val="24"/>
              </w:rPr>
              <w:pPrChange w:id="828" w:author="DELL" w:date="2022-05-02T22:07:00Z">
                <w:pPr>
                  <w:spacing w:line="360" w:lineRule="auto"/>
                  <w:jc w:val="both"/>
                </w:pPr>
              </w:pPrChange>
            </w:pPr>
            <w:r w:rsidRPr="00BC581F">
              <w:rPr>
                <w:rFonts w:ascii="Times New Roman" w:hAnsi="Times New Roman" w:cs="Times New Roman"/>
                <w:sz w:val="24"/>
                <w:szCs w:val="24"/>
              </w:rPr>
              <w:t>7.09</w:t>
            </w:r>
          </w:p>
        </w:tc>
        <w:tc>
          <w:tcPr>
            <w:tcW w:w="1296" w:type="dxa"/>
            <w:tcPrChange w:id="829" w:author="DELL" w:date="2022-05-02T23:01:00Z">
              <w:tcPr>
                <w:tcW w:w="1276" w:type="dxa"/>
                <w:gridSpan w:val="2"/>
              </w:tcPr>
            </w:tcPrChange>
          </w:tcPr>
          <w:p w:rsidR="00F1326B" w:rsidRPr="00BC581F" w:rsidRDefault="00F1326B">
            <w:pPr>
              <w:spacing w:line="240" w:lineRule="auto"/>
              <w:jc w:val="both"/>
              <w:rPr>
                <w:rFonts w:ascii="Times New Roman" w:hAnsi="Times New Roman" w:cs="Times New Roman"/>
                <w:sz w:val="24"/>
                <w:szCs w:val="24"/>
              </w:rPr>
              <w:pPrChange w:id="830" w:author="DELL" w:date="2022-05-02T22:07:00Z">
                <w:pPr>
                  <w:spacing w:line="360" w:lineRule="auto"/>
                  <w:jc w:val="both"/>
                </w:pPr>
              </w:pPrChange>
            </w:pPr>
            <w:r w:rsidRPr="00BC581F">
              <w:rPr>
                <w:rFonts w:ascii="Times New Roman" w:hAnsi="Times New Roman" w:cs="Times New Roman"/>
                <w:sz w:val="24"/>
                <w:szCs w:val="24"/>
              </w:rPr>
              <w:t>77.1</w:t>
            </w:r>
            <w:ins w:id="831" w:author="DELL" w:date="2022-05-02T23:12:00Z">
              <w:r>
                <w:rPr>
                  <w:rFonts w:ascii="Times New Roman" w:hAnsi="Times New Roman" w:cs="Times New Roman"/>
                  <w:sz w:val="24"/>
                  <w:szCs w:val="24"/>
                </w:rPr>
                <w:t>4</w:t>
              </w:r>
            </w:ins>
            <w:del w:id="832" w:author="DELL" w:date="2022-05-02T23:12:00Z">
              <w:r w:rsidRPr="00BC581F" w:rsidDel="00952DEE">
                <w:rPr>
                  <w:rFonts w:ascii="Times New Roman" w:hAnsi="Times New Roman" w:cs="Times New Roman"/>
                  <w:sz w:val="24"/>
                  <w:szCs w:val="24"/>
                </w:rPr>
                <w:delText>8</w:delText>
              </w:r>
            </w:del>
          </w:p>
        </w:tc>
        <w:tc>
          <w:tcPr>
            <w:tcW w:w="1296" w:type="dxa"/>
            <w:tcPrChange w:id="833" w:author="DELL" w:date="2022-05-02T23:01:00Z">
              <w:tcPr>
                <w:tcW w:w="1267" w:type="dxa"/>
              </w:tcPr>
            </w:tcPrChange>
          </w:tcPr>
          <w:p w:rsidR="00F1326B" w:rsidRPr="00BC581F" w:rsidRDefault="00F1326B">
            <w:pPr>
              <w:spacing w:line="240" w:lineRule="auto"/>
              <w:jc w:val="both"/>
              <w:rPr>
                <w:rFonts w:ascii="Times New Roman" w:hAnsi="Times New Roman" w:cs="Times New Roman"/>
                <w:sz w:val="24"/>
                <w:szCs w:val="24"/>
              </w:rPr>
              <w:pPrChange w:id="834" w:author="DELL" w:date="2022-05-02T22:07:00Z">
                <w:pPr>
                  <w:spacing w:line="360" w:lineRule="auto"/>
                  <w:jc w:val="both"/>
                </w:pPr>
              </w:pPrChange>
            </w:pPr>
            <w:r w:rsidRPr="00BC581F">
              <w:rPr>
                <w:rFonts w:ascii="Times New Roman" w:hAnsi="Times New Roman" w:cs="Times New Roman"/>
                <w:sz w:val="24"/>
                <w:szCs w:val="24"/>
              </w:rPr>
              <w:t>100.76</w:t>
            </w:r>
          </w:p>
        </w:tc>
      </w:tr>
      <w:tr w:rsidR="00F1326B" w:rsidRPr="00BC581F" w:rsidTr="00F77BD7">
        <w:tc>
          <w:tcPr>
            <w:tcW w:w="1780" w:type="dxa"/>
            <w:tcPrChange w:id="835" w:author="DELL" w:date="2022-05-02T23:01:00Z">
              <w:tcPr>
                <w:tcW w:w="1282" w:type="dxa"/>
                <w:gridSpan w:val="2"/>
              </w:tcPr>
            </w:tcPrChange>
          </w:tcPr>
          <w:p w:rsidR="00F1326B" w:rsidRPr="00BC581F" w:rsidRDefault="00F1326B">
            <w:pPr>
              <w:spacing w:line="240" w:lineRule="auto"/>
              <w:jc w:val="both"/>
              <w:rPr>
                <w:rFonts w:ascii="Times New Roman" w:hAnsi="Times New Roman" w:cs="Times New Roman"/>
                <w:sz w:val="24"/>
                <w:szCs w:val="24"/>
              </w:rPr>
              <w:pPrChange w:id="836" w:author="DELL" w:date="2022-05-02T22:07:00Z">
                <w:pPr>
                  <w:spacing w:line="360" w:lineRule="auto"/>
                  <w:jc w:val="both"/>
                </w:pPr>
              </w:pPrChange>
            </w:pPr>
            <w:r w:rsidRPr="00BC581F">
              <w:rPr>
                <w:rFonts w:ascii="Times New Roman" w:hAnsi="Times New Roman" w:cs="Times New Roman"/>
                <w:sz w:val="24"/>
                <w:szCs w:val="24"/>
              </w:rPr>
              <w:t>Median</w:t>
            </w:r>
          </w:p>
        </w:tc>
        <w:tc>
          <w:tcPr>
            <w:tcW w:w="1161" w:type="dxa"/>
            <w:tcPrChange w:id="837" w:author="DELL" w:date="2022-05-02T23:01:00Z">
              <w:tcPr>
                <w:tcW w:w="1248" w:type="dxa"/>
                <w:gridSpan w:val="2"/>
              </w:tcPr>
            </w:tcPrChange>
          </w:tcPr>
          <w:p w:rsidR="00F1326B" w:rsidRPr="00BC581F" w:rsidRDefault="00F1326B">
            <w:pPr>
              <w:spacing w:line="240" w:lineRule="auto"/>
              <w:jc w:val="both"/>
              <w:rPr>
                <w:rFonts w:ascii="Times New Roman" w:hAnsi="Times New Roman" w:cs="Times New Roman"/>
                <w:sz w:val="24"/>
                <w:szCs w:val="24"/>
              </w:rPr>
              <w:pPrChange w:id="838" w:author="DELL" w:date="2022-05-02T22:07:00Z">
                <w:pPr>
                  <w:spacing w:line="360" w:lineRule="auto"/>
                  <w:jc w:val="both"/>
                </w:pPr>
              </w:pPrChange>
            </w:pPr>
            <w:r w:rsidRPr="00BC581F">
              <w:rPr>
                <w:rFonts w:ascii="Times New Roman" w:hAnsi="Times New Roman" w:cs="Times New Roman"/>
                <w:sz w:val="24"/>
                <w:szCs w:val="24"/>
              </w:rPr>
              <w:t>1.</w:t>
            </w:r>
            <w:ins w:id="839" w:author="DELL" w:date="2022-05-02T23:06:00Z">
              <w:r>
                <w:rPr>
                  <w:rFonts w:ascii="Times New Roman" w:hAnsi="Times New Roman" w:cs="Times New Roman"/>
                  <w:sz w:val="24"/>
                  <w:szCs w:val="24"/>
                </w:rPr>
                <w:t>91</w:t>
              </w:r>
            </w:ins>
            <w:del w:id="840" w:author="DELL" w:date="2022-05-02T23:06:00Z">
              <w:r w:rsidRPr="00BC581F" w:rsidDel="00636D93">
                <w:rPr>
                  <w:rFonts w:ascii="Times New Roman" w:hAnsi="Times New Roman" w:cs="Times New Roman"/>
                  <w:sz w:val="24"/>
                  <w:szCs w:val="24"/>
                </w:rPr>
                <w:delText>79</w:delText>
              </w:r>
            </w:del>
          </w:p>
        </w:tc>
        <w:tc>
          <w:tcPr>
            <w:tcW w:w="1442" w:type="dxa"/>
            <w:tcPrChange w:id="841" w:author="DELL" w:date="2022-05-02T23:01:00Z">
              <w:tcPr>
                <w:tcW w:w="1442" w:type="dxa"/>
                <w:gridSpan w:val="2"/>
              </w:tcPr>
            </w:tcPrChange>
          </w:tcPr>
          <w:p w:rsidR="00F1326B" w:rsidRPr="00BC581F" w:rsidRDefault="00F1326B">
            <w:pPr>
              <w:spacing w:line="240" w:lineRule="auto"/>
              <w:jc w:val="both"/>
              <w:rPr>
                <w:rFonts w:ascii="Times New Roman" w:hAnsi="Times New Roman" w:cs="Times New Roman"/>
                <w:sz w:val="24"/>
                <w:szCs w:val="24"/>
              </w:rPr>
              <w:pPrChange w:id="842" w:author="DELL" w:date="2022-05-02T22:07:00Z">
                <w:pPr>
                  <w:spacing w:line="360" w:lineRule="auto"/>
                  <w:jc w:val="both"/>
                </w:pPr>
              </w:pPrChange>
            </w:pPr>
            <w:r w:rsidRPr="00BC581F">
              <w:rPr>
                <w:rFonts w:ascii="Times New Roman" w:hAnsi="Times New Roman" w:cs="Times New Roman"/>
                <w:sz w:val="24"/>
                <w:szCs w:val="24"/>
              </w:rPr>
              <w:t>27.</w:t>
            </w:r>
            <w:ins w:id="843" w:author="DELL" w:date="2022-05-02T23:09:00Z">
              <w:r>
                <w:rPr>
                  <w:rFonts w:ascii="Times New Roman" w:hAnsi="Times New Roman" w:cs="Times New Roman"/>
                  <w:sz w:val="24"/>
                  <w:szCs w:val="24"/>
                </w:rPr>
                <w:t>82</w:t>
              </w:r>
            </w:ins>
            <w:del w:id="844" w:author="DELL" w:date="2022-05-02T23:09:00Z">
              <w:r w:rsidRPr="00BC581F" w:rsidDel="00636D93">
                <w:rPr>
                  <w:rFonts w:ascii="Times New Roman" w:hAnsi="Times New Roman" w:cs="Times New Roman"/>
                  <w:sz w:val="24"/>
                  <w:szCs w:val="24"/>
                </w:rPr>
                <w:delText>69</w:delText>
              </w:r>
            </w:del>
          </w:p>
        </w:tc>
        <w:tc>
          <w:tcPr>
            <w:tcW w:w="1185" w:type="dxa"/>
            <w:tcPrChange w:id="845" w:author="DELL" w:date="2022-05-02T23:01:00Z">
              <w:tcPr>
                <w:tcW w:w="1237" w:type="dxa"/>
                <w:gridSpan w:val="2"/>
              </w:tcPr>
            </w:tcPrChange>
          </w:tcPr>
          <w:p w:rsidR="00F1326B" w:rsidRPr="00BC581F" w:rsidRDefault="00F1326B">
            <w:pPr>
              <w:spacing w:line="240" w:lineRule="auto"/>
              <w:jc w:val="both"/>
              <w:rPr>
                <w:rFonts w:ascii="Times New Roman" w:hAnsi="Times New Roman" w:cs="Times New Roman"/>
                <w:sz w:val="24"/>
                <w:szCs w:val="24"/>
              </w:rPr>
              <w:pPrChange w:id="846" w:author="DELL" w:date="2022-05-02T22:07:00Z">
                <w:pPr>
                  <w:spacing w:line="360" w:lineRule="auto"/>
                  <w:jc w:val="both"/>
                </w:pPr>
              </w:pPrChange>
            </w:pPr>
            <w:r w:rsidRPr="00BC581F">
              <w:rPr>
                <w:rFonts w:ascii="Times New Roman" w:hAnsi="Times New Roman" w:cs="Times New Roman"/>
                <w:sz w:val="24"/>
                <w:szCs w:val="24"/>
              </w:rPr>
              <w:t>2</w:t>
            </w:r>
            <w:ins w:id="847" w:author="DELL" w:date="2022-05-02T23:10:00Z">
              <w:r>
                <w:rPr>
                  <w:rFonts w:ascii="Times New Roman" w:hAnsi="Times New Roman" w:cs="Times New Roman"/>
                  <w:sz w:val="24"/>
                  <w:szCs w:val="24"/>
                </w:rPr>
                <w:t>1.58</w:t>
              </w:r>
            </w:ins>
            <w:del w:id="848" w:author="DELL" w:date="2022-05-02T23:10:00Z">
              <w:r w:rsidRPr="00BC581F" w:rsidDel="00D12B47">
                <w:rPr>
                  <w:rFonts w:ascii="Times New Roman" w:hAnsi="Times New Roman" w:cs="Times New Roman"/>
                  <w:sz w:val="24"/>
                  <w:szCs w:val="24"/>
                </w:rPr>
                <w:delText>0.98</w:delText>
              </w:r>
            </w:del>
          </w:p>
        </w:tc>
        <w:tc>
          <w:tcPr>
            <w:tcW w:w="1416" w:type="dxa"/>
            <w:tcPrChange w:id="849" w:author="DELL" w:date="2022-05-02T23:01:00Z">
              <w:tcPr>
                <w:tcW w:w="1264" w:type="dxa"/>
                <w:gridSpan w:val="2"/>
              </w:tcPr>
            </w:tcPrChange>
          </w:tcPr>
          <w:p w:rsidR="00F1326B" w:rsidRPr="00BC581F" w:rsidRDefault="00F1326B">
            <w:pPr>
              <w:spacing w:line="240" w:lineRule="auto"/>
              <w:jc w:val="both"/>
              <w:rPr>
                <w:rFonts w:ascii="Times New Roman" w:hAnsi="Times New Roman" w:cs="Times New Roman"/>
                <w:sz w:val="24"/>
                <w:szCs w:val="24"/>
              </w:rPr>
              <w:pPrChange w:id="850" w:author="DELL" w:date="2022-05-02T22:07:00Z">
                <w:pPr>
                  <w:spacing w:line="360" w:lineRule="auto"/>
                  <w:jc w:val="both"/>
                </w:pPr>
              </w:pPrChange>
            </w:pPr>
            <w:r w:rsidRPr="00BC581F">
              <w:rPr>
                <w:rFonts w:ascii="Times New Roman" w:hAnsi="Times New Roman" w:cs="Times New Roman"/>
                <w:sz w:val="24"/>
                <w:szCs w:val="24"/>
              </w:rPr>
              <w:t>1.</w:t>
            </w:r>
            <w:ins w:id="851" w:author="DELL" w:date="2022-05-02T23:11:00Z">
              <w:r>
                <w:rPr>
                  <w:rFonts w:ascii="Times New Roman" w:hAnsi="Times New Roman" w:cs="Times New Roman"/>
                  <w:sz w:val="24"/>
                  <w:szCs w:val="24"/>
                </w:rPr>
                <w:t>56</w:t>
              </w:r>
            </w:ins>
            <w:del w:id="852" w:author="DELL" w:date="2022-05-02T23:11:00Z">
              <w:r w:rsidRPr="00BC581F" w:rsidDel="00D12B47">
                <w:rPr>
                  <w:rFonts w:ascii="Times New Roman" w:hAnsi="Times New Roman" w:cs="Times New Roman"/>
                  <w:sz w:val="24"/>
                  <w:szCs w:val="24"/>
                </w:rPr>
                <w:delText>36</w:delText>
              </w:r>
            </w:del>
          </w:p>
        </w:tc>
        <w:tc>
          <w:tcPr>
            <w:tcW w:w="1296" w:type="dxa"/>
            <w:tcPrChange w:id="853" w:author="DELL" w:date="2022-05-02T23:01:00Z">
              <w:tcPr>
                <w:tcW w:w="1276" w:type="dxa"/>
                <w:gridSpan w:val="2"/>
              </w:tcPr>
            </w:tcPrChange>
          </w:tcPr>
          <w:p w:rsidR="00F1326B" w:rsidRPr="00BC581F" w:rsidRDefault="00F1326B">
            <w:pPr>
              <w:spacing w:line="240" w:lineRule="auto"/>
              <w:jc w:val="both"/>
              <w:rPr>
                <w:rFonts w:ascii="Times New Roman" w:hAnsi="Times New Roman" w:cs="Times New Roman"/>
                <w:sz w:val="24"/>
                <w:szCs w:val="24"/>
              </w:rPr>
              <w:pPrChange w:id="854" w:author="DELL" w:date="2022-05-02T22:07:00Z">
                <w:pPr>
                  <w:spacing w:line="360" w:lineRule="auto"/>
                  <w:jc w:val="both"/>
                </w:pPr>
              </w:pPrChange>
            </w:pPr>
            <w:r w:rsidRPr="00BC581F">
              <w:rPr>
                <w:rFonts w:ascii="Times New Roman" w:hAnsi="Times New Roman" w:cs="Times New Roman"/>
                <w:sz w:val="24"/>
                <w:szCs w:val="24"/>
              </w:rPr>
              <w:t>82.8</w:t>
            </w:r>
            <w:ins w:id="855" w:author="DELL" w:date="2022-05-02T23:12:00Z">
              <w:r>
                <w:rPr>
                  <w:rFonts w:ascii="Times New Roman" w:hAnsi="Times New Roman" w:cs="Times New Roman"/>
                  <w:sz w:val="24"/>
                  <w:szCs w:val="24"/>
                </w:rPr>
                <w:t>8</w:t>
              </w:r>
            </w:ins>
            <w:del w:id="856" w:author="DELL" w:date="2022-05-02T23:12:00Z">
              <w:r w:rsidRPr="00BC581F" w:rsidDel="00952DEE">
                <w:rPr>
                  <w:rFonts w:ascii="Times New Roman" w:hAnsi="Times New Roman" w:cs="Times New Roman"/>
                  <w:sz w:val="24"/>
                  <w:szCs w:val="24"/>
                </w:rPr>
                <w:delText>4</w:delText>
              </w:r>
            </w:del>
          </w:p>
        </w:tc>
        <w:tc>
          <w:tcPr>
            <w:tcW w:w="1296" w:type="dxa"/>
            <w:tcPrChange w:id="857" w:author="DELL" w:date="2022-05-02T23:01:00Z">
              <w:tcPr>
                <w:tcW w:w="1267" w:type="dxa"/>
              </w:tcPr>
            </w:tcPrChange>
          </w:tcPr>
          <w:p w:rsidR="00F1326B" w:rsidRPr="00BC581F" w:rsidRDefault="00F1326B">
            <w:pPr>
              <w:spacing w:line="240" w:lineRule="auto"/>
              <w:jc w:val="both"/>
              <w:rPr>
                <w:rFonts w:ascii="Times New Roman" w:hAnsi="Times New Roman" w:cs="Times New Roman"/>
                <w:sz w:val="24"/>
                <w:szCs w:val="24"/>
              </w:rPr>
              <w:pPrChange w:id="858" w:author="DELL" w:date="2022-05-02T22:07:00Z">
                <w:pPr>
                  <w:spacing w:line="360" w:lineRule="auto"/>
                  <w:jc w:val="both"/>
                </w:pPr>
              </w:pPrChange>
            </w:pPr>
            <w:r w:rsidRPr="00BC581F">
              <w:rPr>
                <w:rFonts w:ascii="Times New Roman" w:hAnsi="Times New Roman" w:cs="Times New Roman"/>
                <w:sz w:val="24"/>
                <w:szCs w:val="24"/>
              </w:rPr>
              <w:t>100.7</w:t>
            </w:r>
            <w:ins w:id="859" w:author="DELL" w:date="2022-05-02T23:12:00Z">
              <w:r>
                <w:rPr>
                  <w:rFonts w:ascii="Times New Roman" w:hAnsi="Times New Roman" w:cs="Times New Roman"/>
                  <w:sz w:val="24"/>
                  <w:szCs w:val="24"/>
                </w:rPr>
                <w:t>7</w:t>
              </w:r>
            </w:ins>
            <w:del w:id="860" w:author="DELL" w:date="2022-05-02T23:12:00Z">
              <w:r w:rsidRPr="00BC581F" w:rsidDel="00952DEE">
                <w:rPr>
                  <w:rFonts w:ascii="Times New Roman" w:hAnsi="Times New Roman" w:cs="Times New Roman"/>
                  <w:sz w:val="24"/>
                  <w:szCs w:val="24"/>
                </w:rPr>
                <w:delText>4</w:delText>
              </w:r>
            </w:del>
          </w:p>
        </w:tc>
      </w:tr>
      <w:tr w:rsidR="00F1326B" w:rsidRPr="00BC581F" w:rsidTr="00F77BD7">
        <w:tc>
          <w:tcPr>
            <w:tcW w:w="1780" w:type="dxa"/>
            <w:tcPrChange w:id="861" w:author="DELL" w:date="2022-05-02T23:01:00Z">
              <w:tcPr>
                <w:tcW w:w="1282" w:type="dxa"/>
                <w:gridSpan w:val="2"/>
              </w:tcPr>
            </w:tcPrChange>
          </w:tcPr>
          <w:p w:rsidR="00F1326B" w:rsidRPr="00BC581F" w:rsidRDefault="00F1326B">
            <w:pPr>
              <w:spacing w:line="240" w:lineRule="auto"/>
              <w:jc w:val="both"/>
              <w:rPr>
                <w:rFonts w:ascii="Times New Roman" w:hAnsi="Times New Roman" w:cs="Times New Roman"/>
                <w:sz w:val="24"/>
                <w:szCs w:val="24"/>
              </w:rPr>
              <w:pPrChange w:id="862" w:author="DELL" w:date="2022-05-02T22:07:00Z">
                <w:pPr>
                  <w:spacing w:line="360" w:lineRule="auto"/>
                  <w:jc w:val="both"/>
                </w:pPr>
              </w:pPrChange>
            </w:pPr>
            <w:r w:rsidRPr="00BC581F">
              <w:rPr>
                <w:rFonts w:ascii="Times New Roman" w:hAnsi="Times New Roman" w:cs="Times New Roman"/>
                <w:sz w:val="24"/>
                <w:szCs w:val="24"/>
              </w:rPr>
              <w:lastRenderedPageBreak/>
              <w:t>Maximum</w:t>
            </w:r>
          </w:p>
        </w:tc>
        <w:tc>
          <w:tcPr>
            <w:tcW w:w="1161" w:type="dxa"/>
            <w:tcPrChange w:id="863" w:author="DELL" w:date="2022-05-02T23:01:00Z">
              <w:tcPr>
                <w:tcW w:w="1248" w:type="dxa"/>
                <w:gridSpan w:val="2"/>
              </w:tcPr>
            </w:tcPrChange>
          </w:tcPr>
          <w:p w:rsidR="00F1326B" w:rsidRPr="00BC581F" w:rsidRDefault="00F1326B">
            <w:pPr>
              <w:spacing w:line="240" w:lineRule="auto"/>
              <w:jc w:val="both"/>
              <w:rPr>
                <w:rFonts w:ascii="Times New Roman" w:hAnsi="Times New Roman" w:cs="Times New Roman"/>
                <w:sz w:val="24"/>
                <w:szCs w:val="24"/>
              </w:rPr>
              <w:pPrChange w:id="864" w:author="DELL" w:date="2022-05-02T22:07:00Z">
                <w:pPr>
                  <w:spacing w:line="360" w:lineRule="auto"/>
                  <w:jc w:val="both"/>
                </w:pPr>
              </w:pPrChange>
            </w:pPr>
            <w:ins w:id="865" w:author="DELL" w:date="2022-05-02T23:06:00Z">
              <w:r>
                <w:rPr>
                  <w:rFonts w:ascii="Times New Roman" w:hAnsi="Times New Roman" w:cs="Times New Roman"/>
                  <w:sz w:val="24"/>
                  <w:szCs w:val="24"/>
                </w:rPr>
                <w:t>7.96</w:t>
              </w:r>
            </w:ins>
            <w:del w:id="866" w:author="DELL" w:date="2022-05-02T23:06:00Z">
              <w:r w:rsidRPr="00BC581F" w:rsidDel="00636D93">
                <w:rPr>
                  <w:rFonts w:ascii="Times New Roman" w:hAnsi="Times New Roman" w:cs="Times New Roman"/>
                  <w:sz w:val="24"/>
                  <w:szCs w:val="24"/>
                </w:rPr>
                <w:delText>6.41</w:delText>
              </w:r>
            </w:del>
          </w:p>
        </w:tc>
        <w:tc>
          <w:tcPr>
            <w:tcW w:w="1442" w:type="dxa"/>
            <w:tcPrChange w:id="867" w:author="DELL" w:date="2022-05-02T23:01:00Z">
              <w:tcPr>
                <w:tcW w:w="1442" w:type="dxa"/>
                <w:gridSpan w:val="2"/>
              </w:tcPr>
            </w:tcPrChange>
          </w:tcPr>
          <w:p w:rsidR="00F1326B" w:rsidRPr="00BC581F" w:rsidRDefault="00F1326B">
            <w:pPr>
              <w:spacing w:line="240" w:lineRule="auto"/>
              <w:jc w:val="both"/>
              <w:rPr>
                <w:rFonts w:ascii="Times New Roman" w:hAnsi="Times New Roman" w:cs="Times New Roman"/>
                <w:sz w:val="24"/>
                <w:szCs w:val="24"/>
              </w:rPr>
              <w:pPrChange w:id="868" w:author="DELL" w:date="2022-05-02T22:07:00Z">
                <w:pPr>
                  <w:spacing w:line="360" w:lineRule="auto"/>
                  <w:jc w:val="both"/>
                </w:pPr>
              </w:pPrChange>
            </w:pPr>
            <w:r w:rsidRPr="00BC581F">
              <w:rPr>
                <w:rFonts w:ascii="Times New Roman" w:hAnsi="Times New Roman" w:cs="Times New Roman"/>
                <w:sz w:val="24"/>
                <w:szCs w:val="24"/>
              </w:rPr>
              <w:t>32.90</w:t>
            </w:r>
          </w:p>
        </w:tc>
        <w:tc>
          <w:tcPr>
            <w:tcW w:w="1185" w:type="dxa"/>
            <w:tcPrChange w:id="869" w:author="DELL" w:date="2022-05-02T23:01:00Z">
              <w:tcPr>
                <w:tcW w:w="1237" w:type="dxa"/>
                <w:gridSpan w:val="2"/>
              </w:tcPr>
            </w:tcPrChange>
          </w:tcPr>
          <w:p w:rsidR="00F1326B" w:rsidRPr="00BC581F" w:rsidRDefault="00F1326B">
            <w:pPr>
              <w:spacing w:line="240" w:lineRule="auto"/>
              <w:jc w:val="both"/>
              <w:rPr>
                <w:rFonts w:ascii="Times New Roman" w:hAnsi="Times New Roman" w:cs="Times New Roman"/>
                <w:sz w:val="24"/>
                <w:szCs w:val="24"/>
              </w:rPr>
              <w:pPrChange w:id="870" w:author="DELL" w:date="2022-05-02T22:07:00Z">
                <w:pPr>
                  <w:spacing w:line="360" w:lineRule="auto"/>
                  <w:jc w:val="both"/>
                </w:pPr>
              </w:pPrChange>
            </w:pPr>
            <w:r w:rsidRPr="00BC581F">
              <w:rPr>
                <w:rFonts w:ascii="Times New Roman" w:hAnsi="Times New Roman" w:cs="Times New Roman"/>
                <w:sz w:val="24"/>
                <w:szCs w:val="24"/>
              </w:rPr>
              <w:t>27.</w:t>
            </w:r>
            <w:ins w:id="871" w:author="DELL" w:date="2022-05-02T23:10:00Z">
              <w:r>
                <w:rPr>
                  <w:rFonts w:ascii="Times New Roman" w:hAnsi="Times New Roman" w:cs="Times New Roman"/>
                  <w:sz w:val="24"/>
                  <w:szCs w:val="24"/>
                </w:rPr>
                <w:t>46</w:t>
              </w:r>
            </w:ins>
            <w:del w:id="872" w:author="DELL" w:date="2022-05-02T23:10:00Z">
              <w:r w:rsidRPr="00BC581F" w:rsidDel="00D12B47">
                <w:rPr>
                  <w:rFonts w:ascii="Times New Roman" w:hAnsi="Times New Roman" w:cs="Times New Roman"/>
                  <w:sz w:val="24"/>
                  <w:szCs w:val="24"/>
                </w:rPr>
                <w:delText>30</w:delText>
              </w:r>
            </w:del>
          </w:p>
        </w:tc>
        <w:tc>
          <w:tcPr>
            <w:tcW w:w="1416" w:type="dxa"/>
            <w:tcPrChange w:id="873" w:author="DELL" w:date="2022-05-02T23:01:00Z">
              <w:tcPr>
                <w:tcW w:w="1264" w:type="dxa"/>
                <w:gridSpan w:val="2"/>
              </w:tcPr>
            </w:tcPrChange>
          </w:tcPr>
          <w:p w:rsidR="00F1326B" w:rsidRPr="00BC581F" w:rsidRDefault="00F1326B">
            <w:pPr>
              <w:spacing w:line="240" w:lineRule="auto"/>
              <w:jc w:val="both"/>
              <w:rPr>
                <w:rFonts w:ascii="Times New Roman" w:hAnsi="Times New Roman" w:cs="Times New Roman"/>
                <w:sz w:val="24"/>
                <w:szCs w:val="24"/>
              </w:rPr>
              <w:pPrChange w:id="874" w:author="DELL" w:date="2022-05-02T22:07:00Z">
                <w:pPr>
                  <w:spacing w:line="360" w:lineRule="auto"/>
                  <w:jc w:val="both"/>
                </w:pPr>
              </w:pPrChange>
            </w:pPr>
            <w:ins w:id="875" w:author="DELL" w:date="2022-05-02T23:11:00Z">
              <w:r>
                <w:rPr>
                  <w:rFonts w:ascii="Times New Roman" w:hAnsi="Times New Roman" w:cs="Times New Roman"/>
                  <w:sz w:val="24"/>
                  <w:szCs w:val="24"/>
                </w:rPr>
                <w:t>105.03</w:t>
              </w:r>
            </w:ins>
            <w:del w:id="876" w:author="DELL" w:date="2022-05-02T23:11:00Z">
              <w:r w:rsidRPr="00BC581F" w:rsidDel="00D12B47">
                <w:rPr>
                  <w:rFonts w:ascii="Times New Roman" w:hAnsi="Times New Roman" w:cs="Times New Roman"/>
                  <w:sz w:val="24"/>
                  <w:szCs w:val="24"/>
                </w:rPr>
                <w:delText>93.08</w:delText>
              </w:r>
            </w:del>
          </w:p>
        </w:tc>
        <w:tc>
          <w:tcPr>
            <w:tcW w:w="1296" w:type="dxa"/>
            <w:tcPrChange w:id="877" w:author="DELL" w:date="2022-05-02T23:01:00Z">
              <w:tcPr>
                <w:tcW w:w="1276" w:type="dxa"/>
                <w:gridSpan w:val="2"/>
              </w:tcPr>
            </w:tcPrChange>
          </w:tcPr>
          <w:p w:rsidR="00F1326B" w:rsidRPr="00BC581F" w:rsidRDefault="00F1326B">
            <w:pPr>
              <w:spacing w:line="240" w:lineRule="auto"/>
              <w:jc w:val="both"/>
              <w:rPr>
                <w:rFonts w:ascii="Times New Roman" w:hAnsi="Times New Roman" w:cs="Times New Roman"/>
                <w:sz w:val="24"/>
                <w:szCs w:val="24"/>
              </w:rPr>
              <w:pPrChange w:id="878" w:author="DELL" w:date="2022-05-02T22:07:00Z">
                <w:pPr>
                  <w:spacing w:line="360" w:lineRule="auto"/>
                  <w:jc w:val="both"/>
                </w:pPr>
              </w:pPrChange>
            </w:pPr>
            <w:r w:rsidRPr="00BC581F">
              <w:rPr>
                <w:rFonts w:ascii="Times New Roman" w:hAnsi="Times New Roman" w:cs="Times New Roman"/>
                <w:sz w:val="24"/>
                <w:szCs w:val="24"/>
              </w:rPr>
              <w:t>95.31</w:t>
            </w:r>
          </w:p>
        </w:tc>
        <w:tc>
          <w:tcPr>
            <w:tcW w:w="1296" w:type="dxa"/>
            <w:tcPrChange w:id="879" w:author="DELL" w:date="2022-05-02T23:01:00Z">
              <w:tcPr>
                <w:tcW w:w="1267" w:type="dxa"/>
              </w:tcPr>
            </w:tcPrChange>
          </w:tcPr>
          <w:p w:rsidR="00F1326B" w:rsidRPr="00BC581F" w:rsidRDefault="00F1326B">
            <w:pPr>
              <w:spacing w:line="240" w:lineRule="auto"/>
              <w:jc w:val="both"/>
              <w:rPr>
                <w:rFonts w:ascii="Times New Roman" w:hAnsi="Times New Roman" w:cs="Times New Roman"/>
                <w:sz w:val="24"/>
                <w:szCs w:val="24"/>
              </w:rPr>
              <w:pPrChange w:id="880" w:author="DELL" w:date="2022-05-02T22:07:00Z">
                <w:pPr>
                  <w:spacing w:line="360" w:lineRule="auto"/>
                  <w:jc w:val="both"/>
                </w:pPr>
              </w:pPrChange>
            </w:pPr>
            <w:r w:rsidRPr="00BC581F">
              <w:rPr>
                <w:rFonts w:ascii="Times New Roman" w:hAnsi="Times New Roman" w:cs="Times New Roman"/>
                <w:sz w:val="24"/>
                <w:szCs w:val="24"/>
              </w:rPr>
              <w:t>101.87</w:t>
            </w:r>
          </w:p>
        </w:tc>
      </w:tr>
      <w:tr w:rsidR="00F1326B" w:rsidRPr="00BC581F" w:rsidTr="00F77BD7">
        <w:tc>
          <w:tcPr>
            <w:tcW w:w="1780" w:type="dxa"/>
            <w:tcPrChange w:id="881" w:author="DELL" w:date="2022-05-02T23:01:00Z">
              <w:tcPr>
                <w:tcW w:w="1282" w:type="dxa"/>
                <w:gridSpan w:val="2"/>
              </w:tcPr>
            </w:tcPrChange>
          </w:tcPr>
          <w:p w:rsidR="00F1326B" w:rsidRPr="00BC581F" w:rsidRDefault="00F1326B">
            <w:pPr>
              <w:spacing w:line="240" w:lineRule="auto"/>
              <w:jc w:val="both"/>
              <w:rPr>
                <w:rFonts w:ascii="Times New Roman" w:hAnsi="Times New Roman" w:cs="Times New Roman"/>
                <w:sz w:val="24"/>
                <w:szCs w:val="24"/>
              </w:rPr>
              <w:pPrChange w:id="882" w:author="DELL" w:date="2022-05-02T22:07:00Z">
                <w:pPr>
                  <w:spacing w:line="360" w:lineRule="auto"/>
                  <w:jc w:val="both"/>
                </w:pPr>
              </w:pPrChange>
            </w:pPr>
            <w:r w:rsidRPr="00BC581F">
              <w:rPr>
                <w:rFonts w:ascii="Times New Roman" w:hAnsi="Times New Roman" w:cs="Times New Roman"/>
                <w:sz w:val="24"/>
                <w:szCs w:val="24"/>
              </w:rPr>
              <w:t>Minimum</w:t>
            </w:r>
          </w:p>
        </w:tc>
        <w:tc>
          <w:tcPr>
            <w:tcW w:w="1161" w:type="dxa"/>
            <w:tcPrChange w:id="883" w:author="DELL" w:date="2022-05-02T23:01:00Z">
              <w:tcPr>
                <w:tcW w:w="1248" w:type="dxa"/>
                <w:gridSpan w:val="2"/>
              </w:tcPr>
            </w:tcPrChange>
          </w:tcPr>
          <w:p w:rsidR="00F1326B" w:rsidRPr="00BC581F" w:rsidRDefault="00F1326B">
            <w:pPr>
              <w:spacing w:line="240" w:lineRule="auto"/>
              <w:jc w:val="both"/>
              <w:rPr>
                <w:rFonts w:ascii="Times New Roman" w:hAnsi="Times New Roman" w:cs="Times New Roman"/>
                <w:sz w:val="24"/>
                <w:szCs w:val="24"/>
              </w:rPr>
              <w:pPrChange w:id="884" w:author="DELL" w:date="2022-05-02T22:07:00Z">
                <w:pPr>
                  <w:spacing w:line="360" w:lineRule="auto"/>
                  <w:jc w:val="both"/>
                </w:pPr>
              </w:pPrChange>
            </w:pPr>
            <w:r w:rsidRPr="00BC581F">
              <w:rPr>
                <w:rFonts w:ascii="Times New Roman" w:hAnsi="Times New Roman" w:cs="Times New Roman"/>
                <w:sz w:val="24"/>
                <w:szCs w:val="24"/>
              </w:rPr>
              <w:t>0.5</w:t>
            </w:r>
            <w:ins w:id="885" w:author="DELL" w:date="2022-05-02T23:06:00Z">
              <w:r>
                <w:rPr>
                  <w:rFonts w:ascii="Times New Roman" w:hAnsi="Times New Roman" w:cs="Times New Roman"/>
                  <w:sz w:val="24"/>
                  <w:szCs w:val="24"/>
                </w:rPr>
                <w:t>5</w:t>
              </w:r>
            </w:ins>
            <w:del w:id="886" w:author="DELL" w:date="2022-05-02T23:06:00Z">
              <w:r w:rsidRPr="00BC581F" w:rsidDel="00636D93">
                <w:rPr>
                  <w:rFonts w:ascii="Times New Roman" w:hAnsi="Times New Roman" w:cs="Times New Roman"/>
                  <w:sz w:val="24"/>
                  <w:szCs w:val="24"/>
                </w:rPr>
                <w:delText>9</w:delText>
              </w:r>
            </w:del>
          </w:p>
        </w:tc>
        <w:tc>
          <w:tcPr>
            <w:tcW w:w="1442" w:type="dxa"/>
            <w:tcPrChange w:id="887" w:author="DELL" w:date="2022-05-02T23:01:00Z">
              <w:tcPr>
                <w:tcW w:w="1442" w:type="dxa"/>
                <w:gridSpan w:val="2"/>
              </w:tcPr>
            </w:tcPrChange>
          </w:tcPr>
          <w:p w:rsidR="00F1326B" w:rsidRPr="00BC581F" w:rsidRDefault="00F1326B">
            <w:pPr>
              <w:spacing w:line="240" w:lineRule="auto"/>
              <w:jc w:val="both"/>
              <w:rPr>
                <w:rFonts w:ascii="Times New Roman" w:hAnsi="Times New Roman" w:cs="Times New Roman"/>
                <w:sz w:val="24"/>
                <w:szCs w:val="24"/>
              </w:rPr>
              <w:pPrChange w:id="888" w:author="DELL" w:date="2022-05-02T22:07:00Z">
                <w:pPr>
                  <w:spacing w:line="360" w:lineRule="auto"/>
                  <w:jc w:val="both"/>
                </w:pPr>
              </w:pPrChange>
            </w:pPr>
            <w:r w:rsidRPr="00BC581F">
              <w:rPr>
                <w:rFonts w:ascii="Times New Roman" w:hAnsi="Times New Roman" w:cs="Times New Roman"/>
                <w:sz w:val="24"/>
                <w:szCs w:val="24"/>
              </w:rPr>
              <w:t>14.</w:t>
            </w:r>
            <w:ins w:id="889" w:author="DELL" w:date="2022-05-02T23:09:00Z">
              <w:r>
                <w:rPr>
                  <w:rFonts w:ascii="Times New Roman" w:hAnsi="Times New Roman" w:cs="Times New Roman"/>
                  <w:sz w:val="24"/>
                  <w:szCs w:val="24"/>
                </w:rPr>
                <w:t>15</w:t>
              </w:r>
            </w:ins>
            <w:del w:id="890" w:author="DELL" w:date="2022-05-02T23:09:00Z">
              <w:r w:rsidRPr="00BC581F" w:rsidDel="00636D93">
                <w:rPr>
                  <w:rFonts w:ascii="Times New Roman" w:hAnsi="Times New Roman" w:cs="Times New Roman"/>
                  <w:sz w:val="24"/>
                  <w:szCs w:val="24"/>
                </w:rPr>
                <w:delText>36</w:delText>
              </w:r>
            </w:del>
          </w:p>
        </w:tc>
        <w:tc>
          <w:tcPr>
            <w:tcW w:w="1185" w:type="dxa"/>
            <w:tcPrChange w:id="891" w:author="DELL" w:date="2022-05-02T23:01:00Z">
              <w:tcPr>
                <w:tcW w:w="1237" w:type="dxa"/>
                <w:gridSpan w:val="2"/>
              </w:tcPr>
            </w:tcPrChange>
          </w:tcPr>
          <w:p w:rsidR="00F1326B" w:rsidRPr="00BC581F" w:rsidRDefault="00F1326B">
            <w:pPr>
              <w:spacing w:line="240" w:lineRule="auto"/>
              <w:jc w:val="both"/>
              <w:rPr>
                <w:rFonts w:ascii="Times New Roman" w:hAnsi="Times New Roman" w:cs="Times New Roman"/>
                <w:sz w:val="24"/>
                <w:szCs w:val="24"/>
              </w:rPr>
              <w:pPrChange w:id="892" w:author="DELL" w:date="2022-05-02T22:07:00Z">
                <w:pPr>
                  <w:spacing w:line="360" w:lineRule="auto"/>
                  <w:jc w:val="both"/>
                </w:pPr>
              </w:pPrChange>
            </w:pPr>
            <w:r w:rsidRPr="00BC581F">
              <w:rPr>
                <w:rFonts w:ascii="Times New Roman" w:hAnsi="Times New Roman" w:cs="Times New Roman"/>
                <w:sz w:val="24"/>
                <w:szCs w:val="24"/>
              </w:rPr>
              <w:t>6.42</w:t>
            </w:r>
          </w:p>
        </w:tc>
        <w:tc>
          <w:tcPr>
            <w:tcW w:w="1416" w:type="dxa"/>
            <w:tcPrChange w:id="893" w:author="DELL" w:date="2022-05-02T23:01:00Z">
              <w:tcPr>
                <w:tcW w:w="1264" w:type="dxa"/>
                <w:gridSpan w:val="2"/>
              </w:tcPr>
            </w:tcPrChange>
          </w:tcPr>
          <w:p w:rsidR="00F1326B" w:rsidRPr="00BC581F" w:rsidRDefault="00F1326B">
            <w:pPr>
              <w:spacing w:line="240" w:lineRule="auto"/>
              <w:jc w:val="both"/>
              <w:rPr>
                <w:rFonts w:ascii="Times New Roman" w:hAnsi="Times New Roman" w:cs="Times New Roman"/>
                <w:sz w:val="24"/>
                <w:szCs w:val="24"/>
              </w:rPr>
              <w:pPrChange w:id="894" w:author="DELL" w:date="2022-05-02T22:07:00Z">
                <w:pPr>
                  <w:spacing w:line="360" w:lineRule="auto"/>
                  <w:jc w:val="both"/>
                </w:pPr>
              </w:pPrChange>
            </w:pPr>
            <w:r w:rsidRPr="00BC581F">
              <w:rPr>
                <w:rFonts w:ascii="Times New Roman" w:hAnsi="Times New Roman" w:cs="Times New Roman"/>
                <w:sz w:val="24"/>
                <w:szCs w:val="24"/>
              </w:rPr>
              <w:t>0.00</w:t>
            </w:r>
          </w:p>
        </w:tc>
        <w:tc>
          <w:tcPr>
            <w:tcW w:w="1296" w:type="dxa"/>
            <w:tcPrChange w:id="895" w:author="DELL" w:date="2022-05-02T23:01:00Z">
              <w:tcPr>
                <w:tcW w:w="1276" w:type="dxa"/>
                <w:gridSpan w:val="2"/>
              </w:tcPr>
            </w:tcPrChange>
          </w:tcPr>
          <w:p w:rsidR="00F1326B" w:rsidRPr="00BC581F" w:rsidRDefault="00F1326B">
            <w:pPr>
              <w:spacing w:line="240" w:lineRule="auto"/>
              <w:jc w:val="both"/>
              <w:rPr>
                <w:rFonts w:ascii="Times New Roman" w:hAnsi="Times New Roman" w:cs="Times New Roman"/>
                <w:sz w:val="24"/>
                <w:szCs w:val="24"/>
              </w:rPr>
              <w:pPrChange w:id="896" w:author="DELL" w:date="2022-05-02T22:07:00Z">
                <w:pPr>
                  <w:spacing w:line="360" w:lineRule="auto"/>
                  <w:jc w:val="both"/>
                </w:pPr>
              </w:pPrChange>
            </w:pPr>
            <w:r w:rsidRPr="00BC581F">
              <w:rPr>
                <w:rFonts w:ascii="Times New Roman" w:hAnsi="Times New Roman" w:cs="Times New Roman"/>
                <w:sz w:val="24"/>
                <w:szCs w:val="24"/>
              </w:rPr>
              <w:t>33.50</w:t>
            </w:r>
          </w:p>
        </w:tc>
        <w:tc>
          <w:tcPr>
            <w:tcW w:w="1296" w:type="dxa"/>
            <w:tcPrChange w:id="897" w:author="DELL" w:date="2022-05-02T23:01:00Z">
              <w:tcPr>
                <w:tcW w:w="1267" w:type="dxa"/>
              </w:tcPr>
            </w:tcPrChange>
          </w:tcPr>
          <w:p w:rsidR="00F1326B" w:rsidRPr="00BC581F" w:rsidRDefault="00F1326B">
            <w:pPr>
              <w:spacing w:line="240" w:lineRule="auto"/>
              <w:jc w:val="both"/>
              <w:rPr>
                <w:rFonts w:ascii="Times New Roman" w:hAnsi="Times New Roman" w:cs="Times New Roman"/>
                <w:sz w:val="24"/>
                <w:szCs w:val="24"/>
              </w:rPr>
              <w:pPrChange w:id="898" w:author="DELL" w:date="2022-05-02T22:07:00Z">
                <w:pPr>
                  <w:spacing w:line="360" w:lineRule="auto"/>
                  <w:jc w:val="both"/>
                </w:pPr>
              </w:pPrChange>
            </w:pPr>
            <w:r w:rsidRPr="00BC581F">
              <w:rPr>
                <w:rFonts w:ascii="Times New Roman" w:hAnsi="Times New Roman" w:cs="Times New Roman"/>
                <w:sz w:val="24"/>
                <w:szCs w:val="24"/>
              </w:rPr>
              <w:t>99.</w:t>
            </w:r>
            <w:ins w:id="899" w:author="DELL" w:date="2022-05-02T23:13:00Z">
              <w:r>
                <w:rPr>
                  <w:rFonts w:ascii="Times New Roman" w:hAnsi="Times New Roman" w:cs="Times New Roman"/>
                  <w:sz w:val="24"/>
                  <w:szCs w:val="24"/>
                </w:rPr>
                <w:t>08</w:t>
              </w:r>
            </w:ins>
            <w:del w:id="900" w:author="DELL" w:date="2022-05-02T23:13:00Z">
              <w:r w:rsidRPr="00BC581F" w:rsidDel="00952DEE">
                <w:rPr>
                  <w:rFonts w:ascii="Times New Roman" w:hAnsi="Times New Roman" w:cs="Times New Roman"/>
                  <w:sz w:val="24"/>
                  <w:szCs w:val="24"/>
                </w:rPr>
                <w:delText>27</w:delText>
              </w:r>
            </w:del>
          </w:p>
        </w:tc>
      </w:tr>
      <w:tr w:rsidR="00F1326B" w:rsidRPr="00BC581F" w:rsidTr="00F77BD7">
        <w:tc>
          <w:tcPr>
            <w:tcW w:w="1780" w:type="dxa"/>
            <w:tcPrChange w:id="901" w:author="DELL" w:date="2022-05-02T23:01:00Z">
              <w:tcPr>
                <w:tcW w:w="1282" w:type="dxa"/>
                <w:gridSpan w:val="2"/>
              </w:tcPr>
            </w:tcPrChange>
          </w:tcPr>
          <w:p w:rsidR="00F1326B" w:rsidRPr="00BC581F" w:rsidRDefault="00F1326B">
            <w:pPr>
              <w:spacing w:line="240" w:lineRule="auto"/>
              <w:jc w:val="both"/>
              <w:rPr>
                <w:rFonts w:ascii="Times New Roman" w:hAnsi="Times New Roman" w:cs="Times New Roman"/>
                <w:sz w:val="24"/>
                <w:szCs w:val="24"/>
              </w:rPr>
              <w:pPrChange w:id="902" w:author="DELL" w:date="2022-05-02T22:07:00Z">
                <w:pPr>
                  <w:spacing w:line="360" w:lineRule="auto"/>
                  <w:jc w:val="both"/>
                </w:pPr>
              </w:pPrChange>
            </w:pPr>
            <w:r w:rsidRPr="00BC581F">
              <w:rPr>
                <w:rFonts w:ascii="Times New Roman" w:hAnsi="Times New Roman" w:cs="Times New Roman"/>
                <w:sz w:val="24"/>
                <w:szCs w:val="24"/>
              </w:rPr>
              <w:t>Std. Dev.</w:t>
            </w:r>
          </w:p>
        </w:tc>
        <w:tc>
          <w:tcPr>
            <w:tcW w:w="1161" w:type="dxa"/>
            <w:tcPrChange w:id="903" w:author="DELL" w:date="2022-05-02T23:01:00Z">
              <w:tcPr>
                <w:tcW w:w="1248" w:type="dxa"/>
                <w:gridSpan w:val="2"/>
              </w:tcPr>
            </w:tcPrChange>
          </w:tcPr>
          <w:p w:rsidR="00F1326B" w:rsidRPr="00BC581F" w:rsidRDefault="00F1326B">
            <w:pPr>
              <w:spacing w:line="240" w:lineRule="auto"/>
              <w:jc w:val="both"/>
              <w:rPr>
                <w:rFonts w:ascii="Times New Roman" w:hAnsi="Times New Roman" w:cs="Times New Roman"/>
                <w:sz w:val="24"/>
                <w:szCs w:val="24"/>
              </w:rPr>
              <w:pPrChange w:id="904" w:author="DELL" w:date="2022-05-02T22:07:00Z">
                <w:pPr>
                  <w:spacing w:line="360" w:lineRule="auto"/>
                  <w:jc w:val="both"/>
                </w:pPr>
              </w:pPrChange>
            </w:pPr>
            <w:ins w:id="905" w:author="DELL" w:date="2022-05-02T23:07:00Z">
              <w:r>
                <w:rPr>
                  <w:rFonts w:ascii="Times New Roman" w:hAnsi="Times New Roman" w:cs="Times New Roman"/>
                  <w:sz w:val="24"/>
                  <w:szCs w:val="24"/>
                </w:rPr>
                <w:t>1.26</w:t>
              </w:r>
            </w:ins>
            <w:del w:id="906" w:author="DELL" w:date="2022-05-02T23:07:00Z">
              <w:r w:rsidRPr="00BC581F" w:rsidDel="00636D93">
                <w:rPr>
                  <w:rFonts w:ascii="Times New Roman" w:hAnsi="Times New Roman" w:cs="Times New Roman"/>
                  <w:sz w:val="24"/>
                  <w:szCs w:val="24"/>
                </w:rPr>
                <w:delText>0.94</w:delText>
              </w:r>
            </w:del>
          </w:p>
        </w:tc>
        <w:tc>
          <w:tcPr>
            <w:tcW w:w="1442" w:type="dxa"/>
            <w:tcPrChange w:id="907" w:author="DELL" w:date="2022-05-02T23:01:00Z">
              <w:tcPr>
                <w:tcW w:w="1442" w:type="dxa"/>
                <w:gridSpan w:val="2"/>
              </w:tcPr>
            </w:tcPrChange>
          </w:tcPr>
          <w:p w:rsidR="00F1326B" w:rsidRPr="00BC581F" w:rsidRDefault="00F1326B">
            <w:pPr>
              <w:spacing w:line="240" w:lineRule="auto"/>
              <w:jc w:val="both"/>
              <w:rPr>
                <w:rFonts w:ascii="Times New Roman" w:hAnsi="Times New Roman" w:cs="Times New Roman"/>
                <w:sz w:val="24"/>
                <w:szCs w:val="24"/>
              </w:rPr>
              <w:pPrChange w:id="908" w:author="DELL" w:date="2022-05-02T22:07:00Z">
                <w:pPr>
                  <w:spacing w:line="360" w:lineRule="auto"/>
                  <w:jc w:val="both"/>
                </w:pPr>
              </w:pPrChange>
            </w:pPr>
            <w:r w:rsidRPr="00BC581F">
              <w:rPr>
                <w:rFonts w:ascii="Times New Roman" w:hAnsi="Times New Roman" w:cs="Times New Roman"/>
                <w:sz w:val="24"/>
                <w:szCs w:val="24"/>
              </w:rPr>
              <w:t>4.</w:t>
            </w:r>
            <w:ins w:id="909" w:author="DELL" w:date="2022-05-02T23:09:00Z">
              <w:r>
                <w:rPr>
                  <w:rFonts w:ascii="Times New Roman" w:hAnsi="Times New Roman" w:cs="Times New Roman"/>
                  <w:sz w:val="24"/>
                  <w:szCs w:val="24"/>
                </w:rPr>
                <w:t>58</w:t>
              </w:r>
            </w:ins>
            <w:del w:id="910" w:author="DELL" w:date="2022-05-02T23:09:00Z">
              <w:r w:rsidRPr="00BC581F" w:rsidDel="00636D93">
                <w:rPr>
                  <w:rFonts w:ascii="Times New Roman" w:hAnsi="Times New Roman" w:cs="Times New Roman"/>
                  <w:sz w:val="24"/>
                  <w:szCs w:val="24"/>
                </w:rPr>
                <w:delText>73</w:delText>
              </w:r>
            </w:del>
          </w:p>
        </w:tc>
        <w:tc>
          <w:tcPr>
            <w:tcW w:w="1185" w:type="dxa"/>
            <w:tcPrChange w:id="911" w:author="DELL" w:date="2022-05-02T23:01:00Z">
              <w:tcPr>
                <w:tcW w:w="1237" w:type="dxa"/>
                <w:gridSpan w:val="2"/>
              </w:tcPr>
            </w:tcPrChange>
          </w:tcPr>
          <w:p w:rsidR="00F1326B" w:rsidRPr="00BC581F" w:rsidRDefault="00F1326B">
            <w:pPr>
              <w:spacing w:line="240" w:lineRule="auto"/>
              <w:jc w:val="both"/>
              <w:rPr>
                <w:rFonts w:ascii="Times New Roman" w:hAnsi="Times New Roman" w:cs="Times New Roman"/>
                <w:sz w:val="24"/>
                <w:szCs w:val="24"/>
              </w:rPr>
              <w:pPrChange w:id="912" w:author="DELL" w:date="2022-05-02T22:07:00Z">
                <w:pPr>
                  <w:spacing w:line="360" w:lineRule="auto"/>
                  <w:jc w:val="both"/>
                </w:pPr>
              </w:pPrChange>
            </w:pPr>
            <w:r w:rsidRPr="00BC581F">
              <w:rPr>
                <w:rFonts w:ascii="Times New Roman" w:hAnsi="Times New Roman" w:cs="Times New Roman"/>
                <w:sz w:val="24"/>
                <w:szCs w:val="24"/>
              </w:rPr>
              <w:t>5.5</w:t>
            </w:r>
            <w:ins w:id="913" w:author="DELL" w:date="2022-05-02T23:10:00Z">
              <w:r>
                <w:rPr>
                  <w:rFonts w:ascii="Times New Roman" w:hAnsi="Times New Roman" w:cs="Times New Roman"/>
                  <w:sz w:val="24"/>
                  <w:szCs w:val="24"/>
                </w:rPr>
                <w:t>2</w:t>
              </w:r>
            </w:ins>
            <w:del w:id="914" w:author="DELL" w:date="2022-05-02T23:10:00Z">
              <w:r w:rsidRPr="00BC581F" w:rsidDel="00D12B47">
                <w:rPr>
                  <w:rFonts w:ascii="Times New Roman" w:hAnsi="Times New Roman" w:cs="Times New Roman"/>
                  <w:sz w:val="24"/>
                  <w:szCs w:val="24"/>
                </w:rPr>
                <w:delText>7</w:delText>
              </w:r>
            </w:del>
          </w:p>
        </w:tc>
        <w:tc>
          <w:tcPr>
            <w:tcW w:w="1416" w:type="dxa"/>
            <w:tcPrChange w:id="915" w:author="DELL" w:date="2022-05-02T23:01:00Z">
              <w:tcPr>
                <w:tcW w:w="1264" w:type="dxa"/>
                <w:gridSpan w:val="2"/>
              </w:tcPr>
            </w:tcPrChange>
          </w:tcPr>
          <w:p w:rsidR="00F1326B" w:rsidRPr="00BC581F" w:rsidRDefault="00F1326B">
            <w:pPr>
              <w:spacing w:line="240" w:lineRule="auto"/>
              <w:jc w:val="both"/>
              <w:rPr>
                <w:rFonts w:ascii="Times New Roman" w:hAnsi="Times New Roman" w:cs="Times New Roman"/>
                <w:sz w:val="24"/>
                <w:szCs w:val="24"/>
              </w:rPr>
              <w:pPrChange w:id="916" w:author="DELL" w:date="2022-05-02T22:07:00Z">
                <w:pPr>
                  <w:spacing w:line="360" w:lineRule="auto"/>
                  <w:jc w:val="both"/>
                </w:pPr>
              </w:pPrChange>
            </w:pPr>
            <w:r w:rsidRPr="00BC581F">
              <w:rPr>
                <w:rFonts w:ascii="Times New Roman" w:hAnsi="Times New Roman" w:cs="Times New Roman"/>
                <w:sz w:val="24"/>
                <w:szCs w:val="24"/>
              </w:rPr>
              <w:t>1</w:t>
            </w:r>
            <w:ins w:id="917" w:author="DELL" w:date="2022-05-02T23:11:00Z">
              <w:r>
                <w:rPr>
                  <w:rFonts w:ascii="Times New Roman" w:hAnsi="Times New Roman" w:cs="Times New Roman"/>
                  <w:sz w:val="24"/>
                  <w:szCs w:val="24"/>
                </w:rPr>
                <w:t>2</w:t>
              </w:r>
            </w:ins>
            <w:del w:id="918" w:author="DELL" w:date="2022-05-02T23:11:00Z">
              <w:r w:rsidRPr="00BC581F" w:rsidDel="00D12B47">
                <w:rPr>
                  <w:rFonts w:ascii="Times New Roman" w:hAnsi="Times New Roman" w:cs="Times New Roman"/>
                  <w:sz w:val="24"/>
                  <w:szCs w:val="24"/>
                </w:rPr>
                <w:delText>3</w:delText>
              </w:r>
            </w:del>
            <w:r w:rsidRPr="00BC581F">
              <w:rPr>
                <w:rFonts w:ascii="Times New Roman" w:hAnsi="Times New Roman" w:cs="Times New Roman"/>
                <w:sz w:val="24"/>
                <w:szCs w:val="24"/>
              </w:rPr>
              <w:t>.</w:t>
            </w:r>
            <w:ins w:id="919" w:author="DELL" w:date="2022-05-02T23:11:00Z">
              <w:r>
                <w:rPr>
                  <w:rFonts w:ascii="Times New Roman" w:hAnsi="Times New Roman" w:cs="Times New Roman"/>
                  <w:sz w:val="24"/>
                  <w:szCs w:val="24"/>
                </w:rPr>
                <w:t>48</w:t>
              </w:r>
            </w:ins>
            <w:del w:id="920" w:author="DELL" w:date="2022-05-02T23:11:00Z">
              <w:r w:rsidRPr="00BC581F" w:rsidDel="00D12B47">
                <w:rPr>
                  <w:rFonts w:ascii="Times New Roman" w:hAnsi="Times New Roman" w:cs="Times New Roman"/>
                  <w:sz w:val="24"/>
                  <w:szCs w:val="24"/>
                </w:rPr>
                <w:delText>35</w:delText>
              </w:r>
            </w:del>
          </w:p>
        </w:tc>
        <w:tc>
          <w:tcPr>
            <w:tcW w:w="1296" w:type="dxa"/>
            <w:tcPrChange w:id="921" w:author="DELL" w:date="2022-05-02T23:01:00Z">
              <w:tcPr>
                <w:tcW w:w="1276" w:type="dxa"/>
                <w:gridSpan w:val="2"/>
              </w:tcPr>
            </w:tcPrChange>
          </w:tcPr>
          <w:p w:rsidR="00F1326B" w:rsidRPr="00BC581F" w:rsidRDefault="00F1326B">
            <w:pPr>
              <w:spacing w:line="240" w:lineRule="auto"/>
              <w:jc w:val="both"/>
              <w:rPr>
                <w:rFonts w:ascii="Times New Roman" w:hAnsi="Times New Roman" w:cs="Times New Roman"/>
                <w:sz w:val="24"/>
                <w:szCs w:val="24"/>
              </w:rPr>
              <w:pPrChange w:id="922" w:author="DELL" w:date="2022-05-02T22:07:00Z">
                <w:pPr>
                  <w:spacing w:line="360" w:lineRule="auto"/>
                  <w:jc w:val="both"/>
                </w:pPr>
              </w:pPrChange>
            </w:pPr>
            <w:r w:rsidRPr="00BC581F">
              <w:rPr>
                <w:rFonts w:ascii="Times New Roman" w:hAnsi="Times New Roman" w:cs="Times New Roman"/>
                <w:sz w:val="24"/>
                <w:szCs w:val="24"/>
              </w:rPr>
              <w:t>14.</w:t>
            </w:r>
            <w:ins w:id="923" w:author="DELL" w:date="2022-05-02T23:12:00Z">
              <w:r>
                <w:rPr>
                  <w:rFonts w:ascii="Times New Roman" w:hAnsi="Times New Roman" w:cs="Times New Roman"/>
                  <w:sz w:val="24"/>
                  <w:szCs w:val="24"/>
                </w:rPr>
                <w:t>64</w:t>
              </w:r>
            </w:ins>
            <w:del w:id="924" w:author="DELL" w:date="2022-05-02T23:12:00Z">
              <w:r w:rsidRPr="00BC581F" w:rsidDel="00952DEE">
                <w:rPr>
                  <w:rFonts w:ascii="Times New Roman" w:hAnsi="Times New Roman" w:cs="Times New Roman"/>
                  <w:sz w:val="24"/>
                  <w:szCs w:val="24"/>
                </w:rPr>
                <w:delText>51</w:delText>
              </w:r>
            </w:del>
          </w:p>
        </w:tc>
        <w:tc>
          <w:tcPr>
            <w:tcW w:w="1296" w:type="dxa"/>
            <w:tcPrChange w:id="925" w:author="DELL" w:date="2022-05-02T23:01:00Z">
              <w:tcPr>
                <w:tcW w:w="1267" w:type="dxa"/>
              </w:tcPr>
            </w:tcPrChange>
          </w:tcPr>
          <w:p w:rsidR="00F1326B" w:rsidRPr="00BC581F" w:rsidRDefault="00F1326B">
            <w:pPr>
              <w:spacing w:line="240" w:lineRule="auto"/>
              <w:jc w:val="both"/>
              <w:rPr>
                <w:rFonts w:ascii="Times New Roman" w:hAnsi="Times New Roman" w:cs="Times New Roman"/>
                <w:sz w:val="24"/>
                <w:szCs w:val="24"/>
              </w:rPr>
              <w:pPrChange w:id="926" w:author="DELL" w:date="2022-05-02T22:07:00Z">
                <w:pPr>
                  <w:spacing w:line="360" w:lineRule="auto"/>
                  <w:jc w:val="both"/>
                </w:pPr>
              </w:pPrChange>
            </w:pPr>
            <w:r w:rsidRPr="00BC581F">
              <w:rPr>
                <w:rFonts w:ascii="Times New Roman" w:hAnsi="Times New Roman" w:cs="Times New Roman"/>
                <w:sz w:val="24"/>
                <w:szCs w:val="24"/>
              </w:rPr>
              <w:t>0.5</w:t>
            </w:r>
            <w:ins w:id="927" w:author="DELL" w:date="2022-05-02T23:13:00Z">
              <w:r>
                <w:rPr>
                  <w:rFonts w:ascii="Times New Roman" w:hAnsi="Times New Roman" w:cs="Times New Roman"/>
                  <w:sz w:val="24"/>
                  <w:szCs w:val="24"/>
                </w:rPr>
                <w:t>2</w:t>
              </w:r>
            </w:ins>
            <w:del w:id="928" w:author="DELL" w:date="2022-05-02T23:13:00Z">
              <w:r w:rsidRPr="00BC581F" w:rsidDel="00952DEE">
                <w:rPr>
                  <w:rFonts w:ascii="Times New Roman" w:hAnsi="Times New Roman" w:cs="Times New Roman"/>
                  <w:sz w:val="24"/>
                  <w:szCs w:val="24"/>
                </w:rPr>
                <w:delText>5</w:delText>
              </w:r>
            </w:del>
          </w:p>
        </w:tc>
      </w:tr>
      <w:tr w:rsidR="00F1326B" w:rsidRPr="00BC581F" w:rsidDel="00636D93" w:rsidTr="00F77BD7">
        <w:trPr>
          <w:del w:id="929" w:author="DELL" w:date="2022-05-02T23:07:00Z"/>
        </w:trPr>
        <w:tc>
          <w:tcPr>
            <w:tcW w:w="1780" w:type="dxa"/>
            <w:tcPrChange w:id="930" w:author="DELL" w:date="2022-05-02T23:01:00Z">
              <w:tcPr>
                <w:tcW w:w="1282" w:type="dxa"/>
                <w:gridSpan w:val="2"/>
              </w:tcPr>
            </w:tcPrChange>
          </w:tcPr>
          <w:p w:rsidR="00F1326B" w:rsidRPr="00BC581F" w:rsidDel="00636D93" w:rsidRDefault="00F1326B">
            <w:pPr>
              <w:spacing w:line="240" w:lineRule="auto"/>
              <w:jc w:val="both"/>
              <w:rPr>
                <w:del w:id="931" w:author="DELL" w:date="2022-05-02T23:07:00Z"/>
                <w:rFonts w:ascii="Times New Roman" w:hAnsi="Times New Roman" w:cs="Times New Roman"/>
                <w:sz w:val="24"/>
                <w:szCs w:val="24"/>
              </w:rPr>
              <w:pPrChange w:id="932" w:author="DELL" w:date="2022-05-02T22:07:00Z">
                <w:pPr>
                  <w:spacing w:line="360" w:lineRule="auto"/>
                  <w:jc w:val="both"/>
                </w:pPr>
              </w:pPrChange>
            </w:pPr>
            <w:del w:id="933" w:author="DELL" w:date="2022-05-02T23:07:00Z">
              <w:r w:rsidRPr="00BC581F" w:rsidDel="00636D93">
                <w:rPr>
                  <w:rFonts w:ascii="Times New Roman" w:hAnsi="Times New Roman" w:cs="Times New Roman"/>
                  <w:sz w:val="24"/>
                  <w:szCs w:val="24"/>
                </w:rPr>
                <w:delText>Skewness</w:delText>
              </w:r>
            </w:del>
          </w:p>
        </w:tc>
        <w:tc>
          <w:tcPr>
            <w:tcW w:w="1161" w:type="dxa"/>
            <w:tcPrChange w:id="934" w:author="DELL" w:date="2022-05-02T23:01:00Z">
              <w:tcPr>
                <w:tcW w:w="1248" w:type="dxa"/>
                <w:gridSpan w:val="2"/>
              </w:tcPr>
            </w:tcPrChange>
          </w:tcPr>
          <w:p w:rsidR="00F1326B" w:rsidRPr="00BC581F" w:rsidDel="00636D93" w:rsidRDefault="00F1326B">
            <w:pPr>
              <w:spacing w:line="240" w:lineRule="auto"/>
              <w:jc w:val="both"/>
              <w:rPr>
                <w:del w:id="935" w:author="DELL" w:date="2022-05-02T23:07:00Z"/>
                <w:rFonts w:ascii="Times New Roman" w:hAnsi="Times New Roman" w:cs="Times New Roman"/>
                <w:sz w:val="24"/>
                <w:szCs w:val="24"/>
              </w:rPr>
              <w:pPrChange w:id="936" w:author="DELL" w:date="2022-05-02T22:07:00Z">
                <w:pPr>
                  <w:spacing w:line="360" w:lineRule="auto"/>
                  <w:jc w:val="both"/>
                </w:pPr>
              </w:pPrChange>
            </w:pPr>
            <w:del w:id="937" w:author="DELL" w:date="2022-05-02T23:07:00Z">
              <w:r w:rsidRPr="00BC581F" w:rsidDel="00636D93">
                <w:rPr>
                  <w:rFonts w:ascii="Times New Roman" w:hAnsi="Times New Roman" w:cs="Times New Roman"/>
                  <w:sz w:val="24"/>
                  <w:szCs w:val="24"/>
                </w:rPr>
                <w:delText>1.24</w:delText>
              </w:r>
            </w:del>
          </w:p>
        </w:tc>
        <w:tc>
          <w:tcPr>
            <w:tcW w:w="1442" w:type="dxa"/>
            <w:tcPrChange w:id="938" w:author="DELL" w:date="2022-05-02T23:01:00Z">
              <w:tcPr>
                <w:tcW w:w="1442" w:type="dxa"/>
                <w:gridSpan w:val="2"/>
              </w:tcPr>
            </w:tcPrChange>
          </w:tcPr>
          <w:p w:rsidR="00F1326B" w:rsidRPr="00BC581F" w:rsidDel="00636D93" w:rsidRDefault="00F1326B">
            <w:pPr>
              <w:spacing w:line="240" w:lineRule="auto"/>
              <w:jc w:val="both"/>
              <w:rPr>
                <w:del w:id="939" w:author="DELL" w:date="2022-05-02T23:07:00Z"/>
                <w:rFonts w:ascii="Times New Roman" w:hAnsi="Times New Roman" w:cs="Times New Roman"/>
                <w:sz w:val="24"/>
                <w:szCs w:val="24"/>
              </w:rPr>
              <w:pPrChange w:id="940" w:author="DELL" w:date="2022-05-02T22:07:00Z">
                <w:pPr>
                  <w:spacing w:line="360" w:lineRule="auto"/>
                  <w:jc w:val="both"/>
                </w:pPr>
              </w:pPrChange>
            </w:pPr>
            <w:del w:id="941" w:author="DELL" w:date="2022-05-02T23:07:00Z">
              <w:r w:rsidRPr="00BC581F" w:rsidDel="00636D93">
                <w:rPr>
                  <w:rFonts w:ascii="Times New Roman" w:hAnsi="Times New Roman" w:cs="Times New Roman"/>
                  <w:sz w:val="24"/>
                  <w:szCs w:val="24"/>
                </w:rPr>
                <w:delText>-0.76</w:delText>
              </w:r>
            </w:del>
          </w:p>
        </w:tc>
        <w:tc>
          <w:tcPr>
            <w:tcW w:w="1185" w:type="dxa"/>
            <w:tcPrChange w:id="942" w:author="DELL" w:date="2022-05-02T23:01:00Z">
              <w:tcPr>
                <w:tcW w:w="1237" w:type="dxa"/>
                <w:gridSpan w:val="2"/>
              </w:tcPr>
            </w:tcPrChange>
          </w:tcPr>
          <w:p w:rsidR="00F1326B" w:rsidRPr="00BC581F" w:rsidDel="00636D93" w:rsidRDefault="00F1326B">
            <w:pPr>
              <w:spacing w:line="240" w:lineRule="auto"/>
              <w:jc w:val="both"/>
              <w:rPr>
                <w:del w:id="943" w:author="DELL" w:date="2022-05-02T23:07:00Z"/>
                <w:rFonts w:ascii="Times New Roman" w:hAnsi="Times New Roman" w:cs="Times New Roman"/>
                <w:sz w:val="24"/>
                <w:szCs w:val="24"/>
              </w:rPr>
              <w:pPrChange w:id="944" w:author="DELL" w:date="2022-05-02T22:07:00Z">
                <w:pPr>
                  <w:spacing w:line="360" w:lineRule="auto"/>
                  <w:jc w:val="both"/>
                </w:pPr>
              </w:pPrChange>
            </w:pPr>
            <w:del w:id="945" w:author="DELL" w:date="2022-05-02T23:07:00Z">
              <w:r w:rsidRPr="00BC581F" w:rsidDel="00636D93">
                <w:rPr>
                  <w:rFonts w:ascii="Times New Roman" w:hAnsi="Times New Roman" w:cs="Times New Roman"/>
                  <w:sz w:val="24"/>
                  <w:szCs w:val="24"/>
                </w:rPr>
                <w:delText>-0.46</w:delText>
              </w:r>
            </w:del>
          </w:p>
        </w:tc>
        <w:tc>
          <w:tcPr>
            <w:tcW w:w="1416" w:type="dxa"/>
            <w:tcPrChange w:id="946" w:author="DELL" w:date="2022-05-02T23:01:00Z">
              <w:tcPr>
                <w:tcW w:w="1264" w:type="dxa"/>
                <w:gridSpan w:val="2"/>
              </w:tcPr>
            </w:tcPrChange>
          </w:tcPr>
          <w:p w:rsidR="00F1326B" w:rsidRPr="00BC581F" w:rsidDel="00636D93" w:rsidRDefault="00F1326B">
            <w:pPr>
              <w:spacing w:line="240" w:lineRule="auto"/>
              <w:jc w:val="both"/>
              <w:rPr>
                <w:del w:id="947" w:author="DELL" w:date="2022-05-02T23:07:00Z"/>
                <w:rFonts w:ascii="Times New Roman" w:hAnsi="Times New Roman" w:cs="Times New Roman"/>
                <w:sz w:val="24"/>
                <w:szCs w:val="24"/>
              </w:rPr>
              <w:pPrChange w:id="948" w:author="DELL" w:date="2022-05-02T22:07:00Z">
                <w:pPr>
                  <w:spacing w:line="360" w:lineRule="auto"/>
                  <w:jc w:val="both"/>
                </w:pPr>
              </w:pPrChange>
            </w:pPr>
            <w:del w:id="949" w:author="DELL" w:date="2022-05-02T23:07:00Z">
              <w:r w:rsidRPr="00BC581F" w:rsidDel="00636D93">
                <w:rPr>
                  <w:rFonts w:ascii="Times New Roman" w:hAnsi="Times New Roman" w:cs="Times New Roman"/>
                  <w:sz w:val="24"/>
                  <w:szCs w:val="24"/>
                </w:rPr>
                <w:delText>3.21</w:delText>
              </w:r>
            </w:del>
          </w:p>
        </w:tc>
        <w:tc>
          <w:tcPr>
            <w:tcW w:w="1296" w:type="dxa"/>
            <w:tcPrChange w:id="950" w:author="DELL" w:date="2022-05-02T23:01:00Z">
              <w:tcPr>
                <w:tcW w:w="1276" w:type="dxa"/>
                <w:gridSpan w:val="2"/>
              </w:tcPr>
            </w:tcPrChange>
          </w:tcPr>
          <w:p w:rsidR="00F1326B" w:rsidRPr="00BC581F" w:rsidDel="00636D93" w:rsidRDefault="00F1326B">
            <w:pPr>
              <w:spacing w:line="240" w:lineRule="auto"/>
              <w:jc w:val="both"/>
              <w:rPr>
                <w:del w:id="951" w:author="DELL" w:date="2022-05-02T23:07:00Z"/>
                <w:rFonts w:ascii="Times New Roman" w:hAnsi="Times New Roman" w:cs="Times New Roman"/>
                <w:sz w:val="24"/>
                <w:szCs w:val="24"/>
              </w:rPr>
              <w:pPrChange w:id="952" w:author="DELL" w:date="2022-05-02T22:07:00Z">
                <w:pPr>
                  <w:spacing w:line="360" w:lineRule="auto"/>
                  <w:jc w:val="both"/>
                </w:pPr>
              </w:pPrChange>
            </w:pPr>
            <w:del w:id="953" w:author="DELL" w:date="2022-05-02T23:07:00Z">
              <w:r w:rsidRPr="00BC581F" w:rsidDel="00636D93">
                <w:rPr>
                  <w:rFonts w:ascii="Times New Roman" w:hAnsi="Times New Roman" w:cs="Times New Roman"/>
                  <w:sz w:val="24"/>
                  <w:szCs w:val="24"/>
                </w:rPr>
                <w:delText>-1.00</w:delText>
              </w:r>
            </w:del>
          </w:p>
        </w:tc>
        <w:tc>
          <w:tcPr>
            <w:tcW w:w="1296" w:type="dxa"/>
            <w:tcPrChange w:id="954" w:author="DELL" w:date="2022-05-02T23:01:00Z">
              <w:tcPr>
                <w:tcW w:w="1267" w:type="dxa"/>
              </w:tcPr>
            </w:tcPrChange>
          </w:tcPr>
          <w:p w:rsidR="00F1326B" w:rsidRPr="00BC581F" w:rsidDel="00636D93" w:rsidRDefault="00F1326B">
            <w:pPr>
              <w:spacing w:line="240" w:lineRule="auto"/>
              <w:jc w:val="both"/>
              <w:rPr>
                <w:del w:id="955" w:author="DELL" w:date="2022-05-02T23:07:00Z"/>
                <w:rFonts w:ascii="Times New Roman" w:hAnsi="Times New Roman" w:cs="Times New Roman"/>
                <w:sz w:val="24"/>
                <w:szCs w:val="24"/>
              </w:rPr>
              <w:pPrChange w:id="956" w:author="DELL" w:date="2022-05-02T22:07:00Z">
                <w:pPr>
                  <w:spacing w:line="360" w:lineRule="auto"/>
                  <w:jc w:val="both"/>
                </w:pPr>
              </w:pPrChange>
            </w:pPr>
            <w:del w:id="957" w:author="DELL" w:date="2022-05-02T23:07:00Z">
              <w:r w:rsidRPr="00BC581F" w:rsidDel="00636D93">
                <w:rPr>
                  <w:rFonts w:ascii="Times New Roman" w:hAnsi="Times New Roman" w:cs="Times New Roman"/>
                  <w:sz w:val="24"/>
                  <w:szCs w:val="24"/>
                </w:rPr>
                <w:delText>-0.13</w:delText>
              </w:r>
            </w:del>
          </w:p>
        </w:tc>
      </w:tr>
      <w:tr w:rsidR="00F1326B" w:rsidRPr="00BC581F" w:rsidDel="00636D93" w:rsidTr="00F77BD7">
        <w:trPr>
          <w:del w:id="958" w:author="DELL" w:date="2022-05-02T23:07:00Z"/>
        </w:trPr>
        <w:tc>
          <w:tcPr>
            <w:tcW w:w="1780" w:type="dxa"/>
            <w:tcPrChange w:id="959" w:author="DELL" w:date="2022-05-02T23:01:00Z">
              <w:tcPr>
                <w:tcW w:w="1282" w:type="dxa"/>
                <w:gridSpan w:val="2"/>
              </w:tcPr>
            </w:tcPrChange>
          </w:tcPr>
          <w:p w:rsidR="00F1326B" w:rsidRPr="00BC581F" w:rsidDel="00636D93" w:rsidRDefault="00F1326B">
            <w:pPr>
              <w:spacing w:line="240" w:lineRule="auto"/>
              <w:jc w:val="both"/>
              <w:rPr>
                <w:del w:id="960" w:author="DELL" w:date="2022-05-02T23:07:00Z"/>
                <w:rFonts w:ascii="Times New Roman" w:hAnsi="Times New Roman" w:cs="Times New Roman"/>
                <w:sz w:val="24"/>
                <w:szCs w:val="24"/>
              </w:rPr>
              <w:pPrChange w:id="961" w:author="DELL" w:date="2022-05-02T22:07:00Z">
                <w:pPr>
                  <w:spacing w:line="360" w:lineRule="auto"/>
                  <w:jc w:val="both"/>
                </w:pPr>
              </w:pPrChange>
            </w:pPr>
            <w:del w:id="962" w:author="DELL" w:date="2022-05-02T23:07:00Z">
              <w:r w:rsidRPr="00BC581F" w:rsidDel="00636D93">
                <w:rPr>
                  <w:rFonts w:ascii="Times New Roman" w:hAnsi="Times New Roman" w:cs="Times New Roman"/>
                  <w:sz w:val="24"/>
                  <w:szCs w:val="24"/>
                </w:rPr>
                <w:delText>Kurtosis</w:delText>
              </w:r>
            </w:del>
          </w:p>
        </w:tc>
        <w:tc>
          <w:tcPr>
            <w:tcW w:w="1161" w:type="dxa"/>
            <w:tcPrChange w:id="963" w:author="DELL" w:date="2022-05-02T23:01:00Z">
              <w:tcPr>
                <w:tcW w:w="1248" w:type="dxa"/>
                <w:gridSpan w:val="2"/>
              </w:tcPr>
            </w:tcPrChange>
          </w:tcPr>
          <w:p w:rsidR="00F1326B" w:rsidRPr="00BC581F" w:rsidDel="00636D93" w:rsidRDefault="00F1326B">
            <w:pPr>
              <w:spacing w:line="240" w:lineRule="auto"/>
              <w:jc w:val="both"/>
              <w:rPr>
                <w:del w:id="964" w:author="DELL" w:date="2022-05-02T23:07:00Z"/>
                <w:rFonts w:ascii="Times New Roman" w:hAnsi="Times New Roman" w:cs="Times New Roman"/>
                <w:sz w:val="24"/>
                <w:szCs w:val="24"/>
              </w:rPr>
              <w:pPrChange w:id="965" w:author="DELL" w:date="2022-05-02T22:07:00Z">
                <w:pPr>
                  <w:spacing w:line="360" w:lineRule="auto"/>
                  <w:jc w:val="both"/>
                </w:pPr>
              </w:pPrChange>
            </w:pPr>
            <w:del w:id="966" w:author="DELL" w:date="2022-05-02T23:07:00Z">
              <w:r w:rsidRPr="00BC581F" w:rsidDel="00636D93">
                <w:rPr>
                  <w:rFonts w:ascii="Times New Roman" w:hAnsi="Times New Roman" w:cs="Times New Roman"/>
                  <w:sz w:val="24"/>
                  <w:szCs w:val="24"/>
                </w:rPr>
                <w:delText>2.35</w:delText>
              </w:r>
            </w:del>
          </w:p>
        </w:tc>
        <w:tc>
          <w:tcPr>
            <w:tcW w:w="1442" w:type="dxa"/>
            <w:tcPrChange w:id="967" w:author="DELL" w:date="2022-05-02T23:01:00Z">
              <w:tcPr>
                <w:tcW w:w="1442" w:type="dxa"/>
                <w:gridSpan w:val="2"/>
              </w:tcPr>
            </w:tcPrChange>
          </w:tcPr>
          <w:p w:rsidR="00F1326B" w:rsidRPr="00BC581F" w:rsidDel="00636D93" w:rsidRDefault="00F1326B">
            <w:pPr>
              <w:spacing w:line="240" w:lineRule="auto"/>
              <w:jc w:val="both"/>
              <w:rPr>
                <w:del w:id="968" w:author="DELL" w:date="2022-05-02T23:07:00Z"/>
                <w:rFonts w:ascii="Times New Roman" w:hAnsi="Times New Roman" w:cs="Times New Roman"/>
                <w:sz w:val="24"/>
                <w:szCs w:val="24"/>
              </w:rPr>
              <w:pPrChange w:id="969" w:author="DELL" w:date="2022-05-02T22:07:00Z">
                <w:pPr>
                  <w:spacing w:line="360" w:lineRule="auto"/>
                  <w:jc w:val="both"/>
                </w:pPr>
              </w:pPrChange>
            </w:pPr>
            <w:del w:id="970" w:author="DELL" w:date="2022-05-02T23:07:00Z">
              <w:r w:rsidRPr="00BC581F" w:rsidDel="00636D93">
                <w:rPr>
                  <w:rFonts w:ascii="Times New Roman" w:hAnsi="Times New Roman" w:cs="Times New Roman"/>
                  <w:sz w:val="24"/>
                  <w:szCs w:val="24"/>
                </w:rPr>
                <w:delText>-0.71</w:delText>
              </w:r>
            </w:del>
          </w:p>
        </w:tc>
        <w:tc>
          <w:tcPr>
            <w:tcW w:w="1185" w:type="dxa"/>
            <w:tcPrChange w:id="971" w:author="DELL" w:date="2022-05-02T23:01:00Z">
              <w:tcPr>
                <w:tcW w:w="1237" w:type="dxa"/>
                <w:gridSpan w:val="2"/>
              </w:tcPr>
            </w:tcPrChange>
          </w:tcPr>
          <w:p w:rsidR="00F1326B" w:rsidRPr="00BC581F" w:rsidDel="00636D93" w:rsidRDefault="00F1326B">
            <w:pPr>
              <w:spacing w:line="240" w:lineRule="auto"/>
              <w:jc w:val="both"/>
              <w:rPr>
                <w:del w:id="972" w:author="DELL" w:date="2022-05-02T23:07:00Z"/>
                <w:rFonts w:ascii="Times New Roman" w:hAnsi="Times New Roman" w:cs="Times New Roman"/>
                <w:sz w:val="24"/>
                <w:szCs w:val="24"/>
              </w:rPr>
              <w:pPrChange w:id="973" w:author="DELL" w:date="2022-05-02T22:07:00Z">
                <w:pPr>
                  <w:spacing w:line="360" w:lineRule="auto"/>
                  <w:jc w:val="both"/>
                </w:pPr>
              </w:pPrChange>
            </w:pPr>
            <w:del w:id="974" w:author="DELL" w:date="2022-05-02T23:07:00Z">
              <w:r w:rsidRPr="00BC581F" w:rsidDel="00636D93">
                <w:rPr>
                  <w:rFonts w:ascii="Times New Roman" w:hAnsi="Times New Roman" w:cs="Times New Roman"/>
                  <w:sz w:val="24"/>
                  <w:szCs w:val="24"/>
                </w:rPr>
                <w:delText>-1.14</w:delText>
              </w:r>
            </w:del>
          </w:p>
        </w:tc>
        <w:tc>
          <w:tcPr>
            <w:tcW w:w="1416" w:type="dxa"/>
            <w:tcPrChange w:id="975" w:author="DELL" w:date="2022-05-02T23:01:00Z">
              <w:tcPr>
                <w:tcW w:w="1264" w:type="dxa"/>
                <w:gridSpan w:val="2"/>
              </w:tcPr>
            </w:tcPrChange>
          </w:tcPr>
          <w:p w:rsidR="00F1326B" w:rsidRPr="00BC581F" w:rsidDel="00636D93" w:rsidRDefault="00F1326B">
            <w:pPr>
              <w:spacing w:line="240" w:lineRule="auto"/>
              <w:jc w:val="both"/>
              <w:rPr>
                <w:del w:id="976" w:author="DELL" w:date="2022-05-02T23:07:00Z"/>
                <w:rFonts w:ascii="Times New Roman" w:hAnsi="Times New Roman" w:cs="Times New Roman"/>
                <w:sz w:val="24"/>
                <w:szCs w:val="24"/>
              </w:rPr>
              <w:pPrChange w:id="977" w:author="DELL" w:date="2022-05-02T22:07:00Z">
                <w:pPr>
                  <w:spacing w:line="360" w:lineRule="auto"/>
                  <w:jc w:val="both"/>
                </w:pPr>
              </w:pPrChange>
            </w:pPr>
            <w:del w:id="978" w:author="DELL" w:date="2022-05-02T23:07:00Z">
              <w:r w:rsidRPr="00BC581F" w:rsidDel="00636D93">
                <w:rPr>
                  <w:rFonts w:ascii="Times New Roman" w:hAnsi="Times New Roman" w:cs="Times New Roman"/>
                  <w:sz w:val="24"/>
                  <w:szCs w:val="24"/>
                </w:rPr>
                <w:delText>12.80</w:delText>
              </w:r>
            </w:del>
          </w:p>
        </w:tc>
        <w:tc>
          <w:tcPr>
            <w:tcW w:w="1296" w:type="dxa"/>
            <w:tcPrChange w:id="979" w:author="DELL" w:date="2022-05-02T23:01:00Z">
              <w:tcPr>
                <w:tcW w:w="1276" w:type="dxa"/>
                <w:gridSpan w:val="2"/>
              </w:tcPr>
            </w:tcPrChange>
          </w:tcPr>
          <w:p w:rsidR="00F1326B" w:rsidRPr="00BC581F" w:rsidDel="00636D93" w:rsidRDefault="00F1326B">
            <w:pPr>
              <w:spacing w:line="240" w:lineRule="auto"/>
              <w:jc w:val="both"/>
              <w:rPr>
                <w:del w:id="980" w:author="DELL" w:date="2022-05-02T23:07:00Z"/>
                <w:rFonts w:ascii="Times New Roman" w:hAnsi="Times New Roman" w:cs="Times New Roman"/>
                <w:sz w:val="24"/>
                <w:szCs w:val="24"/>
              </w:rPr>
              <w:pPrChange w:id="981" w:author="DELL" w:date="2022-05-02T22:07:00Z">
                <w:pPr>
                  <w:spacing w:line="360" w:lineRule="auto"/>
                  <w:jc w:val="both"/>
                </w:pPr>
              </w:pPrChange>
            </w:pPr>
            <w:del w:id="982" w:author="DELL" w:date="2022-05-02T23:07:00Z">
              <w:r w:rsidRPr="00BC581F" w:rsidDel="00636D93">
                <w:rPr>
                  <w:rFonts w:ascii="Times New Roman" w:hAnsi="Times New Roman" w:cs="Times New Roman"/>
                  <w:sz w:val="24"/>
                  <w:szCs w:val="24"/>
                </w:rPr>
                <w:delText>-0.03</w:delText>
              </w:r>
            </w:del>
          </w:p>
        </w:tc>
        <w:tc>
          <w:tcPr>
            <w:tcW w:w="1296" w:type="dxa"/>
            <w:tcPrChange w:id="983" w:author="DELL" w:date="2022-05-02T23:01:00Z">
              <w:tcPr>
                <w:tcW w:w="1267" w:type="dxa"/>
              </w:tcPr>
            </w:tcPrChange>
          </w:tcPr>
          <w:p w:rsidR="00F1326B" w:rsidRPr="00BC581F" w:rsidDel="00636D93" w:rsidRDefault="00F1326B">
            <w:pPr>
              <w:spacing w:line="240" w:lineRule="auto"/>
              <w:jc w:val="both"/>
              <w:rPr>
                <w:del w:id="984" w:author="DELL" w:date="2022-05-02T23:07:00Z"/>
                <w:rFonts w:ascii="Times New Roman" w:hAnsi="Times New Roman" w:cs="Times New Roman"/>
                <w:sz w:val="24"/>
                <w:szCs w:val="24"/>
              </w:rPr>
              <w:pPrChange w:id="985" w:author="DELL" w:date="2022-05-02T22:07:00Z">
                <w:pPr>
                  <w:spacing w:line="360" w:lineRule="auto"/>
                  <w:jc w:val="both"/>
                </w:pPr>
              </w:pPrChange>
            </w:pPr>
            <w:del w:id="986" w:author="DELL" w:date="2022-05-02T23:07:00Z">
              <w:r w:rsidRPr="00BC581F" w:rsidDel="00636D93">
                <w:rPr>
                  <w:rFonts w:ascii="Times New Roman" w:hAnsi="Times New Roman" w:cs="Times New Roman"/>
                  <w:sz w:val="24"/>
                  <w:szCs w:val="24"/>
                </w:rPr>
                <w:delText>0.76</w:delText>
              </w:r>
            </w:del>
          </w:p>
        </w:tc>
      </w:tr>
    </w:tbl>
    <w:p w:rsidR="005D69B1" w:rsidRPr="00BC581F" w:rsidRDefault="005D69B1" w:rsidP="00016BD9">
      <w:pPr>
        <w:spacing w:line="360" w:lineRule="auto"/>
        <w:rPr>
          <w:rFonts w:ascii="Times New Roman" w:hAnsi="Times New Roman" w:cs="Times New Roman"/>
          <w:b/>
          <w:bCs/>
          <w:sz w:val="24"/>
          <w:szCs w:val="24"/>
        </w:rPr>
      </w:pPr>
    </w:p>
    <w:p w:rsidR="005D69B1" w:rsidRPr="00BC581F" w:rsidRDefault="005D69B1" w:rsidP="00016BD9">
      <w:pPr>
        <w:spacing w:line="360" w:lineRule="auto"/>
        <w:rPr>
          <w:rFonts w:ascii="Times New Roman" w:hAnsi="Times New Roman" w:cs="Times New Roman"/>
          <w:b/>
          <w:bCs/>
          <w:sz w:val="24"/>
          <w:szCs w:val="24"/>
        </w:rPr>
      </w:pPr>
      <w:r w:rsidRPr="00BC581F">
        <w:rPr>
          <w:rFonts w:ascii="Times New Roman" w:hAnsi="Times New Roman" w:cs="Times New Roman"/>
          <w:b/>
          <w:bCs/>
          <w:sz w:val="24"/>
          <w:szCs w:val="24"/>
        </w:rPr>
        <w:br w:type="page"/>
      </w:r>
    </w:p>
    <w:p w:rsidR="00721D86" w:rsidRPr="00BC581F" w:rsidRDefault="001B60AF" w:rsidP="00016BD9">
      <w:pPr>
        <w:spacing w:after="0" w:line="360" w:lineRule="auto"/>
        <w:jc w:val="both"/>
        <w:rPr>
          <w:rFonts w:ascii="Times New Roman" w:hAnsi="Times New Roman" w:cs="Times New Roman"/>
          <w:sz w:val="24"/>
          <w:szCs w:val="24"/>
        </w:rPr>
      </w:pPr>
      <w:ins w:id="987" w:author="DELL" w:date="2022-05-03T10:20:00Z">
        <w:r w:rsidRPr="00BC581F">
          <w:rPr>
            <w:rFonts w:ascii="Times New Roman" w:hAnsi="Times New Roman" w:cs="Times New Roman"/>
            <w:sz w:val="24"/>
            <w:szCs w:val="24"/>
          </w:rPr>
          <w:lastRenderedPageBreak/>
          <w:t>The highest variance</w:t>
        </w:r>
        <w:r>
          <w:rPr>
            <w:rFonts w:ascii="Times New Roman" w:hAnsi="Times New Roman" w:cs="Times New Roman"/>
            <w:sz w:val="24"/>
            <w:szCs w:val="24"/>
          </w:rPr>
          <w:t xml:space="preserve"> for COVID-19 cases</w:t>
        </w:r>
        <w:r w:rsidRPr="00BC581F">
          <w:rPr>
            <w:rFonts w:ascii="Times New Roman" w:hAnsi="Times New Roman" w:cs="Times New Roman"/>
            <w:sz w:val="24"/>
            <w:szCs w:val="24"/>
          </w:rPr>
          <w:t xml:space="preserve"> in the meteorological parameters was recorded</w:t>
        </w:r>
        <w:r>
          <w:rPr>
            <w:rFonts w:ascii="Times New Roman" w:hAnsi="Times New Roman" w:cs="Times New Roman"/>
            <w:sz w:val="24"/>
            <w:szCs w:val="24"/>
          </w:rPr>
          <w:t xml:space="preserve"> in relative humidity</w:t>
        </w:r>
        <w:r w:rsidRPr="00BC581F">
          <w:rPr>
            <w:rFonts w:ascii="Times New Roman" w:hAnsi="Times New Roman" w:cs="Times New Roman"/>
            <w:sz w:val="24"/>
            <w:szCs w:val="24"/>
          </w:rPr>
          <w:t>, with a variation of 1</w:t>
        </w:r>
        <w:r>
          <w:rPr>
            <w:rFonts w:ascii="Times New Roman" w:hAnsi="Times New Roman" w:cs="Times New Roman"/>
            <w:sz w:val="24"/>
            <w:szCs w:val="24"/>
          </w:rPr>
          <w:t>4</w:t>
        </w:r>
        <w:r w:rsidRPr="00BC581F">
          <w:rPr>
            <w:rFonts w:ascii="Times New Roman" w:hAnsi="Times New Roman" w:cs="Times New Roman"/>
            <w:sz w:val="24"/>
            <w:szCs w:val="24"/>
          </w:rPr>
          <w:t>.</w:t>
        </w:r>
        <w:r>
          <w:rPr>
            <w:rFonts w:ascii="Times New Roman" w:hAnsi="Times New Roman" w:cs="Times New Roman"/>
            <w:sz w:val="24"/>
            <w:szCs w:val="24"/>
          </w:rPr>
          <w:t>7</w:t>
        </w:r>
        <w:r w:rsidRPr="00BC581F">
          <w:rPr>
            <w:rFonts w:ascii="Times New Roman" w:hAnsi="Times New Roman" w:cs="Times New Roman"/>
            <w:sz w:val="24"/>
            <w:szCs w:val="24"/>
          </w:rPr>
          <w:t>4, followed by rainfall with a variation of 1</w:t>
        </w:r>
        <w:r>
          <w:rPr>
            <w:rFonts w:ascii="Times New Roman" w:hAnsi="Times New Roman" w:cs="Times New Roman"/>
            <w:sz w:val="24"/>
            <w:szCs w:val="24"/>
          </w:rPr>
          <w:t>2.42</w:t>
        </w:r>
        <w:r w:rsidRPr="00BC581F">
          <w:rPr>
            <w:rFonts w:ascii="Times New Roman" w:hAnsi="Times New Roman" w:cs="Times New Roman"/>
            <w:sz w:val="24"/>
            <w:szCs w:val="24"/>
          </w:rPr>
          <w:t>. In contrast, the lowest variation was evident in the surface pressure at 0.5</w:t>
        </w:r>
        <w:r>
          <w:rPr>
            <w:rFonts w:ascii="Times New Roman" w:hAnsi="Times New Roman" w:cs="Times New Roman"/>
            <w:sz w:val="24"/>
            <w:szCs w:val="24"/>
          </w:rPr>
          <w:t>2</w:t>
        </w:r>
        <w:r w:rsidRPr="00BC581F">
          <w:rPr>
            <w:rFonts w:ascii="Times New Roman" w:hAnsi="Times New Roman" w:cs="Times New Roman"/>
            <w:sz w:val="24"/>
            <w:szCs w:val="24"/>
          </w:rPr>
          <w:t xml:space="preserve"> over the country under the study period</w:t>
        </w:r>
        <w:r>
          <w:rPr>
            <w:rFonts w:ascii="Times New Roman" w:hAnsi="Times New Roman" w:cs="Times New Roman"/>
            <w:sz w:val="24"/>
            <w:szCs w:val="24"/>
          </w:rPr>
          <w:t xml:space="preserve"> </w:t>
        </w:r>
        <w:r w:rsidRPr="00BC581F">
          <w:rPr>
            <w:rFonts w:ascii="Times New Roman" w:hAnsi="Times New Roman" w:cs="Times New Roman"/>
            <w:sz w:val="24"/>
            <w:szCs w:val="24"/>
          </w:rPr>
          <w:t>(</w:t>
        </w:r>
        <w:r w:rsidRPr="00BC581F">
          <w:rPr>
            <w:rFonts w:ascii="Times New Roman" w:hAnsi="Times New Roman" w:cs="Times New Roman"/>
            <w:b/>
            <w:sz w:val="24"/>
            <w:szCs w:val="24"/>
          </w:rPr>
          <w:t>Table 2</w:t>
        </w:r>
        <w:r w:rsidRPr="00BC581F">
          <w:rPr>
            <w:rFonts w:ascii="Times New Roman" w:hAnsi="Times New Roman" w:cs="Times New Roman"/>
            <w:sz w:val="24"/>
            <w:szCs w:val="24"/>
          </w:rPr>
          <w:t>).</w:t>
        </w:r>
        <w:r>
          <w:rPr>
            <w:rFonts w:ascii="Times New Roman" w:hAnsi="Times New Roman" w:cs="Times New Roman"/>
            <w:sz w:val="24"/>
            <w:szCs w:val="24"/>
          </w:rPr>
          <w:t xml:space="preserve"> </w:t>
        </w:r>
      </w:ins>
      <w:r w:rsidR="00721D86" w:rsidRPr="00BC581F">
        <w:rPr>
          <w:rFonts w:ascii="Times New Roman" w:hAnsi="Times New Roman" w:cs="Times New Roman"/>
          <w:sz w:val="24"/>
          <w:szCs w:val="24"/>
        </w:rPr>
        <w:t>The highest variance</w:t>
      </w:r>
      <w:ins w:id="988" w:author="DELL" w:date="2022-05-03T10:19:00Z">
        <w:r>
          <w:rPr>
            <w:rFonts w:ascii="Times New Roman" w:hAnsi="Times New Roman" w:cs="Times New Roman"/>
            <w:sz w:val="24"/>
            <w:szCs w:val="24"/>
          </w:rPr>
          <w:t xml:space="preserve"> for </w:t>
        </w:r>
      </w:ins>
      <w:ins w:id="989" w:author="DELL" w:date="2022-05-03T10:20:00Z">
        <w:r>
          <w:rPr>
            <w:rFonts w:ascii="Times New Roman" w:hAnsi="Times New Roman" w:cs="Times New Roman"/>
            <w:sz w:val="24"/>
            <w:szCs w:val="24"/>
          </w:rPr>
          <w:t>COVID-19 deaths</w:t>
        </w:r>
      </w:ins>
      <w:r w:rsidR="00721D86" w:rsidRPr="00BC581F">
        <w:rPr>
          <w:rFonts w:ascii="Times New Roman" w:hAnsi="Times New Roman" w:cs="Times New Roman"/>
          <w:sz w:val="24"/>
          <w:szCs w:val="24"/>
        </w:rPr>
        <w:t xml:space="preserve"> in </w:t>
      </w:r>
      <w:r w:rsidR="004E35B6" w:rsidRPr="00BC581F">
        <w:rPr>
          <w:rFonts w:ascii="Times New Roman" w:hAnsi="Times New Roman" w:cs="Times New Roman"/>
          <w:sz w:val="24"/>
          <w:szCs w:val="24"/>
        </w:rPr>
        <w:t xml:space="preserve">the </w:t>
      </w:r>
      <w:r w:rsidR="00721D86" w:rsidRPr="00BC581F">
        <w:rPr>
          <w:rFonts w:ascii="Times New Roman" w:hAnsi="Times New Roman" w:cs="Times New Roman"/>
          <w:sz w:val="24"/>
          <w:szCs w:val="24"/>
        </w:rPr>
        <w:t xml:space="preserve">meteorological parameters </w:t>
      </w:r>
      <w:r w:rsidR="004E35B6" w:rsidRPr="00BC581F">
        <w:rPr>
          <w:rFonts w:ascii="Times New Roman" w:hAnsi="Times New Roman" w:cs="Times New Roman"/>
          <w:sz w:val="24"/>
          <w:szCs w:val="24"/>
        </w:rPr>
        <w:t>was</w:t>
      </w:r>
      <w:r w:rsidR="00721D86" w:rsidRPr="00BC581F">
        <w:rPr>
          <w:rFonts w:ascii="Times New Roman" w:hAnsi="Times New Roman" w:cs="Times New Roman"/>
          <w:sz w:val="24"/>
          <w:szCs w:val="24"/>
        </w:rPr>
        <w:t xml:space="preserve"> recorded</w:t>
      </w:r>
      <w:ins w:id="990" w:author="DELL" w:date="2022-05-03T10:17:00Z">
        <w:r>
          <w:rPr>
            <w:rFonts w:ascii="Times New Roman" w:hAnsi="Times New Roman" w:cs="Times New Roman"/>
            <w:sz w:val="24"/>
            <w:szCs w:val="24"/>
          </w:rPr>
          <w:t xml:space="preserve"> in relative humidity</w:t>
        </w:r>
      </w:ins>
      <w:del w:id="991" w:author="DELL" w:date="2022-05-03T10:17:00Z">
        <w:r w:rsidR="00721D86" w:rsidRPr="00BC581F" w:rsidDel="001B60AF">
          <w:rPr>
            <w:rFonts w:ascii="Times New Roman" w:hAnsi="Times New Roman" w:cs="Times New Roman"/>
            <w:sz w:val="24"/>
            <w:szCs w:val="24"/>
          </w:rPr>
          <w:delText xml:space="preserve"> </w:delText>
        </w:r>
        <w:r w:rsidR="004E35B6" w:rsidRPr="00BC581F" w:rsidDel="001B60AF">
          <w:rPr>
            <w:rFonts w:ascii="Times New Roman" w:hAnsi="Times New Roman" w:cs="Times New Roman"/>
            <w:sz w:val="24"/>
            <w:szCs w:val="24"/>
          </w:rPr>
          <w:delText>during</w:delText>
        </w:r>
        <w:r w:rsidR="00721D86" w:rsidRPr="00BC581F" w:rsidDel="001B60AF">
          <w:rPr>
            <w:rFonts w:ascii="Times New Roman" w:hAnsi="Times New Roman" w:cs="Times New Roman"/>
            <w:sz w:val="24"/>
            <w:szCs w:val="24"/>
          </w:rPr>
          <w:delText xml:space="preserve"> the pre-peak period</w:delText>
        </w:r>
      </w:del>
      <w:r w:rsidR="00721D86" w:rsidRPr="00BC581F">
        <w:rPr>
          <w:rFonts w:ascii="Times New Roman" w:hAnsi="Times New Roman" w:cs="Times New Roman"/>
          <w:sz w:val="24"/>
          <w:szCs w:val="24"/>
        </w:rPr>
        <w:t>, with a variation of 1</w:t>
      </w:r>
      <w:ins w:id="992" w:author="DELL" w:date="2022-05-03T10:18:00Z">
        <w:r>
          <w:rPr>
            <w:rFonts w:ascii="Times New Roman" w:hAnsi="Times New Roman" w:cs="Times New Roman"/>
            <w:sz w:val="24"/>
            <w:szCs w:val="24"/>
          </w:rPr>
          <w:t>4</w:t>
        </w:r>
      </w:ins>
      <w:del w:id="993" w:author="DELL" w:date="2022-05-03T10:18:00Z">
        <w:r w:rsidR="00721D86" w:rsidRPr="00BC581F" w:rsidDel="001B60AF">
          <w:rPr>
            <w:rFonts w:ascii="Times New Roman" w:hAnsi="Times New Roman" w:cs="Times New Roman"/>
            <w:sz w:val="24"/>
            <w:szCs w:val="24"/>
          </w:rPr>
          <w:delText>6</w:delText>
        </w:r>
      </w:del>
      <w:r w:rsidR="00721D86" w:rsidRPr="00BC581F">
        <w:rPr>
          <w:rFonts w:ascii="Times New Roman" w:hAnsi="Times New Roman" w:cs="Times New Roman"/>
          <w:sz w:val="24"/>
          <w:szCs w:val="24"/>
        </w:rPr>
        <w:t>.</w:t>
      </w:r>
      <w:ins w:id="994" w:author="DELL" w:date="2022-05-03T10:18:00Z">
        <w:r>
          <w:rPr>
            <w:rFonts w:ascii="Times New Roman" w:hAnsi="Times New Roman" w:cs="Times New Roman"/>
            <w:sz w:val="24"/>
            <w:szCs w:val="24"/>
          </w:rPr>
          <w:t>6</w:t>
        </w:r>
      </w:ins>
      <w:del w:id="995" w:author="DELL" w:date="2022-05-03T10:18:00Z">
        <w:r w:rsidR="00721D86" w:rsidRPr="00BC581F" w:rsidDel="001B60AF">
          <w:rPr>
            <w:rFonts w:ascii="Times New Roman" w:hAnsi="Times New Roman" w:cs="Times New Roman"/>
            <w:sz w:val="24"/>
            <w:szCs w:val="24"/>
          </w:rPr>
          <w:delText>0</w:delText>
        </w:r>
      </w:del>
      <w:r w:rsidR="00721D86" w:rsidRPr="00BC581F">
        <w:rPr>
          <w:rFonts w:ascii="Times New Roman" w:hAnsi="Times New Roman" w:cs="Times New Roman"/>
          <w:sz w:val="24"/>
          <w:szCs w:val="24"/>
        </w:rPr>
        <w:t>4, followed by rainfall with a variation of 1</w:t>
      </w:r>
      <w:ins w:id="996" w:author="DELL" w:date="2022-05-03T10:18:00Z">
        <w:r>
          <w:rPr>
            <w:rFonts w:ascii="Times New Roman" w:hAnsi="Times New Roman" w:cs="Times New Roman"/>
            <w:sz w:val="24"/>
            <w:szCs w:val="24"/>
          </w:rPr>
          <w:t>2.48</w:t>
        </w:r>
      </w:ins>
      <w:del w:id="997" w:author="DELL" w:date="2022-05-03T10:18:00Z">
        <w:r w:rsidR="00721D86" w:rsidRPr="00BC581F" w:rsidDel="001B60AF">
          <w:rPr>
            <w:rFonts w:ascii="Times New Roman" w:hAnsi="Times New Roman" w:cs="Times New Roman"/>
            <w:sz w:val="24"/>
            <w:szCs w:val="24"/>
          </w:rPr>
          <w:delText>0.29</w:delText>
        </w:r>
      </w:del>
      <w:r w:rsidR="00721D86" w:rsidRPr="00BC581F">
        <w:rPr>
          <w:rFonts w:ascii="Times New Roman" w:hAnsi="Times New Roman" w:cs="Times New Roman"/>
          <w:sz w:val="24"/>
          <w:szCs w:val="24"/>
        </w:rPr>
        <w:t xml:space="preserve">. In contrast, the lowest variation </w:t>
      </w:r>
      <w:r w:rsidR="004E35B6" w:rsidRPr="00BC581F">
        <w:rPr>
          <w:rFonts w:ascii="Times New Roman" w:hAnsi="Times New Roman" w:cs="Times New Roman"/>
          <w:sz w:val="24"/>
          <w:szCs w:val="24"/>
        </w:rPr>
        <w:t>was</w:t>
      </w:r>
      <w:r w:rsidR="00721D86" w:rsidRPr="00BC581F">
        <w:rPr>
          <w:rFonts w:ascii="Times New Roman" w:hAnsi="Times New Roman" w:cs="Times New Roman"/>
          <w:sz w:val="24"/>
          <w:szCs w:val="24"/>
        </w:rPr>
        <w:t xml:space="preserve"> evident in the surface pressure at 0.5</w:t>
      </w:r>
      <w:ins w:id="998" w:author="DELL" w:date="2022-05-03T10:18:00Z">
        <w:r>
          <w:rPr>
            <w:rFonts w:ascii="Times New Roman" w:hAnsi="Times New Roman" w:cs="Times New Roman"/>
            <w:sz w:val="24"/>
            <w:szCs w:val="24"/>
          </w:rPr>
          <w:t>2</w:t>
        </w:r>
      </w:ins>
      <w:del w:id="999" w:author="DELL" w:date="2022-05-03T10:18:00Z">
        <w:r w:rsidR="00721D86" w:rsidRPr="00BC581F" w:rsidDel="001B60AF">
          <w:rPr>
            <w:rFonts w:ascii="Times New Roman" w:hAnsi="Times New Roman" w:cs="Times New Roman"/>
            <w:sz w:val="24"/>
            <w:szCs w:val="24"/>
          </w:rPr>
          <w:delText>1</w:delText>
        </w:r>
      </w:del>
      <w:r w:rsidR="00721D86" w:rsidRPr="00BC581F">
        <w:rPr>
          <w:rFonts w:ascii="Times New Roman" w:hAnsi="Times New Roman" w:cs="Times New Roman"/>
          <w:sz w:val="24"/>
          <w:szCs w:val="24"/>
        </w:rPr>
        <w:t xml:space="preserve"> over the country under the study period</w:t>
      </w:r>
      <w:ins w:id="1000" w:author="DELL" w:date="2022-05-03T10:18:00Z">
        <w:r>
          <w:rPr>
            <w:rFonts w:ascii="Times New Roman" w:hAnsi="Times New Roman" w:cs="Times New Roman"/>
            <w:sz w:val="24"/>
            <w:szCs w:val="24"/>
          </w:rPr>
          <w:t xml:space="preserve"> </w:t>
        </w:r>
      </w:ins>
      <w:del w:id="1001" w:author="DELL" w:date="2022-05-03T10:18:00Z">
        <w:r w:rsidR="00721D86" w:rsidRPr="00BC581F" w:rsidDel="001B60AF">
          <w:rPr>
            <w:rFonts w:ascii="Times New Roman" w:hAnsi="Times New Roman" w:cs="Times New Roman"/>
            <w:sz w:val="24"/>
            <w:szCs w:val="24"/>
          </w:rPr>
          <w:delText xml:space="preserve">. Furthermore, average temperature, dew point, and relative humidity </w:delText>
        </w:r>
        <w:r w:rsidR="004E35B6" w:rsidRPr="00BC581F" w:rsidDel="001B60AF">
          <w:rPr>
            <w:rFonts w:ascii="Times New Roman" w:hAnsi="Times New Roman" w:cs="Times New Roman"/>
            <w:sz w:val="24"/>
            <w:szCs w:val="24"/>
          </w:rPr>
          <w:delText>were</w:delText>
        </w:r>
        <w:r w:rsidR="00721D86" w:rsidRPr="00BC581F" w:rsidDel="001B60AF">
          <w:rPr>
            <w:rFonts w:ascii="Times New Roman" w:hAnsi="Times New Roman" w:cs="Times New Roman"/>
            <w:sz w:val="24"/>
            <w:szCs w:val="24"/>
          </w:rPr>
          <w:delText xml:space="preserve"> negatively skewed among all variables. The highest variance is likewise found in the post-peak period, with a variation of 14.51, followed by rainfall with a variation of 3.35. In </w:delText>
        </w:r>
        <w:r w:rsidR="0092330B" w:rsidRPr="00BC581F" w:rsidDel="001B60AF">
          <w:rPr>
            <w:rFonts w:ascii="Times New Roman" w:hAnsi="Times New Roman" w:cs="Times New Roman"/>
            <w:sz w:val="24"/>
            <w:szCs w:val="24"/>
          </w:rPr>
          <w:delText>compare</w:delText>
        </w:r>
        <w:r w:rsidR="00721D86" w:rsidRPr="00BC581F" w:rsidDel="001B60AF">
          <w:rPr>
            <w:rFonts w:ascii="Times New Roman" w:hAnsi="Times New Roman" w:cs="Times New Roman"/>
            <w:sz w:val="24"/>
            <w:szCs w:val="24"/>
          </w:rPr>
          <w:delText xml:space="preserve">, the lowest variation is </w:delText>
        </w:r>
        <w:r w:rsidR="0092330B" w:rsidRPr="00BC581F" w:rsidDel="001B60AF">
          <w:rPr>
            <w:rFonts w:ascii="Times New Roman" w:hAnsi="Times New Roman" w:cs="Times New Roman"/>
            <w:sz w:val="24"/>
            <w:szCs w:val="24"/>
          </w:rPr>
          <w:delText>marked</w:delText>
        </w:r>
        <w:r w:rsidR="00721D86" w:rsidRPr="00BC581F" w:rsidDel="001B60AF">
          <w:rPr>
            <w:rFonts w:ascii="Times New Roman" w:hAnsi="Times New Roman" w:cs="Times New Roman"/>
            <w:sz w:val="24"/>
            <w:szCs w:val="24"/>
          </w:rPr>
          <w:delText xml:space="preserve"> in t</w:delText>
        </w:r>
        <w:r w:rsidR="00100CBD" w:rsidRPr="00BC581F" w:rsidDel="001B60AF">
          <w:rPr>
            <w:rFonts w:ascii="Times New Roman" w:hAnsi="Times New Roman" w:cs="Times New Roman"/>
            <w:sz w:val="24"/>
            <w:szCs w:val="24"/>
          </w:rPr>
          <w:delText>he surface pressure at 0.55 over</w:delText>
        </w:r>
        <w:r w:rsidR="00721D86" w:rsidRPr="00BC581F" w:rsidDel="001B60AF">
          <w:rPr>
            <w:rFonts w:ascii="Times New Roman" w:hAnsi="Times New Roman" w:cs="Times New Roman"/>
            <w:sz w:val="24"/>
            <w:szCs w:val="24"/>
          </w:rPr>
          <w:delText xml:space="preserve"> the country under the study period. Furthermore, average temperature, dew point, </w:delText>
        </w:r>
        <w:r w:rsidR="0092330B" w:rsidDel="001B60AF">
          <w:rPr>
            <w:rFonts w:ascii="Times New Roman" w:hAnsi="Times New Roman" w:cs="Times New Roman"/>
            <w:sz w:val="24"/>
            <w:szCs w:val="24"/>
          </w:rPr>
          <w:delText>RH</w:delText>
        </w:r>
        <w:r w:rsidR="00721D86" w:rsidRPr="00BC581F" w:rsidDel="001B60AF">
          <w:rPr>
            <w:rFonts w:ascii="Times New Roman" w:hAnsi="Times New Roman" w:cs="Times New Roman"/>
            <w:sz w:val="24"/>
            <w:szCs w:val="24"/>
          </w:rPr>
          <w:delText xml:space="preserve">, and surface pressure are all negatively skewed out of all the variables </w:delText>
        </w:r>
      </w:del>
      <w:r w:rsidR="00721D86" w:rsidRPr="00BC581F">
        <w:rPr>
          <w:rFonts w:ascii="Times New Roman" w:hAnsi="Times New Roman" w:cs="Times New Roman"/>
          <w:sz w:val="24"/>
          <w:szCs w:val="24"/>
        </w:rPr>
        <w:t>(</w:t>
      </w:r>
      <w:r w:rsidR="00721D86" w:rsidRPr="00BC581F">
        <w:rPr>
          <w:rFonts w:ascii="Times New Roman" w:hAnsi="Times New Roman" w:cs="Times New Roman"/>
          <w:b/>
          <w:sz w:val="24"/>
          <w:szCs w:val="24"/>
        </w:rPr>
        <w:t>Table 2</w:t>
      </w:r>
      <w:r w:rsidR="00721D86" w:rsidRPr="00BC581F">
        <w:rPr>
          <w:rFonts w:ascii="Times New Roman" w:hAnsi="Times New Roman" w:cs="Times New Roman"/>
          <w:sz w:val="24"/>
          <w:szCs w:val="24"/>
        </w:rPr>
        <w:t>).</w:t>
      </w:r>
    </w:p>
    <w:p w:rsidR="00721D86" w:rsidRPr="00BC581F" w:rsidRDefault="00721D86" w:rsidP="00016BD9">
      <w:pPr>
        <w:spacing w:after="0" w:line="360" w:lineRule="auto"/>
        <w:jc w:val="both"/>
        <w:rPr>
          <w:rFonts w:ascii="Times New Roman" w:hAnsi="Times New Roman" w:cs="Times New Roman"/>
          <w:sz w:val="24"/>
          <w:szCs w:val="24"/>
        </w:rPr>
      </w:pPr>
    </w:p>
    <w:p w:rsidR="007A3139" w:rsidRDefault="00F72585" w:rsidP="00677113">
      <w:pPr>
        <w:tabs>
          <w:tab w:val="left" w:pos="1200"/>
        </w:tabs>
        <w:spacing w:after="0" w:line="360" w:lineRule="auto"/>
        <w:jc w:val="both"/>
        <w:rPr>
          <w:ins w:id="1002" w:author="DELL" w:date="2022-05-07T02:33:00Z"/>
          <w:rFonts w:ascii="Times New Roman" w:hAnsi="Times New Roman" w:cs="Times New Roman"/>
          <w:color w:val="000000"/>
          <w:sz w:val="24"/>
          <w:szCs w:val="24"/>
        </w:rPr>
      </w:pPr>
      <w:ins w:id="1003" w:author="DELL" w:date="2022-05-07T02:16:00Z">
        <w:r>
          <w:rPr>
            <w:rFonts w:ascii="Times New Roman" w:hAnsi="Times New Roman" w:cs="Times New Roman"/>
            <w:color w:val="000000"/>
            <w:sz w:val="24"/>
            <w:szCs w:val="24"/>
          </w:rPr>
          <w:t>Table 6 shows that</w:t>
        </w:r>
      </w:ins>
      <w:del w:id="1004" w:author="DELL" w:date="2022-05-03T10:55:00Z">
        <w:r w:rsidR="00721D86" w:rsidRPr="00BC581F" w:rsidDel="00F34166">
          <w:rPr>
            <w:rFonts w:ascii="Times New Roman" w:hAnsi="Times New Roman" w:cs="Times New Roman"/>
            <w:color w:val="000000"/>
            <w:sz w:val="24"/>
            <w:szCs w:val="24"/>
          </w:rPr>
          <w:delText>During the pre-peak perio</w:delText>
        </w:r>
      </w:del>
      <w:ins w:id="1005" w:author="DELL" w:date="2022-05-07T02:16:00Z">
        <w:r>
          <w:rPr>
            <w:rFonts w:ascii="Times New Roman" w:hAnsi="Times New Roman" w:cs="Times New Roman"/>
            <w:color w:val="000000"/>
            <w:sz w:val="24"/>
            <w:szCs w:val="24"/>
          </w:rPr>
          <w:t xml:space="preserve"> t</w:t>
        </w:r>
      </w:ins>
      <w:del w:id="1006" w:author="DELL" w:date="2022-05-03T10:55:00Z">
        <w:r w:rsidR="00721D86" w:rsidRPr="00BC581F" w:rsidDel="00F34166">
          <w:rPr>
            <w:rFonts w:ascii="Times New Roman" w:hAnsi="Times New Roman" w:cs="Times New Roman"/>
            <w:color w:val="000000"/>
            <w:sz w:val="24"/>
            <w:szCs w:val="24"/>
          </w:rPr>
          <w:delText>d</w:delText>
        </w:r>
      </w:del>
      <w:del w:id="1007" w:author="DELL" w:date="2022-05-07T02:16:00Z">
        <w:r w:rsidR="00721D86" w:rsidRPr="00BC581F" w:rsidDel="00F72585">
          <w:rPr>
            <w:rFonts w:ascii="Times New Roman" w:hAnsi="Times New Roman" w:cs="Times New Roman"/>
            <w:color w:val="000000"/>
            <w:sz w:val="24"/>
            <w:szCs w:val="24"/>
          </w:rPr>
          <w:delText xml:space="preserve"> t</w:delText>
        </w:r>
      </w:del>
      <w:r w:rsidR="00721D86" w:rsidRPr="00BC581F">
        <w:rPr>
          <w:rFonts w:ascii="Times New Roman" w:hAnsi="Times New Roman" w:cs="Times New Roman"/>
          <w:color w:val="000000"/>
          <w:sz w:val="24"/>
          <w:szCs w:val="24"/>
        </w:rPr>
        <w:t xml:space="preserve">he </w:t>
      </w:r>
      <w:ins w:id="1008" w:author="DELL" w:date="2022-05-07T02:11:00Z">
        <w:r w:rsidR="000E772C">
          <w:rPr>
            <w:rFonts w:ascii="Times New Roman" w:hAnsi="Times New Roman" w:cs="Times New Roman"/>
            <w:color w:val="000000"/>
            <w:sz w:val="24"/>
            <w:szCs w:val="24"/>
          </w:rPr>
          <w:t>average temperature</w:t>
        </w:r>
      </w:ins>
      <w:del w:id="1009" w:author="DELL" w:date="2022-05-03T10:56:00Z">
        <w:r w:rsidR="00721D86" w:rsidRPr="00BC581F" w:rsidDel="00F34166">
          <w:rPr>
            <w:rFonts w:ascii="Times New Roman" w:hAnsi="Times New Roman" w:cs="Times New Roman"/>
            <w:color w:val="000000"/>
            <w:sz w:val="24"/>
            <w:szCs w:val="24"/>
          </w:rPr>
          <w:delText>wind speed</w:delText>
        </w:r>
      </w:del>
      <w:r w:rsidR="00721D86" w:rsidRPr="00BC581F">
        <w:rPr>
          <w:rFonts w:ascii="Times New Roman" w:hAnsi="Times New Roman" w:cs="Times New Roman"/>
          <w:color w:val="000000"/>
          <w:sz w:val="24"/>
          <w:szCs w:val="24"/>
        </w:rPr>
        <w:t xml:space="preserve"> </w:t>
      </w:r>
      <w:ins w:id="1010" w:author="DELL" w:date="2022-05-07T02:22:00Z">
        <w:r>
          <w:rPr>
            <w:rFonts w:ascii="Times New Roman" w:hAnsi="Times New Roman" w:cs="Times New Roman"/>
            <w:color w:val="000000"/>
            <w:sz w:val="24"/>
            <w:szCs w:val="24"/>
          </w:rPr>
          <w:t>(-167.95, 95%CI: -244.06 to -108.17)</w:t>
        </w:r>
        <w:r w:rsidRPr="00BC581F">
          <w:rPr>
            <w:rFonts w:ascii="Times New Roman" w:hAnsi="Times New Roman" w:cs="Times New Roman"/>
            <w:color w:val="000000"/>
            <w:sz w:val="24"/>
            <w:szCs w:val="24"/>
          </w:rPr>
          <w:t xml:space="preserve"> </w:t>
        </w:r>
      </w:ins>
      <w:r w:rsidR="00721D86" w:rsidRPr="00BC581F">
        <w:rPr>
          <w:rFonts w:ascii="Times New Roman" w:hAnsi="Times New Roman" w:cs="Times New Roman"/>
          <w:color w:val="000000"/>
          <w:sz w:val="24"/>
          <w:szCs w:val="24"/>
        </w:rPr>
        <w:t xml:space="preserve">and </w:t>
      </w:r>
      <w:del w:id="1011" w:author="DELL" w:date="2022-05-03T11:00:00Z">
        <w:r w:rsidR="00721D86" w:rsidRPr="00BC581F" w:rsidDel="00F34166">
          <w:rPr>
            <w:rFonts w:ascii="Times New Roman" w:hAnsi="Times New Roman" w:cs="Times New Roman"/>
            <w:color w:val="000000"/>
            <w:sz w:val="24"/>
            <w:szCs w:val="24"/>
          </w:rPr>
          <w:delText>surface pressure</w:delText>
        </w:r>
      </w:del>
      <w:ins w:id="1012" w:author="DELL" w:date="2022-05-03T11:00:00Z">
        <w:r w:rsidR="00F67691">
          <w:rPr>
            <w:rFonts w:ascii="Times New Roman" w:hAnsi="Times New Roman" w:cs="Times New Roman"/>
            <w:color w:val="000000"/>
            <w:sz w:val="24"/>
            <w:szCs w:val="24"/>
          </w:rPr>
          <w:t>relative humidity</w:t>
        </w:r>
      </w:ins>
      <w:r w:rsidR="00721D86" w:rsidRPr="00BC581F">
        <w:rPr>
          <w:rFonts w:ascii="Times New Roman" w:hAnsi="Times New Roman" w:cs="Times New Roman"/>
          <w:color w:val="000000"/>
          <w:sz w:val="24"/>
          <w:szCs w:val="24"/>
        </w:rPr>
        <w:t xml:space="preserve"> </w:t>
      </w:r>
      <w:ins w:id="1013" w:author="DELL" w:date="2022-05-07T02:22:00Z">
        <w:r>
          <w:rPr>
            <w:rFonts w:ascii="Times New Roman" w:hAnsi="Times New Roman" w:cs="Times New Roman"/>
            <w:color w:val="000000"/>
            <w:sz w:val="24"/>
            <w:szCs w:val="24"/>
          </w:rPr>
          <w:t xml:space="preserve">(-82.74, 95%CI: -321.70 to 6.23) </w:t>
        </w:r>
      </w:ins>
      <w:r w:rsidR="00721D86" w:rsidRPr="00BC581F">
        <w:rPr>
          <w:rFonts w:ascii="Times New Roman" w:hAnsi="Times New Roman" w:cs="Times New Roman"/>
          <w:color w:val="000000"/>
          <w:sz w:val="24"/>
          <w:szCs w:val="24"/>
        </w:rPr>
        <w:t>have a</w:t>
      </w:r>
      <w:del w:id="1014" w:author="DELL" w:date="2022-05-03T11:00:00Z">
        <w:r w:rsidR="00721D86" w:rsidRPr="00BC581F" w:rsidDel="00F34166">
          <w:rPr>
            <w:rFonts w:ascii="Times New Roman" w:hAnsi="Times New Roman" w:cs="Times New Roman"/>
            <w:color w:val="000000"/>
            <w:sz w:val="24"/>
            <w:szCs w:val="24"/>
          </w:rPr>
          <w:delText xml:space="preserve"> statistically significant</w:delText>
        </w:r>
      </w:del>
      <w:r w:rsidR="00721D86" w:rsidRPr="00BC581F">
        <w:rPr>
          <w:rFonts w:ascii="Times New Roman" w:hAnsi="Times New Roman" w:cs="Times New Roman"/>
          <w:color w:val="000000"/>
          <w:sz w:val="24"/>
          <w:szCs w:val="24"/>
        </w:rPr>
        <w:t xml:space="preserve"> </w:t>
      </w:r>
      <w:ins w:id="1015" w:author="DELL" w:date="2022-05-07T02:15:00Z">
        <w:r>
          <w:rPr>
            <w:rFonts w:ascii="Times New Roman" w:hAnsi="Times New Roman" w:cs="Times New Roman"/>
            <w:color w:val="000000"/>
            <w:sz w:val="24"/>
            <w:szCs w:val="24"/>
          </w:rPr>
          <w:t xml:space="preserve">significantly </w:t>
        </w:r>
      </w:ins>
      <w:r w:rsidR="00721D86" w:rsidRPr="00BC581F">
        <w:rPr>
          <w:rFonts w:ascii="Times New Roman" w:hAnsi="Times New Roman" w:cs="Times New Roman"/>
          <w:color w:val="000000"/>
          <w:sz w:val="24"/>
          <w:szCs w:val="24"/>
        </w:rPr>
        <w:t>negative relation</w:t>
      </w:r>
      <w:ins w:id="1016" w:author="DELL" w:date="2022-05-07T02:17:00Z">
        <w:r>
          <w:rPr>
            <w:rFonts w:ascii="Times New Roman" w:hAnsi="Times New Roman" w:cs="Times New Roman"/>
            <w:color w:val="000000"/>
            <w:sz w:val="24"/>
            <w:szCs w:val="24"/>
          </w:rPr>
          <w:t xml:space="preserve"> </w:t>
        </w:r>
      </w:ins>
      <w:del w:id="1017" w:author="DELL" w:date="2022-05-07T02:22:00Z">
        <w:r w:rsidR="00721D86" w:rsidRPr="00BC581F" w:rsidDel="00F72585">
          <w:rPr>
            <w:rFonts w:ascii="Times New Roman" w:hAnsi="Times New Roman" w:cs="Times New Roman"/>
            <w:color w:val="000000"/>
            <w:sz w:val="24"/>
            <w:szCs w:val="24"/>
          </w:rPr>
          <w:delText xml:space="preserve"> </w:delText>
        </w:r>
      </w:del>
      <w:ins w:id="1018" w:author="DELL" w:date="2022-05-07T02:19:00Z">
        <w:r>
          <w:rPr>
            <w:rFonts w:ascii="Times New Roman" w:hAnsi="Times New Roman" w:cs="Times New Roman"/>
            <w:color w:val="000000"/>
            <w:sz w:val="24"/>
            <w:szCs w:val="24"/>
          </w:rPr>
          <w:t>with</w:t>
        </w:r>
      </w:ins>
      <w:del w:id="1019" w:author="DELL" w:date="2022-05-07T02:19:00Z">
        <w:r w:rsidR="00721D86" w:rsidRPr="00BC581F" w:rsidDel="00F72585">
          <w:rPr>
            <w:rFonts w:ascii="Times New Roman" w:hAnsi="Times New Roman" w:cs="Times New Roman"/>
            <w:color w:val="000000"/>
            <w:sz w:val="24"/>
            <w:szCs w:val="24"/>
          </w:rPr>
          <w:delText>to</w:delText>
        </w:r>
      </w:del>
      <w:r w:rsidR="00721D86" w:rsidRPr="00BC581F">
        <w:rPr>
          <w:rFonts w:ascii="Times New Roman" w:hAnsi="Times New Roman" w:cs="Times New Roman"/>
          <w:color w:val="000000"/>
          <w:sz w:val="24"/>
          <w:szCs w:val="24"/>
        </w:rPr>
        <w:t xml:space="preserve"> </w:t>
      </w:r>
      <w:ins w:id="1020" w:author="DELL" w:date="2022-05-03T11:00:00Z">
        <w:r w:rsidR="00F34166">
          <w:rPr>
            <w:rFonts w:ascii="Times New Roman" w:hAnsi="Times New Roman" w:cs="Times New Roman"/>
            <w:color w:val="000000"/>
            <w:sz w:val="24"/>
            <w:szCs w:val="24"/>
          </w:rPr>
          <w:t xml:space="preserve">COVID-19 </w:t>
        </w:r>
      </w:ins>
      <w:ins w:id="1021" w:author="DELL" w:date="2022-05-07T02:19:00Z">
        <w:r>
          <w:rPr>
            <w:rFonts w:ascii="Times New Roman" w:hAnsi="Times New Roman" w:cs="Times New Roman"/>
            <w:color w:val="000000"/>
            <w:sz w:val="24"/>
            <w:szCs w:val="24"/>
          </w:rPr>
          <w:t xml:space="preserve">daily </w:t>
        </w:r>
      </w:ins>
      <w:ins w:id="1022" w:author="DELL" w:date="2022-05-03T11:00:00Z">
        <w:r w:rsidR="00F34166">
          <w:rPr>
            <w:rFonts w:ascii="Times New Roman" w:hAnsi="Times New Roman" w:cs="Times New Roman"/>
            <w:color w:val="000000"/>
            <w:sz w:val="24"/>
            <w:szCs w:val="24"/>
          </w:rPr>
          <w:t>confirmed cases</w:t>
        </w:r>
      </w:ins>
      <w:del w:id="1023" w:author="DELL" w:date="2022-05-03T11:00:00Z">
        <w:r w:rsidR="00721D86" w:rsidRPr="00BC581F" w:rsidDel="00F34166">
          <w:rPr>
            <w:rFonts w:ascii="Times New Roman" w:hAnsi="Times New Roman" w:cs="Times New Roman"/>
            <w:color w:val="000000"/>
            <w:sz w:val="24"/>
            <w:szCs w:val="24"/>
          </w:rPr>
          <w:delText>rCFR of COVID-19</w:delText>
        </w:r>
      </w:del>
      <w:del w:id="1024" w:author="DELL" w:date="2022-05-07T02:17:00Z">
        <w:r w:rsidR="00721D86" w:rsidRPr="00BC581F" w:rsidDel="00F72585">
          <w:rPr>
            <w:rFonts w:ascii="Times New Roman" w:hAnsi="Times New Roman" w:cs="Times New Roman"/>
            <w:color w:val="000000"/>
            <w:sz w:val="24"/>
            <w:szCs w:val="24"/>
          </w:rPr>
          <w:delText xml:space="preserve"> over the country</w:delText>
        </w:r>
      </w:del>
      <w:r w:rsidR="00721D86" w:rsidRPr="00BC581F">
        <w:rPr>
          <w:rFonts w:ascii="Times New Roman" w:hAnsi="Times New Roman" w:cs="Times New Roman"/>
          <w:color w:val="000000"/>
          <w:sz w:val="24"/>
          <w:szCs w:val="24"/>
        </w:rPr>
        <w:t>.</w:t>
      </w:r>
      <w:ins w:id="1025" w:author="DELL" w:date="2022-05-07T02:19:00Z">
        <w:r>
          <w:rPr>
            <w:rFonts w:ascii="Times New Roman" w:hAnsi="Times New Roman" w:cs="Times New Roman"/>
            <w:color w:val="000000"/>
            <w:sz w:val="24"/>
            <w:szCs w:val="24"/>
          </w:rPr>
          <w:t xml:space="preserve"> </w:t>
        </w:r>
      </w:ins>
      <w:ins w:id="1026" w:author="DELL" w:date="2022-05-07T02:20:00Z">
        <w:r>
          <w:rPr>
            <w:rFonts w:ascii="Times New Roman" w:hAnsi="Times New Roman" w:cs="Times New Roman"/>
            <w:color w:val="000000"/>
            <w:sz w:val="24"/>
            <w:szCs w:val="24"/>
          </w:rPr>
          <w:t>We found that every 1</w:t>
        </w:r>
      </w:ins>
      <w:ins w:id="1027" w:author="DELL" w:date="2022-05-07T02:21:00Z">
        <w:r w:rsidRPr="00B84D90">
          <w:rPr>
            <w:rFonts w:ascii="Times New Roman" w:hAnsi="Times New Roman" w:cs="Times New Roman"/>
            <w:color w:val="000000" w:themeColor="text1"/>
            <w:sz w:val="24"/>
            <w:szCs w:val="24"/>
          </w:rPr>
          <w:t>°C</w:t>
        </w:r>
      </w:ins>
      <w:ins w:id="1028" w:author="DELL" w:date="2022-05-07T02:20:00Z">
        <w:r>
          <w:rPr>
            <w:rFonts w:ascii="Times New Roman" w:hAnsi="Times New Roman" w:cs="Times New Roman"/>
            <w:color w:val="000000"/>
            <w:sz w:val="24"/>
            <w:szCs w:val="24"/>
          </w:rPr>
          <w:t xml:space="preserve"> fall</w:t>
        </w:r>
        <w:r w:rsidRPr="00F72585">
          <w:rPr>
            <w:rFonts w:ascii="Times New Roman" w:hAnsi="Times New Roman" w:cs="Times New Roman"/>
            <w:color w:val="000000"/>
            <w:sz w:val="24"/>
            <w:szCs w:val="24"/>
          </w:rPr>
          <w:t xml:space="preserve"> in the </w:t>
        </w:r>
      </w:ins>
      <w:ins w:id="1029" w:author="DELL" w:date="2022-05-07T02:21:00Z">
        <w:r>
          <w:rPr>
            <w:rFonts w:ascii="Times New Roman" w:hAnsi="Times New Roman" w:cs="Times New Roman"/>
            <w:color w:val="000000"/>
            <w:sz w:val="24"/>
            <w:szCs w:val="24"/>
          </w:rPr>
          <w:t>average temperature</w:t>
        </w:r>
      </w:ins>
      <w:ins w:id="1030" w:author="DELL" w:date="2022-05-07T02:23:00Z">
        <w:r>
          <w:rPr>
            <w:rFonts w:ascii="Times New Roman" w:hAnsi="Times New Roman" w:cs="Times New Roman"/>
            <w:color w:val="000000"/>
            <w:sz w:val="24"/>
            <w:szCs w:val="24"/>
          </w:rPr>
          <w:t xml:space="preserve"> and 1% fall of relative humidity</w:t>
        </w:r>
      </w:ins>
      <w:ins w:id="1031" w:author="DELL" w:date="2022-05-07T02:20:00Z">
        <w:r w:rsidRPr="00F72585">
          <w:rPr>
            <w:rFonts w:ascii="Times New Roman" w:hAnsi="Times New Roman" w:cs="Times New Roman"/>
            <w:color w:val="000000"/>
            <w:sz w:val="24"/>
            <w:szCs w:val="24"/>
          </w:rPr>
          <w:t xml:space="preserve"> from the surface will decre</w:t>
        </w:r>
        <w:r>
          <w:rPr>
            <w:rFonts w:ascii="Times New Roman" w:hAnsi="Times New Roman" w:cs="Times New Roman"/>
            <w:color w:val="000000"/>
            <w:sz w:val="24"/>
            <w:szCs w:val="24"/>
          </w:rPr>
          <w:t>ase COVID-19 reported cases by 168 and 83</w:t>
        </w:r>
        <w:r w:rsidRPr="00F72585">
          <w:rPr>
            <w:rFonts w:ascii="Times New Roman" w:hAnsi="Times New Roman" w:cs="Times New Roman"/>
            <w:color w:val="000000"/>
            <w:sz w:val="24"/>
            <w:szCs w:val="24"/>
          </w:rPr>
          <w:t xml:space="preserve"> people per day</w:t>
        </w:r>
      </w:ins>
      <w:ins w:id="1032" w:author="DELL" w:date="2022-05-07T02:23:00Z">
        <w:r>
          <w:rPr>
            <w:rFonts w:ascii="Times New Roman" w:hAnsi="Times New Roman" w:cs="Times New Roman"/>
            <w:color w:val="000000"/>
            <w:sz w:val="24"/>
            <w:szCs w:val="24"/>
          </w:rPr>
          <w:t>, respectively</w:t>
        </w:r>
      </w:ins>
      <w:ins w:id="1033" w:author="DELL" w:date="2022-05-07T02:20:00Z">
        <w:r w:rsidRPr="00F72585">
          <w:rPr>
            <w:rFonts w:ascii="Times New Roman" w:hAnsi="Times New Roman" w:cs="Times New Roman"/>
            <w:color w:val="000000"/>
            <w:sz w:val="24"/>
            <w:szCs w:val="24"/>
          </w:rPr>
          <w:t>.</w:t>
        </w:r>
      </w:ins>
      <w:r w:rsidR="00721D86" w:rsidRPr="00BC581F">
        <w:rPr>
          <w:rFonts w:ascii="Times New Roman" w:hAnsi="Times New Roman" w:cs="Times New Roman"/>
          <w:color w:val="000000"/>
          <w:sz w:val="24"/>
          <w:szCs w:val="24"/>
        </w:rPr>
        <w:t xml:space="preserve"> </w:t>
      </w:r>
      <w:ins w:id="1034" w:author="DELL" w:date="2022-05-07T02:25:00Z">
        <w:r w:rsidR="007A3139">
          <w:rPr>
            <w:rFonts w:ascii="Times New Roman" w:hAnsi="Times New Roman" w:cs="Times New Roman"/>
            <w:color w:val="000000"/>
            <w:sz w:val="24"/>
            <w:szCs w:val="24"/>
          </w:rPr>
          <w:t>T</w:t>
        </w:r>
        <w:r w:rsidR="007A3139" w:rsidRPr="00BC581F">
          <w:rPr>
            <w:rFonts w:ascii="Times New Roman" w:hAnsi="Times New Roman" w:cs="Times New Roman"/>
            <w:color w:val="000000"/>
            <w:sz w:val="24"/>
            <w:szCs w:val="24"/>
          </w:rPr>
          <w:t xml:space="preserve">he </w:t>
        </w:r>
        <w:r w:rsidR="007A3139">
          <w:rPr>
            <w:rFonts w:ascii="Times New Roman" w:hAnsi="Times New Roman" w:cs="Times New Roman"/>
            <w:color w:val="000000"/>
            <w:sz w:val="24"/>
            <w:szCs w:val="24"/>
          </w:rPr>
          <w:t>dew point</w:t>
        </w:r>
        <w:r w:rsidR="007A3139" w:rsidRPr="00BC581F">
          <w:rPr>
            <w:rFonts w:ascii="Times New Roman" w:hAnsi="Times New Roman" w:cs="Times New Roman"/>
            <w:color w:val="000000"/>
            <w:sz w:val="24"/>
            <w:szCs w:val="24"/>
          </w:rPr>
          <w:t xml:space="preserve"> </w:t>
        </w:r>
        <w:r w:rsidR="007A3139">
          <w:rPr>
            <w:rFonts w:ascii="Times New Roman" w:hAnsi="Times New Roman" w:cs="Times New Roman"/>
            <w:color w:val="000000"/>
            <w:sz w:val="24"/>
            <w:szCs w:val="24"/>
          </w:rPr>
          <w:t>(</w:t>
        </w:r>
        <w:r w:rsidR="007A3139">
          <w:rPr>
            <w:rFonts w:ascii="Times New Roman" w:hAnsi="Times New Roman" w:cs="Times New Roman"/>
            <w:color w:val="000000"/>
            <w:sz w:val="24"/>
            <w:szCs w:val="24"/>
          </w:rPr>
          <w:t>155.91</w:t>
        </w:r>
        <w:r w:rsidR="007A3139">
          <w:rPr>
            <w:rFonts w:ascii="Times New Roman" w:hAnsi="Times New Roman" w:cs="Times New Roman"/>
            <w:color w:val="000000"/>
            <w:sz w:val="24"/>
            <w:szCs w:val="24"/>
          </w:rPr>
          <w:t>, 95%CI:</w:t>
        </w:r>
        <w:r w:rsidR="007A3139">
          <w:rPr>
            <w:rFonts w:ascii="Times New Roman" w:hAnsi="Times New Roman" w:cs="Times New Roman"/>
            <w:color w:val="000000"/>
            <w:sz w:val="24"/>
            <w:szCs w:val="24"/>
          </w:rPr>
          <w:t xml:space="preserve"> 90.89 to 502.71</w:t>
        </w:r>
        <w:r w:rsidR="007A3139">
          <w:rPr>
            <w:rFonts w:ascii="Times New Roman" w:hAnsi="Times New Roman" w:cs="Times New Roman"/>
            <w:color w:val="000000"/>
            <w:sz w:val="24"/>
            <w:szCs w:val="24"/>
          </w:rPr>
          <w:t>)</w:t>
        </w:r>
        <w:r w:rsidR="007A3139" w:rsidRPr="00BC581F">
          <w:rPr>
            <w:rFonts w:ascii="Times New Roman" w:hAnsi="Times New Roman" w:cs="Times New Roman"/>
            <w:color w:val="000000"/>
            <w:sz w:val="24"/>
            <w:szCs w:val="24"/>
          </w:rPr>
          <w:t xml:space="preserve"> have a </w:t>
        </w:r>
        <w:r w:rsidR="007A3139">
          <w:rPr>
            <w:rFonts w:ascii="Times New Roman" w:hAnsi="Times New Roman" w:cs="Times New Roman"/>
            <w:color w:val="000000"/>
            <w:sz w:val="24"/>
            <w:szCs w:val="24"/>
          </w:rPr>
          <w:t xml:space="preserve">significantly </w:t>
        </w:r>
        <w:r w:rsidR="007A3139">
          <w:rPr>
            <w:rFonts w:ascii="Times New Roman" w:hAnsi="Times New Roman" w:cs="Times New Roman"/>
            <w:color w:val="000000"/>
            <w:sz w:val="24"/>
            <w:szCs w:val="24"/>
          </w:rPr>
          <w:t xml:space="preserve">positive impact on </w:t>
        </w:r>
        <w:r w:rsidR="007A3139">
          <w:rPr>
            <w:rFonts w:ascii="Times New Roman" w:hAnsi="Times New Roman" w:cs="Times New Roman"/>
            <w:color w:val="000000"/>
            <w:sz w:val="24"/>
            <w:szCs w:val="24"/>
          </w:rPr>
          <w:t>COVID-19 daily confirmed cases</w:t>
        </w:r>
        <w:r w:rsidR="007A3139" w:rsidRPr="00BC581F">
          <w:rPr>
            <w:rFonts w:ascii="Times New Roman" w:hAnsi="Times New Roman" w:cs="Times New Roman"/>
            <w:color w:val="000000"/>
            <w:sz w:val="24"/>
            <w:szCs w:val="24"/>
          </w:rPr>
          <w:t>.</w:t>
        </w:r>
        <w:r w:rsidR="007A3139">
          <w:rPr>
            <w:rFonts w:ascii="Times New Roman" w:hAnsi="Times New Roman" w:cs="Times New Roman"/>
            <w:color w:val="000000"/>
            <w:sz w:val="24"/>
            <w:szCs w:val="24"/>
          </w:rPr>
          <w:t xml:space="preserve"> We found that every 1</w:t>
        </w:r>
        <w:r w:rsidR="007A3139" w:rsidRPr="00B84D90">
          <w:rPr>
            <w:rFonts w:ascii="Times New Roman" w:hAnsi="Times New Roman" w:cs="Times New Roman"/>
            <w:color w:val="000000" w:themeColor="text1"/>
            <w:sz w:val="24"/>
            <w:szCs w:val="24"/>
          </w:rPr>
          <w:t>°C</w:t>
        </w:r>
        <w:r w:rsidR="007A3139">
          <w:rPr>
            <w:rFonts w:ascii="Times New Roman" w:hAnsi="Times New Roman" w:cs="Times New Roman"/>
            <w:color w:val="000000"/>
            <w:sz w:val="24"/>
            <w:szCs w:val="24"/>
          </w:rPr>
          <w:t xml:space="preserve"> increase</w:t>
        </w:r>
        <w:r w:rsidR="007A3139" w:rsidRPr="00F72585">
          <w:rPr>
            <w:rFonts w:ascii="Times New Roman" w:hAnsi="Times New Roman" w:cs="Times New Roman"/>
            <w:color w:val="000000"/>
            <w:sz w:val="24"/>
            <w:szCs w:val="24"/>
          </w:rPr>
          <w:t xml:space="preserve"> in the </w:t>
        </w:r>
      </w:ins>
      <w:ins w:id="1035" w:author="DELL" w:date="2022-05-07T02:27:00Z">
        <w:r w:rsidR="007A3139">
          <w:rPr>
            <w:rFonts w:ascii="Times New Roman" w:hAnsi="Times New Roman" w:cs="Times New Roman"/>
            <w:color w:val="000000"/>
            <w:sz w:val="24"/>
            <w:szCs w:val="24"/>
          </w:rPr>
          <w:t xml:space="preserve">dew point in </w:t>
        </w:r>
      </w:ins>
      <w:ins w:id="1036" w:author="DELL" w:date="2022-05-07T02:25:00Z">
        <w:r w:rsidR="007A3139">
          <w:rPr>
            <w:rFonts w:ascii="Times New Roman" w:hAnsi="Times New Roman" w:cs="Times New Roman"/>
            <w:color w:val="000000"/>
            <w:sz w:val="24"/>
            <w:szCs w:val="24"/>
          </w:rPr>
          <w:t>surface will increase COVID-19 reported cases by 166</w:t>
        </w:r>
      </w:ins>
      <w:ins w:id="1037" w:author="DELL" w:date="2022-05-07T02:28:00Z">
        <w:r w:rsidR="007A3139">
          <w:rPr>
            <w:rFonts w:ascii="Times New Roman" w:hAnsi="Times New Roman" w:cs="Times New Roman"/>
            <w:color w:val="000000"/>
            <w:sz w:val="24"/>
            <w:szCs w:val="24"/>
          </w:rPr>
          <w:t xml:space="preserve"> </w:t>
        </w:r>
      </w:ins>
      <w:ins w:id="1038" w:author="DELL" w:date="2022-05-07T02:25:00Z">
        <w:r w:rsidR="007A3139" w:rsidRPr="00F72585">
          <w:rPr>
            <w:rFonts w:ascii="Times New Roman" w:hAnsi="Times New Roman" w:cs="Times New Roman"/>
            <w:color w:val="000000"/>
            <w:sz w:val="24"/>
            <w:szCs w:val="24"/>
          </w:rPr>
          <w:t>people per day.</w:t>
        </w:r>
      </w:ins>
      <w:ins w:id="1039" w:author="DELL" w:date="2022-05-07T02:28:00Z">
        <w:r w:rsidR="00677113">
          <w:rPr>
            <w:rFonts w:ascii="Times New Roman" w:hAnsi="Times New Roman" w:cs="Times New Roman"/>
            <w:color w:val="000000"/>
            <w:sz w:val="24"/>
            <w:szCs w:val="24"/>
          </w:rPr>
          <w:t xml:space="preserve"> </w:t>
        </w:r>
      </w:ins>
      <w:ins w:id="1040" w:author="DELL" w:date="2022-05-07T02:29:00Z">
        <w:r w:rsidR="00677113">
          <w:rPr>
            <w:rFonts w:ascii="Times New Roman" w:hAnsi="Times New Roman" w:cs="Times New Roman"/>
            <w:color w:val="000000"/>
            <w:sz w:val="24"/>
            <w:szCs w:val="24"/>
          </w:rPr>
          <w:t>These findings</w:t>
        </w:r>
      </w:ins>
      <w:ins w:id="1041" w:author="DELL" w:date="2022-05-07T02:28:00Z">
        <w:r w:rsidR="00677113">
          <w:rPr>
            <w:rFonts w:ascii="Times New Roman" w:hAnsi="Times New Roman" w:cs="Times New Roman"/>
            <w:color w:val="000000"/>
            <w:sz w:val="24"/>
            <w:szCs w:val="24"/>
          </w:rPr>
          <w:t xml:space="preserve"> also similar, when we included </w:t>
        </w:r>
      </w:ins>
      <w:ins w:id="1042" w:author="DELL" w:date="2022-05-07T02:30:00Z">
        <w:r w:rsidR="00677113">
          <w:rPr>
            <w:rFonts w:ascii="Times New Roman" w:hAnsi="Times New Roman" w:cs="Times New Roman"/>
            <w:color w:val="000000"/>
            <w:sz w:val="24"/>
            <w:szCs w:val="24"/>
          </w:rPr>
          <w:t xml:space="preserve">vaccination effect in the model with meteorological variables. </w:t>
        </w:r>
      </w:ins>
      <w:ins w:id="1043" w:author="DELL" w:date="2022-05-07T02:25:00Z">
        <w:r w:rsidR="007A3139" w:rsidRPr="00BC581F">
          <w:rPr>
            <w:rFonts w:ascii="Times New Roman" w:hAnsi="Times New Roman" w:cs="Times New Roman"/>
            <w:color w:val="000000"/>
            <w:sz w:val="24"/>
            <w:szCs w:val="24"/>
          </w:rPr>
          <w:t xml:space="preserve"> </w:t>
        </w:r>
      </w:ins>
      <w:ins w:id="1044" w:author="DELL" w:date="2022-05-07T02:31:00Z">
        <w:r w:rsidR="00677113">
          <w:rPr>
            <w:rFonts w:ascii="Times New Roman" w:hAnsi="Times New Roman" w:cs="Times New Roman"/>
            <w:color w:val="000000"/>
            <w:sz w:val="24"/>
            <w:szCs w:val="24"/>
          </w:rPr>
          <w:t>We found that every single dose</w:t>
        </w:r>
        <w:r w:rsidR="00677113">
          <w:rPr>
            <w:rFonts w:ascii="Times New Roman" w:hAnsi="Times New Roman" w:cs="Times New Roman"/>
            <w:color w:val="000000"/>
            <w:sz w:val="24"/>
            <w:szCs w:val="24"/>
          </w:rPr>
          <w:t xml:space="preserve"> increase</w:t>
        </w:r>
      </w:ins>
      <w:ins w:id="1045" w:author="DELL" w:date="2022-05-07T02:32:00Z">
        <w:r w:rsidR="00677113">
          <w:rPr>
            <w:rFonts w:ascii="Times New Roman" w:hAnsi="Times New Roman" w:cs="Times New Roman"/>
            <w:color w:val="000000"/>
            <w:sz w:val="24"/>
            <w:szCs w:val="24"/>
          </w:rPr>
          <w:t>s</w:t>
        </w:r>
      </w:ins>
      <w:ins w:id="1046" w:author="DELL" w:date="2022-05-07T02:31:00Z">
        <w:r w:rsidR="00677113">
          <w:rPr>
            <w:rFonts w:ascii="Times New Roman" w:hAnsi="Times New Roman" w:cs="Times New Roman"/>
            <w:color w:val="000000"/>
            <w:sz w:val="24"/>
            <w:szCs w:val="24"/>
          </w:rPr>
          <w:t xml:space="preserve"> in vaccination will decrease COVID-19 reported cases by 4</w:t>
        </w:r>
        <w:r w:rsidR="00677113">
          <w:rPr>
            <w:rFonts w:ascii="Times New Roman" w:hAnsi="Times New Roman" w:cs="Times New Roman"/>
            <w:color w:val="000000"/>
            <w:sz w:val="24"/>
            <w:szCs w:val="24"/>
          </w:rPr>
          <w:t xml:space="preserve"> </w:t>
        </w:r>
        <w:r w:rsidR="00677113" w:rsidRPr="00F72585">
          <w:rPr>
            <w:rFonts w:ascii="Times New Roman" w:hAnsi="Times New Roman" w:cs="Times New Roman"/>
            <w:color w:val="000000"/>
            <w:sz w:val="24"/>
            <w:szCs w:val="24"/>
          </w:rPr>
          <w:t>people per day.</w:t>
        </w:r>
      </w:ins>
    </w:p>
    <w:p w:rsidR="00B03FFC" w:rsidRDefault="00B03FFC" w:rsidP="00677113">
      <w:pPr>
        <w:tabs>
          <w:tab w:val="left" w:pos="1200"/>
        </w:tabs>
        <w:spacing w:after="0" w:line="360" w:lineRule="auto"/>
        <w:jc w:val="both"/>
        <w:rPr>
          <w:ins w:id="1047" w:author="DELL" w:date="2022-05-07T02:32:00Z"/>
          <w:rFonts w:ascii="Times New Roman" w:hAnsi="Times New Roman" w:cs="Times New Roman"/>
          <w:color w:val="000000"/>
          <w:sz w:val="24"/>
          <w:szCs w:val="24"/>
        </w:rPr>
      </w:pPr>
    </w:p>
    <w:p w:rsidR="00B03FFC" w:rsidRDefault="00B03FFC" w:rsidP="00B03FFC">
      <w:pPr>
        <w:tabs>
          <w:tab w:val="left" w:pos="1200"/>
        </w:tabs>
        <w:spacing w:after="0" w:line="360" w:lineRule="auto"/>
        <w:jc w:val="both"/>
        <w:rPr>
          <w:ins w:id="1048" w:author="DELL" w:date="2022-05-07T02:32:00Z"/>
          <w:rFonts w:ascii="Times New Roman" w:hAnsi="Times New Roman" w:cs="Times New Roman"/>
          <w:color w:val="000000"/>
          <w:sz w:val="24"/>
          <w:szCs w:val="24"/>
        </w:rPr>
      </w:pPr>
      <w:ins w:id="1049" w:author="DELL" w:date="2022-05-07T02:32:00Z">
        <w:r>
          <w:rPr>
            <w:rFonts w:ascii="Times New Roman" w:hAnsi="Times New Roman" w:cs="Times New Roman"/>
            <w:color w:val="000000"/>
            <w:sz w:val="24"/>
            <w:szCs w:val="24"/>
          </w:rPr>
          <w:t>T</w:t>
        </w:r>
        <w:r>
          <w:rPr>
            <w:rFonts w:ascii="Times New Roman" w:hAnsi="Times New Roman" w:cs="Times New Roman"/>
            <w:color w:val="000000"/>
            <w:sz w:val="24"/>
            <w:szCs w:val="24"/>
          </w:rPr>
          <w:t>able 7</w:t>
        </w:r>
        <w:r>
          <w:rPr>
            <w:rFonts w:ascii="Times New Roman" w:hAnsi="Times New Roman" w:cs="Times New Roman"/>
            <w:color w:val="000000"/>
            <w:sz w:val="24"/>
            <w:szCs w:val="24"/>
          </w:rPr>
          <w:t xml:space="preserve"> shows that t</w:t>
        </w:r>
        <w:r w:rsidRPr="00BC581F">
          <w:rPr>
            <w:rFonts w:ascii="Times New Roman" w:hAnsi="Times New Roman" w:cs="Times New Roman"/>
            <w:color w:val="000000"/>
            <w:sz w:val="24"/>
            <w:szCs w:val="24"/>
          </w:rPr>
          <w:t xml:space="preserve">he </w:t>
        </w:r>
        <w:r>
          <w:rPr>
            <w:rFonts w:ascii="Times New Roman" w:hAnsi="Times New Roman" w:cs="Times New Roman"/>
            <w:color w:val="000000"/>
            <w:sz w:val="24"/>
            <w:szCs w:val="24"/>
          </w:rPr>
          <w:t>average temperature</w:t>
        </w:r>
        <w:r w:rsidRPr="00BC581F">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00F67691">
          <w:rPr>
            <w:rFonts w:ascii="Times New Roman" w:hAnsi="Times New Roman" w:cs="Times New Roman"/>
            <w:color w:val="000000"/>
            <w:sz w:val="24"/>
            <w:szCs w:val="24"/>
          </w:rPr>
          <w:t>2.66</w:t>
        </w:r>
        <w:r>
          <w:rPr>
            <w:rFonts w:ascii="Times New Roman" w:hAnsi="Times New Roman" w:cs="Times New Roman"/>
            <w:color w:val="000000"/>
            <w:sz w:val="24"/>
            <w:szCs w:val="24"/>
          </w:rPr>
          <w:t>, 95%CI:</w:t>
        </w:r>
        <w:r w:rsidR="00F67691">
          <w:rPr>
            <w:rFonts w:ascii="Times New Roman" w:hAnsi="Times New Roman" w:cs="Times New Roman"/>
            <w:color w:val="000000"/>
            <w:sz w:val="24"/>
            <w:szCs w:val="24"/>
          </w:rPr>
          <w:t xml:space="preserve"> 2.24 to 7.56</w:t>
        </w:r>
        <w:r>
          <w:rPr>
            <w:rFonts w:ascii="Times New Roman" w:hAnsi="Times New Roman" w:cs="Times New Roman"/>
            <w:color w:val="000000"/>
            <w:sz w:val="24"/>
            <w:szCs w:val="24"/>
          </w:rPr>
          <w:t>)</w:t>
        </w:r>
        <w:r w:rsidRPr="00BC581F">
          <w:rPr>
            <w:rFonts w:ascii="Times New Roman" w:hAnsi="Times New Roman" w:cs="Times New Roman"/>
            <w:color w:val="000000"/>
            <w:sz w:val="24"/>
            <w:szCs w:val="24"/>
          </w:rPr>
          <w:t xml:space="preserve"> and </w:t>
        </w:r>
        <w:r w:rsidR="00F67691">
          <w:rPr>
            <w:rFonts w:ascii="Times New Roman" w:hAnsi="Times New Roman" w:cs="Times New Roman"/>
            <w:color w:val="000000"/>
            <w:sz w:val="24"/>
            <w:szCs w:val="24"/>
          </w:rPr>
          <w:t>rela</w:t>
        </w:r>
      </w:ins>
      <w:ins w:id="1050" w:author="DELL" w:date="2022-05-07T02:39:00Z">
        <w:r w:rsidR="00F67691">
          <w:rPr>
            <w:rFonts w:ascii="Times New Roman" w:hAnsi="Times New Roman" w:cs="Times New Roman"/>
            <w:color w:val="000000"/>
            <w:sz w:val="24"/>
            <w:szCs w:val="24"/>
          </w:rPr>
          <w:t>tive humidity</w:t>
        </w:r>
      </w:ins>
      <w:ins w:id="1051" w:author="DELL" w:date="2022-05-07T02:32:00Z">
        <w:r w:rsidRPr="00BC581F">
          <w:rPr>
            <w:rFonts w:ascii="Times New Roman" w:hAnsi="Times New Roman" w:cs="Times New Roman"/>
            <w:color w:val="000000"/>
            <w:sz w:val="24"/>
            <w:szCs w:val="24"/>
          </w:rPr>
          <w:t xml:space="preserve"> </w:t>
        </w:r>
      </w:ins>
      <w:ins w:id="1052" w:author="DELL" w:date="2022-05-07T02:39:00Z">
        <w:r w:rsidR="00F67691">
          <w:rPr>
            <w:rFonts w:ascii="Times New Roman" w:hAnsi="Times New Roman" w:cs="Times New Roman"/>
            <w:color w:val="000000"/>
            <w:sz w:val="24"/>
            <w:szCs w:val="24"/>
          </w:rPr>
          <w:t>(1</w:t>
        </w:r>
      </w:ins>
      <w:ins w:id="1053" w:author="DELL" w:date="2022-05-07T02:32:00Z">
        <w:r w:rsidR="00F67691">
          <w:rPr>
            <w:rFonts w:ascii="Times New Roman" w:hAnsi="Times New Roman" w:cs="Times New Roman"/>
            <w:color w:val="000000"/>
            <w:sz w:val="24"/>
            <w:szCs w:val="24"/>
          </w:rPr>
          <w:t>.25</w:t>
        </w:r>
        <w:r>
          <w:rPr>
            <w:rFonts w:ascii="Times New Roman" w:hAnsi="Times New Roman" w:cs="Times New Roman"/>
            <w:color w:val="000000"/>
            <w:sz w:val="24"/>
            <w:szCs w:val="24"/>
          </w:rPr>
          <w:t>, 95%CI:</w:t>
        </w:r>
        <w:r w:rsidR="00F67691">
          <w:rPr>
            <w:rFonts w:ascii="Times New Roman" w:hAnsi="Times New Roman" w:cs="Times New Roman"/>
            <w:color w:val="000000"/>
            <w:sz w:val="24"/>
            <w:szCs w:val="24"/>
          </w:rPr>
          <w:t xml:space="preserve"> 0.96 to 4.47</w:t>
        </w:r>
        <w:r>
          <w:rPr>
            <w:rFonts w:ascii="Times New Roman" w:hAnsi="Times New Roman" w:cs="Times New Roman"/>
            <w:color w:val="000000"/>
            <w:sz w:val="24"/>
            <w:szCs w:val="24"/>
          </w:rPr>
          <w:t xml:space="preserve">) </w:t>
        </w:r>
        <w:r w:rsidRPr="00BC581F">
          <w:rPr>
            <w:rFonts w:ascii="Times New Roman" w:hAnsi="Times New Roman" w:cs="Times New Roman"/>
            <w:color w:val="000000"/>
            <w:sz w:val="24"/>
            <w:szCs w:val="24"/>
          </w:rPr>
          <w:t xml:space="preserve">have a </w:t>
        </w:r>
        <w:r>
          <w:rPr>
            <w:rFonts w:ascii="Times New Roman" w:hAnsi="Times New Roman" w:cs="Times New Roman"/>
            <w:color w:val="000000"/>
            <w:sz w:val="24"/>
            <w:szCs w:val="24"/>
          </w:rPr>
          <w:t xml:space="preserve">significantly </w:t>
        </w:r>
        <w:r w:rsidR="00F67691">
          <w:rPr>
            <w:rFonts w:ascii="Times New Roman" w:hAnsi="Times New Roman" w:cs="Times New Roman"/>
            <w:color w:val="000000"/>
            <w:sz w:val="24"/>
            <w:szCs w:val="24"/>
          </w:rPr>
          <w:t>positive</w:t>
        </w:r>
        <w:r w:rsidRPr="00BC581F">
          <w:rPr>
            <w:rFonts w:ascii="Times New Roman" w:hAnsi="Times New Roman" w:cs="Times New Roman"/>
            <w:color w:val="000000"/>
            <w:sz w:val="24"/>
            <w:szCs w:val="24"/>
          </w:rPr>
          <w:t xml:space="preserve"> relation</w:t>
        </w:r>
        <w:r>
          <w:rPr>
            <w:rFonts w:ascii="Times New Roman" w:hAnsi="Times New Roman" w:cs="Times New Roman"/>
            <w:color w:val="000000"/>
            <w:sz w:val="24"/>
            <w:szCs w:val="24"/>
          </w:rPr>
          <w:t xml:space="preserve"> with</w:t>
        </w:r>
        <w:r w:rsidRPr="00BC581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COVID-19 daily </w:t>
        </w:r>
        <w:r w:rsidR="00F67691">
          <w:rPr>
            <w:rFonts w:ascii="Times New Roman" w:hAnsi="Times New Roman" w:cs="Times New Roman"/>
            <w:color w:val="000000"/>
            <w:sz w:val="24"/>
            <w:szCs w:val="24"/>
          </w:rPr>
          <w:t>confirmed deaths</w:t>
        </w:r>
        <w:r w:rsidRPr="00BC581F">
          <w:rPr>
            <w:rFonts w:ascii="Times New Roman" w:hAnsi="Times New Roman" w:cs="Times New Roman"/>
            <w:color w:val="000000"/>
            <w:sz w:val="24"/>
            <w:szCs w:val="24"/>
          </w:rPr>
          <w:t>.</w:t>
        </w:r>
        <w:r>
          <w:rPr>
            <w:rFonts w:ascii="Times New Roman" w:hAnsi="Times New Roman" w:cs="Times New Roman"/>
            <w:color w:val="000000"/>
            <w:sz w:val="24"/>
            <w:szCs w:val="24"/>
          </w:rPr>
          <w:t xml:space="preserve"> We found that every 1</w:t>
        </w:r>
        <w:r w:rsidRPr="00B84D90">
          <w:rPr>
            <w:rFonts w:ascii="Times New Roman" w:hAnsi="Times New Roman" w:cs="Times New Roman"/>
            <w:color w:val="000000" w:themeColor="text1"/>
            <w:sz w:val="24"/>
            <w:szCs w:val="24"/>
          </w:rPr>
          <w:t>°C</w:t>
        </w:r>
        <w:r w:rsidR="00F67691">
          <w:rPr>
            <w:rFonts w:ascii="Times New Roman" w:hAnsi="Times New Roman" w:cs="Times New Roman"/>
            <w:color w:val="000000"/>
            <w:sz w:val="24"/>
            <w:szCs w:val="24"/>
          </w:rPr>
          <w:t xml:space="preserve"> rise</w:t>
        </w:r>
        <w:r w:rsidRPr="00F72585">
          <w:rPr>
            <w:rFonts w:ascii="Times New Roman" w:hAnsi="Times New Roman" w:cs="Times New Roman"/>
            <w:color w:val="000000"/>
            <w:sz w:val="24"/>
            <w:szCs w:val="24"/>
          </w:rPr>
          <w:t xml:space="preserve"> in the </w:t>
        </w:r>
        <w:r>
          <w:rPr>
            <w:rFonts w:ascii="Times New Roman" w:hAnsi="Times New Roman" w:cs="Times New Roman"/>
            <w:color w:val="000000"/>
            <w:sz w:val="24"/>
            <w:szCs w:val="24"/>
          </w:rPr>
          <w:t>average temperature and 1%</w:t>
        </w:r>
        <w:r w:rsidR="00F67691">
          <w:rPr>
            <w:rFonts w:ascii="Times New Roman" w:hAnsi="Times New Roman" w:cs="Times New Roman"/>
            <w:color w:val="000000"/>
            <w:sz w:val="24"/>
            <w:szCs w:val="24"/>
          </w:rPr>
          <w:t xml:space="preserve"> rise</w:t>
        </w:r>
        <w:r>
          <w:rPr>
            <w:rFonts w:ascii="Times New Roman" w:hAnsi="Times New Roman" w:cs="Times New Roman"/>
            <w:color w:val="000000"/>
            <w:sz w:val="24"/>
            <w:szCs w:val="24"/>
          </w:rPr>
          <w:t xml:space="preserve"> of relative humidity</w:t>
        </w:r>
        <w:r w:rsidRPr="00F72585">
          <w:rPr>
            <w:rFonts w:ascii="Times New Roman" w:hAnsi="Times New Roman" w:cs="Times New Roman"/>
            <w:color w:val="000000"/>
            <w:sz w:val="24"/>
            <w:szCs w:val="24"/>
          </w:rPr>
          <w:t xml:space="preserve"> from the surface will </w:t>
        </w:r>
      </w:ins>
      <w:ins w:id="1054" w:author="DELL" w:date="2022-05-07T02:41:00Z">
        <w:r w:rsidR="00F67691">
          <w:rPr>
            <w:rFonts w:ascii="Times New Roman" w:hAnsi="Times New Roman" w:cs="Times New Roman"/>
            <w:color w:val="000000"/>
            <w:sz w:val="24"/>
            <w:szCs w:val="24"/>
          </w:rPr>
          <w:t>in</w:t>
        </w:r>
      </w:ins>
      <w:ins w:id="1055" w:author="DELL" w:date="2022-05-07T02:32:00Z">
        <w:r w:rsidRPr="00F72585">
          <w:rPr>
            <w:rFonts w:ascii="Times New Roman" w:hAnsi="Times New Roman" w:cs="Times New Roman"/>
            <w:color w:val="000000"/>
            <w:sz w:val="24"/>
            <w:szCs w:val="24"/>
          </w:rPr>
          <w:t>cre</w:t>
        </w:r>
        <w:r w:rsidR="00F67691">
          <w:rPr>
            <w:rFonts w:ascii="Times New Roman" w:hAnsi="Times New Roman" w:cs="Times New Roman"/>
            <w:color w:val="000000"/>
            <w:sz w:val="24"/>
            <w:szCs w:val="24"/>
          </w:rPr>
          <w:t>ase COVID-19 reported deaths by 3 and 2</w:t>
        </w:r>
        <w:r w:rsidRPr="00F72585">
          <w:rPr>
            <w:rFonts w:ascii="Times New Roman" w:hAnsi="Times New Roman" w:cs="Times New Roman"/>
            <w:color w:val="000000"/>
            <w:sz w:val="24"/>
            <w:szCs w:val="24"/>
          </w:rPr>
          <w:t xml:space="preserve"> people per day</w:t>
        </w:r>
        <w:r>
          <w:rPr>
            <w:rFonts w:ascii="Times New Roman" w:hAnsi="Times New Roman" w:cs="Times New Roman"/>
            <w:color w:val="000000"/>
            <w:sz w:val="24"/>
            <w:szCs w:val="24"/>
          </w:rPr>
          <w:t>, respectively</w:t>
        </w:r>
        <w:r w:rsidRPr="00F72585">
          <w:rPr>
            <w:rFonts w:ascii="Times New Roman" w:hAnsi="Times New Roman" w:cs="Times New Roman"/>
            <w:color w:val="000000"/>
            <w:sz w:val="24"/>
            <w:szCs w:val="24"/>
          </w:rPr>
          <w:t>.</w:t>
        </w:r>
        <w:r w:rsidRPr="00BC581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These findings also similar, when we included vaccination effect in the model with meteorological variables. </w:t>
        </w:r>
        <w:r w:rsidRPr="00BC581F">
          <w:rPr>
            <w:rFonts w:ascii="Times New Roman" w:hAnsi="Times New Roman" w:cs="Times New Roman"/>
            <w:color w:val="000000"/>
            <w:sz w:val="24"/>
            <w:szCs w:val="24"/>
          </w:rPr>
          <w:t xml:space="preserve"> </w:t>
        </w:r>
        <w:r>
          <w:rPr>
            <w:rFonts w:ascii="Times New Roman" w:hAnsi="Times New Roman" w:cs="Times New Roman"/>
            <w:color w:val="000000"/>
            <w:sz w:val="24"/>
            <w:szCs w:val="24"/>
          </w:rPr>
          <w:t>We found that every single dose increases in vaccination will decrease</w:t>
        </w:r>
        <w:r w:rsidR="00F67691">
          <w:rPr>
            <w:rFonts w:ascii="Times New Roman" w:hAnsi="Times New Roman" w:cs="Times New Roman"/>
            <w:color w:val="000000"/>
            <w:sz w:val="24"/>
            <w:szCs w:val="24"/>
          </w:rPr>
          <w:t xml:space="preserve"> COVID-19 reported deaths by 0.19</w:t>
        </w:r>
        <w:r>
          <w:rPr>
            <w:rFonts w:ascii="Times New Roman" w:hAnsi="Times New Roman" w:cs="Times New Roman"/>
            <w:color w:val="000000"/>
            <w:sz w:val="24"/>
            <w:szCs w:val="24"/>
          </w:rPr>
          <w:t xml:space="preserve"> </w:t>
        </w:r>
        <w:bookmarkStart w:id="1056" w:name="_GoBack"/>
        <w:bookmarkEnd w:id="1056"/>
        <w:r w:rsidRPr="00F72585">
          <w:rPr>
            <w:rFonts w:ascii="Times New Roman" w:hAnsi="Times New Roman" w:cs="Times New Roman"/>
            <w:color w:val="000000"/>
            <w:sz w:val="24"/>
            <w:szCs w:val="24"/>
          </w:rPr>
          <w:t>people per day.</w:t>
        </w:r>
      </w:ins>
    </w:p>
    <w:p w:rsidR="00B03FFC" w:rsidRDefault="00B03FFC" w:rsidP="00677113">
      <w:pPr>
        <w:tabs>
          <w:tab w:val="left" w:pos="1200"/>
        </w:tabs>
        <w:spacing w:after="0" w:line="360" w:lineRule="auto"/>
        <w:jc w:val="both"/>
        <w:rPr>
          <w:ins w:id="1057" w:author="DELL" w:date="2022-05-07T02:25:00Z"/>
          <w:rFonts w:ascii="Times New Roman" w:hAnsi="Times New Roman" w:cs="Times New Roman"/>
          <w:color w:val="000000"/>
          <w:sz w:val="24"/>
          <w:szCs w:val="24"/>
        </w:rPr>
      </w:pPr>
    </w:p>
    <w:p w:rsidR="007A3139" w:rsidRDefault="007A3139" w:rsidP="00016BD9">
      <w:pPr>
        <w:tabs>
          <w:tab w:val="left" w:pos="1200"/>
        </w:tabs>
        <w:spacing w:after="0" w:line="360" w:lineRule="auto"/>
        <w:jc w:val="both"/>
        <w:rPr>
          <w:ins w:id="1058" w:author="DELL" w:date="2022-05-07T02:25:00Z"/>
          <w:rFonts w:ascii="Times New Roman" w:hAnsi="Times New Roman" w:cs="Times New Roman"/>
          <w:color w:val="000000"/>
          <w:sz w:val="24"/>
          <w:szCs w:val="24"/>
        </w:rPr>
      </w:pPr>
    </w:p>
    <w:p w:rsidR="00721D86" w:rsidRPr="00BC581F" w:rsidDel="00B03FFC" w:rsidRDefault="00C81011" w:rsidP="00016BD9">
      <w:pPr>
        <w:tabs>
          <w:tab w:val="left" w:pos="1200"/>
        </w:tabs>
        <w:spacing w:after="0" w:line="360" w:lineRule="auto"/>
        <w:jc w:val="both"/>
        <w:rPr>
          <w:del w:id="1059" w:author="DELL" w:date="2022-05-07T02:33:00Z"/>
          <w:rFonts w:ascii="Times New Roman" w:hAnsi="Times New Roman" w:cs="Times New Roman"/>
          <w:color w:val="000000"/>
          <w:sz w:val="24"/>
          <w:szCs w:val="24"/>
        </w:rPr>
      </w:pPr>
      <w:del w:id="1060" w:author="DELL" w:date="2022-05-07T02:33:00Z">
        <w:r w:rsidRPr="00BC581F" w:rsidDel="00B03FFC">
          <w:rPr>
            <w:rFonts w:ascii="Times New Roman" w:hAnsi="Times New Roman" w:cs="Times New Roman"/>
            <w:color w:val="000000"/>
            <w:sz w:val="24"/>
            <w:szCs w:val="24"/>
          </w:rPr>
          <w:delText>The study findings also showed, t</w:delText>
        </w:r>
        <w:r w:rsidR="00721D86" w:rsidRPr="00BC581F" w:rsidDel="00B03FFC">
          <w:rPr>
            <w:rFonts w:ascii="Times New Roman" w:hAnsi="Times New Roman" w:cs="Times New Roman"/>
            <w:color w:val="000000"/>
            <w:sz w:val="24"/>
            <w:szCs w:val="24"/>
          </w:rPr>
          <w:delText xml:space="preserve">he </w:delText>
        </w:r>
      </w:del>
      <w:del w:id="1061" w:author="DELL" w:date="2022-05-03T11:00:00Z">
        <w:r w:rsidR="00721D86" w:rsidRPr="00BC581F" w:rsidDel="00F34166">
          <w:rPr>
            <w:rFonts w:ascii="Times New Roman" w:hAnsi="Times New Roman" w:cs="Times New Roman"/>
            <w:color w:val="000000"/>
            <w:sz w:val="24"/>
            <w:szCs w:val="24"/>
          </w:rPr>
          <w:delText>incidence rate ratio (IRR)</w:delText>
        </w:r>
      </w:del>
      <w:del w:id="1062" w:author="DELL" w:date="2022-05-07T02:33:00Z">
        <w:r w:rsidR="00721D86" w:rsidRPr="00BC581F" w:rsidDel="00B03FFC">
          <w:rPr>
            <w:rFonts w:ascii="Times New Roman" w:hAnsi="Times New Roman" w:cs="Times New Roman"/>
            <w:color w:val="000000"/>
            <w:sz w:val="24"/>
            <w:szCs w:val="24"/>
          </w:rPr>
          <w:delText xml:space="preserve"> of </w:delText>
        </w:r>
      </w:del>
      <w:del w:id="1063" w:author="DELL" w:date="2022-05-03T11:00:00Z">
        <w:r w:rsidR="00721D86" w:rsidRPr="00BC581F" w:rsidDel="00F34166">
          <w:rPr>
            <w:rFonts w:ascii="Times New Roman" w:hAnsi="Times New Roman" w:cs="Times New Roman"/>
            <w:color w:val="000000"/>
            <w:sz w:val="24"/>
            <w:szCs w:val="24"/>
          </w:rPr>
          <w:delText>wind speed</w:delText>
        </w:r>
      </w:del>
      <w:del w:id="1064" w:author="DELL" w:date="2022-05-07T02:33:00Z">
        <w:r w:rsidR="00721D86" w:rsidRPr="00BC581F" w:rsidDel="00B03FFC">
          <w:rPr>
            <w:rFonts w:ascii="Times New Roman" w:hAnsi="Times New Roman" w:cs="Times New Roman"/>
            <w:color w:val="000000"/>
            <w:sz w:val="24"/>
            <w:szCs w:val="24"/>
          </w:rPr>
          <w:delText xml:space="preserve"> </w:delText>
        </w:r>
        <w:r w:rsidRPr="00BC581F" w:rsidDel="00B03FFC">
          <w:rPr>
            <w:rFonts w:ascii="Times New Roman" w:hAnsi="Times New Roman" w:cs="Times New Roman"/>
            <w:color w:val="000000"/>
            <w:sz w:val="24"/>
            <w:szCs w:val="24"/>
          </w:rPr>
          <w:delText>was</w:delText>
        </w:r>
        <w:r w:rsidR="00721D86" w:rsidRPr="00BC581F" w:rsidDel="00B03FFC">
          <w:rPr>
            <w:rFonts w:ascii="Times New Roman" w:hAnsi="Times New Roman" w:cs="Times New Roman"/>
            <w:color w:val="000000"/>
            <w:sz w:val="24"/>
            <w:szCs w:val="24"/>
          </w:rPr>
          <w:delText xml:space="preserve"> </w:delText>
        </w:r>
      </w:del>
      <w:del w:id="1065" w:author="DELL" w:date="2022-05-03T11:01:00Z">
        <w:r w:rsidR="00721D86" w:rsidRPr="00BC581F" w:rsidDel="00F34166">
          <w:rPr>
            <w:rFonts w:ascii="Times New Roman" w:hAnsi="Times New Roman" w:cs="Times New Roman"/>
            <w:color w:val="000000"/>
            <w:sz w:val="24"/>
            <w:szCs w:val="24"/>
          </w:rPr>
          <w:delText>IRR:</w:delText>
        </w:r>
      </w:del>
      <w:del w:id="1066" w:author="DELL" w:date="2022-05-07T02:33:00Z">
        <w:r w:rsidR="00721D86" w:rsidRPr="00BC581F" w:rsidDel="00B03FFC">
          <w:rPr>
            <w:rFonts w:ascii="Times New Roman" w:hAnsi="Times New Roman" w:cs="Times New Roman"/>
            <w:color w:val="000000"/>
            <w:sz w:val="24"/>
            <w:szCs w:val="24"/>
          </w:rPr>
          <w:delText xml:space="preserve"> </w:delText>
        </w:r>
      </w:del>
      <w:del w:id="1067" w:author="DELL" w:date="2022-05-03T11:01:00Z">
        <w:r w:rsidR="00721D86" w:rsidRPr="00BC581F" w:rsidDel="00F34166">
          <w:rPr>
            <w:rFonts w:ascii="Times New Roman" w:hAnsi="Times New Roman" w:cs="Times New Roman"/>
            <w:color w:val="000000"/>
            <w:sz w:val="24"/>
            <w:szCs w:val="24"/>
          </w:rPr>
          <w:delText>0.99</w:delText>
        </w:r>
      </w:del>
      <w:del w:id="1068" w:author="DELL" w:date="2022-05-07T02:33:00Z">
        <w:r w:rsidR="00721D86" w:rsidRPr="00BC581F" w:rsidDel="00B03FFC">
          <w:rPr>
            <w:rFonts w:ascii="Times New Roman" w:hAnsi="Times New Roman" w:cs="Times New Roman"/>
            <w:color w:val="000000"/>
            <w:sz w:val="24"/>
            <w:szCs w:val="24"/>
          </w:rPr>
          <w:delText>, 95</w:delText>
        </w:r>
      </w:del>
      <w:del w:id="1069" w:author="DELL" w:date="2022-05-03T11:01:00Z">
        <w:r w:rsidR="00721D86" w:rsidRPr="00BC581F" w:rsidDel="00F34166">
          <w:rPr>
            <w:rFonts w:ascii="Times New Roman" w:hAnsi="Times New Roman" w:cs="Times New Roman"/>
            <w:color w:val="000000"/>
            <w:sz w:val="24"/>
            <w:szCs w:val="24"/>
          </w:rPr>
          <w:delText xml:space="preserve"> percent </w:delText>
        </w:r>
      </w:del>
      <w:del w:id="1070" w:author="DELL" w:date="2022-05-07T02:33:00Z">
        <w:r w:rsidR="00721D86" w:rsidRPr="00BC581F" w:rsidDel="00B03FFC">
          <w:rPr>
            <w:rFonts w:ascii="Times New Roman" w:hAnsi="Times New Roman" w:cs="Times New Roman"/>
            <w:color w:val="000000"/>
            <w:sz w:val="24"/>
            <w:szCs w:val="24"/>
          </w:rPr>
          <w:delText xml:space="preserve">CI: </w:delText>
        </w:r>
      </w:del>
      <w:del w:id="1071" w:author="DELL" w:date="2022-05-03T11:01:00Z">
        <w:r w:rsidR="00721D86" w:rsidRPr="00BC581F" w:rsidDel="00F34166">
          <w:rPr>
            <w:rFonts w:ascii="Times New Roman" w:hAnsi="Times New Roman" w:cs="Times New Roman"/>
            <w:color w:val="000000"/>
            <w:sz w:val="24"/>
            <w:szCs w:val="24"/>
          </w:rPr>
          <w:delText>0.98-0.99</w:delText>
        </w:r>
      </w:del>
      <w:del w:id="1072" w:author="DELL" w:date="2022-05-07T02:33:00Z">
        <w:r w:rsidR="00721D86" w:rsidRPr="00BC581F" w:rsidDel="00B03FFC">
          <w:rPr>
            <w:rFonts w:ascii="Times New Roman" w:hAnsi="Times New Roman" w:cs="Times New Roman"/>
            <w:color w:val="000000"/>
            <w:sz w:val="24"/>
            <w:szCs w:val="24"/>
          </w:rPr>
          <w:delText xml:space="preserve"> and </w:delText>
        </w:r>
      </w:del>
      <w:del w:id="1073" w:author="DELL" w:date="2022-05-03T11:02:00Z">
        <w:r w:rsidR="00721D86" w:rsidRPr="00BC581F" w:rsidDel="00F34166">
          <w:rPr>
            <w:rFonts w:ascii="Times New Roman" w:hAnsi="Times New Roman" w:cs="Times New Roman"/>
            <w:color w:val="000000"/>
            <w:sz w:val="24"/>
            <w:szCs w:val="24"/>
          </w:rPr>
          <w:delText>surface pressure</w:delText>
        </w:r>
      </w:del>
      <w:del w:id="1074" w:author="DELL" w:date="2022-05-07T02:33:00Z">
        <w:r w:rsidR="00721D86" w:rsidRPr="00BC581F" w:rsidDel="00B03FFC">
          <w:rPr>
            <w:rFonts w:ascii="Times New Roman" w:hAnsi="Times New Roman" w:cs="Times New Roman"/>
            <w:color w:val="000000"/>
            <w:sz w:val="24"/>
            <w:szCs w:val="24"/>
          </w:rPr>
          <w:delText xml:space="preserve"> </w:delText>
        </w:r>
        <w:r w:rsidRPr="00BC581F" w:rsidDel="00B03FFC">
          <w:rPr>
            <w:rFonts w:ascii="Times New Roman" w:hAnsi="Times New Roman" w:cs="Times New Roman"/>
            <w:color w:val="000000"/>
            <w:sz w:val="24"/>
            <w:szCs w:val="24"/>
          </w:rPr>
          <w:delText>found</w:delText>
        </w:r>
        <w:r w:rsidR="00721D86" w:rsidRPr="00BC581F" w:rsidDel="00B03FFC">
          <w:rPr>
            <w:rFonts w:ascii="Times New Roman" w:hAnsi="Times New Roman" w:cs="Times New Roman"/>
            <w:color w:val="000000"/>
            <w:sz w:val="24"/>
            <w:szCs w:val="24"/>
          </w:rPr>
          <w:delText xml:space="preserve"> </w:delText>
        </w:r>
      </w:del>
      <w:del w:id="1075" w:author="DELL" w:date="2022-05-03T11:02:00Z">
        <w:r w:rsidR="00721D86" w:rsidRPr="00BC581F" w:rsidDel="00F34166">
          <w:rPr>
            <w:rFonts w:ascii="Times New Roman" w:hAnsi="Times New Roman" w:cs="Times New Roman"/>
            <w:color w:val="000000"/>
            <w:sz w:val="24"/>
            <w:szCs w:val="24"/>
          </w:rPr>
          <w:delText>IRR 0.97 [0.96-0.98</w:delText>
        </w:r>
      </w:del>
      <w:del w:id="1076" w:author="DELL" w:date="2022-05-03T11:03:00Z">
        <w:r w:rsidR="00721D86" w:rsidRPr="00BC581F" w:rsidDel="00F34166">
          <w:rPr>
            <w:rFonts w:ascii="Times New Roman" w:hAnsi="Times New Roman" w:cs="Times New Roman"/>
            <w:color w:val="000000"/>
            <w:sz w:val="24"/>
            <w:szCs w:val="24"/>
          </w:rPr>
          <w:delText>])</w:delText>
        </w:r>
      </w:del>
      <w:del w:id="1077" w:author="DELL" w:date="2022-05-07T02:33:00Z">
        <w:r w:rsidR="00721D86" w:rsidRPr="00BC581F" w:rsidDel="00B03FFC">
          <w:rPr>
            <w:rFonts w:ascii="Times New Roman" w:hAnsi="Times New Roman" w:cs="Times New Roman"/>
            <w:color w:val="000000"/>
            <w:sz w:val="24"/>
            <w:szCs w:val="24"/>
          </w:rPr>
          <w:delText>. However,</w:delText>
        </w:r>
      </w:del>
      <w:del w:id="1078" w:author="DELL" w:date="2022-05-03T11:04:00Z">
        <w:r w:rsidR="00721D86" w:rsidRPr="00BC581F" w:rsidDel="00F34166">
          <w:rPr>
            <w:rFonts w:ascii="Times New Roman" w:hAnsi="Times New Roman" w:cs="Times New Roman"/>
            <w:color w:val="000000"/>
            <w:sz w:val="24"/>
            <w:szCs w:val="24"/>
          </w:rPr>
          <w:delText xml:space="preserve"> wind speed</w:delText>
        </w:r>
      </w:del>
      <w:del w:id="1079" w:author="DELL" w:date="2022-05-07T02:33:00Z">
        <w:r w:rsidR="00721D86" w:rsidRPr="00BC581F" w:rsidDel="00B03FFC">
          <w:rPr>
            <w:rFonts w:ascii="Times New Roman" w:hAnsi="Times New Roman" w:cs="Times New Roman"/>
            <w:color w:val="000000"/>
            <w:sz w:val="24"/>
            <w:szCs w:val="24"/>
          </w:rPr>
          <w:delText xml:space="preserve"> remains </w:delText>
        </w:r>
      </w:del>
      <w:del w:id="1080" w:author="DELL" w:date="2022-05-03T11:03:00Z">
        <w:r w:rsidR="00721D86" w:rsidRPr="00BC581F" w:rsidDel="00F34166">
          <w:rPr>
            <w:rFonts w:ascii="Times New Roman" w:hAnsi="Times New Roman" w:cs="Times New Roman"/>
            <w:color w:val="000000"/>
            <w:sz w:val="24"/>
            <w:szCs w:val="24"/>
          </w:rPr>
          <w:delText xml:space="preserve">almost the </w:delText>
        </w:r>
      </w:del>
      <w:del w:id="1081" w:author="DELL" w:date="2022-05-07T02:33:00Z">
        <w:r w:rsidR="00721D86" w:rsidRPr="00BC581F" w:rsidDel="00B03FFC">
          <w:rPr>
            <w:rFonts w:ascii="Times New Roman" w:hAnsi="Times New Roman" w:cs="Times New Roman"/>
            <w:color w:val="000000"/>
            <w:sz w:val="24"/>
            <w:szCs w:val="24"/>
          </w:rPr>
          <w:delText xml:space="preserve">same in the </w:delText>
        </w:r>
      </w:del>
      <w:del w:id="1082" w:author="DELL" w:date="2022-05-03T11:04:00Z">
        <w:r w:rsidR="00721D86" w:rsidRPr="00BC581F" w:rsidDel="00F34166">
          <w:rPr>
            <w:rFonts w:ascii="Times New Roman" w:hAnsi="Times New Roman" w:cs="Times New Roman"/>
            <w:color w:val="000000"/>
            <w:sz w:val="24"/>
            <w:szCs w:val="24"/>
          </w:rPr>
          <w:delText xml:space="preserve">post-peak cases period (IRR </w:delText>
        </w:r>
      </w:del>
      <w:del w:id="1083" w:author="DELL" w:date="2022-05-07T02:33:00Z">
        <w:r w:rsidR="00721D86" w:rsidRPr="00BC581F" w:rsidDel="00B03FFC">
          <w:rPr>
            <w:rFonts w:ascii="Times New Roman" w:hAnsi="Times New Roman" w:cs="Times New Roman"/>
            <w:color w:val="000000"/>
            <w:sz w:val="24"/>
            <w:szCs w:val="24"/>
          </w:rPr>
          <w:delText>0</w:delText>
        </w:r>
      </w:del>
      <w:del w:id="1084" w:author="DELL" w:date="2022-05-03T11:04:00Z">
        <w:r w:rsidR="00721D86" w:rsidRPr="00BC581F" w:rsidDel="00F34166">
          <w:rPr>
            <w:rFonts w:ascii="Times New Roman" w:hAnsi="Times New Roman" w:cs="Times New Roman"/>
            <w:color w:val="000000"/>
            <w:sz w:val="24"/>
            <w:szCs w:val="24"/>
          </w:rPr>
          <w:delText>.97</w:delText>
        </w:r>
      </w:del>
      <w:del w:id="1085" w:author="DELL" w:date="2022-05-07T02:33:00Z">
        <w:r w:rsidR="00721D86" w:rsidRPr="00BC581F" w:rsidDel="00B03FFC">
          <w:rPr>
            <w:rFonts w:ascii="Times New Roman" w:hAnsi="Times New Roman" w:cs="Times New Roman"/>
            <w:color w:val="000000"/>
            <w:sz w:val="24"/>
            <w:szCs w:val="24"/>
          </w:rPr>
          <w:delText xml:space="preserve"> </w:delText>
        </w:r>
      </w:del>
      <w:del w:id="1086" w:author="DELL" w:date="2022-05-03T11:04:00Z">
        <w:r w:rsidR="00721D86" w:rsidRPr="00BC581F" w:rsidDel="00F34166">
          <w:rPr>
            <w:rFonts w:ascii="Times New Roman" w:hAnsi="Times New Roman" w:cs="Times New Roman"/>
            <w:color w:val="000000"/>
            <w:sz w:val="24"/>
            <w:szCs w:val="24"/>
          </w:rPr>
          <w:delText>[0.97</w:delText>
        </w:r>
      </w:del>
      <w:del w:id="1087" w:author="DELL" w:date="2022-05-03T11:05:00Z">
        <w:r w:rsidR="00721D86" w:rsidRPr="00BC581F" w:rsidDel="00F34166">
          <w:rPr>
            <w:rFonts w:ascii="Times New Roman" w:hAnsi="Times New Roman" w:cs="Times New Roman"/>
            <w:color w:val="000000"/>
            <w:sz w:val="24"/>
            <w:szCs w:val="24"/>
          </w:rPr>
          <w:delText>-</w:delText>
        </w:r>
      </w:del>
      <w:del w:id="1088" w:author="DELL" w:date="2022-05-07T02:33:00Z">
        <w:r w:rsidR="00721D86" w:rsidRPr="00BC581F" w:rsidDel="00B03FFC">
          <w:rPr>
            <w:rFonts w:ascii="Times New Roman" w:hAnsi="Times New Roman" w:cs="Times New Roman"/>
            <w:color w:val="000000"/>
            <w:sz w:val="24"/>
            <w:szCs w:val="24"/>
          </w:rPr>
          <w:delText>0.</w:delText>
        </w:r>
      </w:del>
      <w:del w:id="1089" w:author="DELL" w:date="2022-05-03T11:05:00Z">
        <w:r w:rsidR="00721D86" w:rsidRPr="00BC581F" w:rsidDel="00F34166">
          <w:rPr>
            <w:rFonts w:ascii="Times New Roman" w:hAnsi="Times New Roman" w:cs="Times New Roman"/>
            <w:color w:val="000000"/>
            <w:sz w:val="24"/>
            <w:szCs w:val="24"/>
          </w:rPr>
          <w:delText>98])</w:delText>
        </w:r>
      </w:del>
      <w:del w:id="1090" w:author="DELL" w:date="2022-05-07T02:33:00Z">
        <w:r w:rsidR="004E35B6" w:rsidRPr="00BC581F" w:rsidDel="00B03FFC">
          <w:rPr>
            <w:rFonts w:ascii="Times New Roman" w:hAnsi="Times New Roman" w:cs="Times New Roman"/>
            <w:color w:val="000000"/>
            <w:sz w:val="24"/>
            <w:szCs w:val="24"/>
          </w:rPr>
          <w:delText>.</w:delText>
        </w:r>
        <w:r w:rsidRPr="00BC581F" w:rsidDel="00B03FFC">
          <w:rPr>
            <w:rFonts w:ascii="Times New Roman" w:hAnsi="Times New Roman" w:cs="Times New Roman"/>
            <w:color w:val="000000"/>
            <w:sz w:val="24"/>
            <w:szCs w:val="24"/>
          </w:rPr>
          <w:delText xml:space="preserve"> </w:delText>
        </w:r>
      </w:del>
      <w:del w:id="1091" w:author="DELL" w:date="2022-05-03T11:05:00Z">
        <w:r w:rsidRPr="00BC581F" w:rsidDel="00F34166">
          <w:rPr>
            <w:rFonts w:ascii="Times New Roman" w:hAnsi="Times New Roman" w:cs="Times New Roman"/>
            <w:color w:val="000000"/>
            <w:sz w:val="24"/>
            <w:szCs w:val="24"/>
          </w:rPr>
          <w:delText xml:space="preserve">In </w:delText>
        </w:r>
        <w:r w:rsidR="0030785D" w:rsidRPr="00BC581F" w:rsidDel="00F34166">
          <w:rPr>
            <w:rFonts w:ascii="Times New Roman" w:hAnsi="Times New Roman" w:cs="Times New Roman"/>
            <w:color w:val="000000"/>
            <w:sz w:val="24"/>
            <w:szCs w:val="24"/>
          </w:rPr>
          <w:delText>addition</w:delText>
        </w:r>
      </w:del>
      <w:del w:id="1092" w:author="DELL" w:date="2022-05-07T02:33:00Z">
        <w:r w:rsidR="0030785D" w:rsidRPr="00BC581F" w:rsidDel="00B03FFC">
          <w:rPr>
            <w:rFonts w:ascii="Times New Roman" w:hAnsi="Times New Roman" w:cs="Times New Roman"/>
            <w:color w:val="000000"/>
            <w:sz w:val="24"/>
            <w:szCs w:val="24"/>
          </w:rPr>
          <w:delText>,</w:delText>
        </w:r>
        <w:r w:rsidRPr="00BC581F" w:rsidDel="00B03FFC">
          <w:rPr>
            <w:rFonts w:ascii="Times New Roman" w:hAnsi="Times New Roman" w:cs="Times New Roman"/>
            <w:color w:val="000000"/>
            <w:sz w:val="24"/>
            <w:szCs w:val="24"/>
          </w:rPr>
          <w:delText xml:space="preserve"> </w:delText>
        </w:r>
      </w:del>
      <w:del w:id="1093" w:author="DELL" w:date="2022-05-03T11:05:00Z">
        <w:r w:rsidRPr="00BC581F" w:rsidDel="00F34166">
          <w:rPr>
            <w:rFonts w:ascii="Times New Roman" w:hAnsi="Times New Roman" w:cs="Times New Roman"/>
            <w:color w:val="000000"/>
            <w:sz w:val="24"/>
            <w:szCs w:val="24"/>
          </w:rPr>
          <w:delText>that</w:delText>
        </w:r>
        <w:r w:rsidR="004E35B6" w:rsidRPr="00BC581F" w:rsidDel="00F34166">
          <w:rPr>
            <w:rFonts w:ascii="Times New Roman" w:hAnsi="Times New Roman" w:cs="Times New Roman"/>
            <w:color w:val="000000"/>
            <w:sz w:val="24"/>
            <w:szCs w:val="24"/>
          </w:rPr>
          <w:delText>,</w:delText>
        </w:r>
        <w:r w:rsidRPr="00BC581F" w:rsidDel="00F34166">
          <w:rPr>
            <w:rFonts w:ascii="Times New Roman" w:hAnsi="Times New Roman" w:cs="Times New Roman"/>
            <w:color w:val="000000"/>
            <w:sz w:val="24"/>
            <w:szCs w:val="24"/>
          </w:rPr>
          <w:delText xml:space="preserve"> our results found </w:delText>
        </w:r>
        <w:r w:rsidR="004E35B6" w:rsidRPr="00BC581F" w:rsidDel="00F34166">
          <w:rPr>
            <w:rFonts w:ascii="Times New Roman" w:hAnsi="Times New Roman" w:cs="Times New Roman"/>
            <w:color w:val="000000"/>
            <w:sz w:val="24"/>
            <w:szCs w:val="24"/>
          </w:rPr>
          <w:delText xml:space="preserve">the </w:delText>
        </w:r>
        <w:r w:rsidR="00721D86" w:rsidRPr="00BC581F" w:rsidDel="00F34166">
          <w:rPr>
            <w:rFonts w:ascii="Times New Roman" w:hAnsi="Times New Roman" w:cs="Times New Roman"/>
            <w:color w:val="000000"/>
            <w:sz w:val="24"/>
            <w:szCs w:val="24"/>
          </w:rPr>
          <w:delText xml:space="preserve">surface pressure </w:delText>
        </w:r>
        <w:r w:rsidRPr="00BC581F" w:rsidDel="00F34166">
          <w:rPr>
            <w:rFonts w:ascii="Times New Roman" w:hAnsi="Times New Roman" w:cs="Times New Roman"/>
            <w:color w:val="000000"/>
            <w:sz w:val="24"/>
            <w:szCs w:val="24"/>
          </w:rPr>
          <w:delText>has</w:delText>
        </w:r>
        <w:r w:rsidR="00721D86" w:rsidRPr="00BC581F" w:rsidDel="00F34166">
          <w:rPr>
            <w:rFonts w:ascii="Times New Roman" w:hAnsi="Times New Roman" w:cs="Times New Roman"/>
            <w:color w:val="000000"/>
            <w:sz w:val="24"/>
            <w:szCs w:val="24"/>
          </w:rPr>
          <w:delText xml:space="preserve"> a significantly positive</w:delText>
        </w:r>
      </w:del>
      <w:del w:id="1094" w:author="DELL" w:date="2022-05-07T02:33:00Z">
        <w:r w:rsidR="00721D86" w:rsidRPr="00BC581F" w:rsidDel="00B03FFC">
          <w:rPr>
            <w:rFonts w:ascii="Times New Roman" w:hAnsi="Times New Roman" w:cs="Times New Roman"/>
            <w:color w:val="000000"/>
            <w:sz w:val="24"/>
            <w:szCs w:val="24"/>
          </w:rPr>
          <w:delText xml:space="preserve"> association with </w:delText>
        </w:r>
      </w:del>
      <w:del w:id="1095" w:author="DELL" w:date="2022-05-03T11:05:00Z">
        <w:r w:rsidR="00721D86" w:rsidRPr="00BC581F" w:rsidDel="00424A91">
          <w:rPr>
            <w:rFonts w:ascii="Times New Roman" w:hAnsi="Times New Roman" w:cs="Times New Roman"/>
            <w:color w:val="000000"/>
            <w:sz w:val="24"/>
            <w:szCs w:val="24"/>
          </w:rPr>
          <w:delText xml:space="preserve">rCFR of </w:delText>
        </w:r>
      </w:del>
      <w:del w:id="1096" w:author="DELL" w:date="2022-05-07T02:33:00Z">
        <w:r w:rsidR="00721D86" w:rsidRPr="00BC581F" w:rsidDel="00B03FFC">
          <w:rPr>
            <w:rFonts w:ascii="Times New Roman" w:hAnsi="Times New Roman" w:cs="Times New Roman"/>
            <w:color w:val="000000"/>
            <w:sz w:val="24"/>
            <w:szCs w:val="24"/>
          </w:rPr>
          <w:delText xml:space="preserve">COVID-19 </w:delText>
        </w:r>
      </w:del>
      <w:del w:id="1097" w:author="DELL" w:date="2022-05-03T11:06:00Z">
        <w:r w:rsidR="00721D86" w:rsidRPr="00BC581F" w:rsidDel="00424A91">
          <w:rPr>
            <w:rFonts w:ascii="Times New Roman" w:hAnsi="Times New Roman" w:cs="Times New Roman"/>
            <w:color w:val="000000"/>
            <w:sz w:val="24"/>
            <w:szCs w:val="24"/>
          </w:rPr>
          <w:delText>over</w:delText>
        </w:r>
      </w:del>
      <w:del w:id="1098" w:author="DELL" w:date="2022-05-07T02:33:00Z">
        <w:r w:rsidR="00721D86" w:rsidRPr="00BC581F" w:rsidDel="00B03FFC">
          <w:rPr>
            <w:rFonts w:ascii="Times New Roman" w:hAnsi="Times New Roman" w:cs="Times New Roman"/>
            <w:color w:val="000000"/>
            <w:sz w:val="24"/>
            <w:szCs w:val="24"/>
          </w:rPr>
          <w:delText xml:space="preserve"> the country</w:delText>
        </w:r>
      </w:del>
      <w:del w:id="1099" w:author="DELL" w:date="2022-05-03T11:06:00Z">
        <w:r w:rsidR="00721D86" w:rsidRPr="00BC581F" w:rsidDel="00424A91">
          <w:rPr>
            <w:rFonts w:ascii="Times New Roman" w:hAnsi="Times New Roman" w:cs="Times New Roman"/>
            <w:color w:val="000000"/>
            <w:sz w:val="24"/>
            <w:szCs w:val="24"/>
          </w:rPr>
          <w:delText xml:space="preserve">. </w:delText>
        </w:r>
        <w:r w:rsidRPr="00BC581F" w:rsidDel="00424A91">
          <w:rPr>
            <w:rFonts w:ascii="Times New Roman" w:hAnsi="Times New Roman" w:cs="Times New Roman"/>
            <w:color w:val="000000"/>
            <w:sz w:val="24"/>
            <w:szCs w:val="24"/>
          </w:rPr>
          <w:delText>We also found, the a</w:delText>
        </w:r>
        <w:r w:rsidR="00721D86" w:rsidRPr="00BC581F" w:rsidDel="00424A91">
          <w:rPr>
            <w:rFonts w:ascii="Times New Roman" w:hAnsi="Times New Roman" w:cs="Times New Roman"/>
            <w:color w:val="000000"/>
            <w:sz w:val="24"/>
            <w:szCs w:val="24"/>
          </w:rPr>
          <w:delText xml:space="preserve">verage temperature </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 xml:space="preserve">1.02 </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1.01-1.03)</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 xml:space="preserve"> and relative humidity </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 xml:space="preserve">1.01 </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1.01-1.02)</w:delText>
        </w:r>
        <w:r w:rsidR="004E35B6" w:rsidRPr="00BC581F" w:rsidDel="00424A91">
          <w:rPr>
            <w:rFonts w:ascii="Times New Roman" w:hAnsi="Times New Roman" w:cs="Times New Roman"/>
            <w:color w:val="000000"/>
            <w:sz w:val="24"/>
            <w:szCs w:val="24"/>
          </w:rPr>
          <w:delText>]</w:delText>
        </w:r>
        <w:r w:rsidRPr="00BC581F" w:rsidDel="00424A91">
          <w:rPr>
            <w:rFonts w:ascii="Times New Roman" w:hAnsi="Times New Roman" w:cs="Times New Roman"/>
            <w:color w:val="000000"/>
            <w:sz w:val="24"/>
            <w:szCs w:val="24"/>
          </w:rPr>
          <w:delText xml:space="preserve"> </w:delText>
        </w:r>
        <w:r w:rsidR="004E35B6" w:rsidRPr="00BC581F" w:rsidDel="00424A91">
          <w:rPr>
            <w:rFonts w:ascii="Times New Roman" w:hAnsi="Times New Roman" w:cs="Times New Roman"/>
            <w:color w:val="000000"/>
            <w:sz w:val="24"/>
            <w:szCs w:val="24"/>
          </w:rPr>
          <w:delText xml:space="preserve">have a significant </w:delText>
        </w:r>
        <w:r w:rsidR="00721D86" w:rsidRPr="00BC581F" w:rsidDel="00424A91">
          <w:rPr>
            <w:rFonts w:ascii="Times New Roman" w:hAnsi="Times New Roman" w:cs="Times New Roman"/>
            <w:color w:val="000000"/>
            <w:sz w:val="24"/>
            <w:szCs w:val="24"/>
          </w:rPr>
          <w:delText xml:space="preserve">positive </w:delText>
        </w:r>
        <w:r w:rsidR="0092330B" w:rsidDel="00424A91">
          <w:rPr>
            <w:rFonts w:ascii="Times New Roman" w:hAnsi="Times New Roman" w:cs="Times New Roman"/>
            <w:color w:val="000000"/>
            <w:sz w:val="24"/>
            <w:szCs w:val="24"/>
          </w:rPr>
          <w:delText>correlation</w:delText>
        </w:r>
        <w:r w:rsidR="0092330B" w:rsidRPr="00BC581F" w:rsidDel="00424A91">
          <w:rPr>
            <w:rFonts w:ascii="Times New Roman" w:hAnsi="Times New Roman" w:cs="Times New Roman"/>
            <w:color w:val="000000"/>
            <w:sz w:val="24"/>
            <w:szCs w:val="24"/>
          </w:rPr>
          <w:delText xml:space="preserve"> </w:delText>
        </w:r>
        <w:r w:rsidRPr="00BC581F" w:rsidDel="00424A91">
          <w:rPr>
            <w:rFonts w:ascii="Times New Roman" w:hAnsi="Times New Roman" w:cs="Times New Roman"/>
            <w:color w:val="000000"/>
            <w:sz w:val="24"/>
            <w:szCs w:val="24"/>
          </w:rPr>
          <w:delText>with</w:delText>
        </w:r>
        <w:r w:rsidR="00721D86" w:rsidRPr="00BC581F" w:rsidDel="00424A91">
          <w:rPr>
            <w:rFonts w:ascii="Times New Roman" w:hAnsi="Times New Roman" w:cs="Times New Roman"/>
            <w:color w:val="000000"/>
            <w:sz w:val="24"/>
            <w:szCs w:val="24"/>
          </w:rPr>
          <w:delText xml:space="preserve"> COVID-19 rCFR. </w:delText>
        </w:r>
        <w:r w:rsidRPr="00BC581F" w:rsidDel="00424A91">
          <w:rPr>
            <w:rFonts w:ascii="Times New Roman" w:hAnsi="Times New Roman" w:cs="Times New Roman"/>
            <w:color w:val="000000"/>
            <w:sz w:val="24"/>
            <w:szCs w:val="24"/>
          </w:rPr>
          <w:delText>On the contrary</w:delText>
        </w:r>
        <w:r w:rsidR="00721D86" w:rsidRPr="00BC581F" w:rsidDel="00424A91">
          <w:rPr>
            <w:rFonts w:ascii="Times New Roman" w:hAnsi="Times New Roman" w:cs="Times New Roman"/>
            <w:color w:val="000000"/>
            <w:sz w:val="24"/>
            <w:szCs w:val="24"/>
          </w:rPr>
          <w:delText xml:space="preserve">, </w:delText>
        </w:r>
        <w:r w:rsidRPr="00BC581F" w:rsidDel="00424A91">
          <w:rPr>
            <w:rFonts w:ascii="Times New Roman" w:hAnsi="Times New Roman" w:cs="Times New Roman"/>
            <w:color w:val="000000"/>
            <w:sz w:val="24"/>
            <w:szCs w:val="24"/>
          </w:rPr>
          <w:delText xml:space="preserve">the </w:delText>
        </w:r>
        <w:r w:rsidR="00721D86" w:rsidRPr="00BC581F" w:rsidDel="00424A91">
          <w:rPr>
            <w:rFonts w:ascii="Times New Roman" w:hAnsi="Times New Roman" w:cs="Times New Roman"/>
            <w:color w:val="000000"/>
            <w:sz w:val="24"/>
            <w:szCs w:val="24"/>
          </w:rPr>
          <w:delText xml:space="preserve">dew point </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 xml:space="preserve">0.98 </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0.97-0.99)</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 xml:space="preserve"> and rainfall </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 xml:space="preserve">0.99 </w:delText>
        </w:r>
        <w:r w:rsidR="004E35B6" w:rsidRPr="00BC581F" w:rsidDel="00424A91">
          <w:rPr>
            <w:rFonts w:ascii="Times New Roman" w:hAnsi="Times New Roman" w:cs="Times New Roman"/>
            <w:color w:val="000000"/>
            <w:sz w:val="24"/>
            <w:szCs w:val="24"/>
          </w:rPr>
          <w:delText>(</w:delText>
        </w:r>
        <w:r w:rsidR="00721D86" w:rsidRPr="00BC581F" w:rsidDel="00424A91">
          <w:rPr>
            <w:rFonts w:ascii="Times New Roman" w:hAnsi="Times New Roman" w:cs="Times New Roman"/>
            <w:color w:val="000000"/>
            <w:sz w:val="24"/>
            <w:szCs w:val="24"/>
          </w:rPr>
          <w:delText>0.98-0.99)</w:delText>
        </w:r>
        <w:r w:rsidR="004E35B6" w:rsidRPr="00BC581F" w:rsidDel="00424A91">
          <w:rPr>
            <w:rFonts w:ascii="Times New Roman" w:hAnsi="Times New Roman" w:cs="Times New Roman"/>
            <w:color w:val="000000"/>
            <w:sz w:val="24"/>
            <w:szCs w:val="24"/>
          </w:rPr>
          <w:delText>]</w:delText>
        </w:r>
        <w:r w:rsidRPr="00BC581F" w:rsidDel="00424A91">
          <w:rPr>
            <w:rFonts w:ascii="Times New Roman" w:hAnsi="Times New Roman" w:cs="Times New Roman"/>
            <w:color w:val="000000"/>
            <w:sz w:val="24"/>
            <w:szCs w:val="24"/>
          </w:rPr>
          <w:delText xml:space="preserve"> showed </w:delText>
        </w:r>
        <w:r w:rsidR="00B041A6" w:rsidRPr="00BC581F" w:rsidDel="00424A91">
          <w:rPr>
            <w:rFonts w:ascii="Times New Roman" w:hAnsi="Times New Roman" w:cs="Times New Roman"/>
            <w:color w:val="000000"/>
            <w:sz w:val="24"/>
            <w:szCs w:val="24"/>
          </w:rPr>
          <w:delText xml:space="preserve">a </w:delText>
        </w:r>
        <w:r w:rsidR="00721D86" w:rsidRPr="00BC581F" w:rsidDel="00424A91">
          <w:rPr>
            <w:rFonts w:ascii="Times New Roman" w:hAnsi="Times New Roman" w:cs="Times New Roman"/>
            <w:color w:val="000000"/>
            <w:sz w:val="24"/>
            <w:szCs w:val="24"/>
          </w:rPr>
          <w:delText xml:space="preserve">significant negative </w:delText>
        </w:r>
        <w:r w:rsidR="00B041A6" w:rsidRPr="00BC581F" w:rsidDel="00424A91">
          <w:rPr>
            <w:rFonts w:ascii="Times New Roman" w:hAnsi="Times New Roman" w:cs="Times New Roman"/>
            <w:color w:val="000000"/>
            <w:sz w:val="24"/>
            <w:szCs w:val="24"/>
          </w:rPr>
          <w:delText>correlation</w:delText>
        </w:r>
        <w:r w:rsidR="00721D86" w:rsidRPr="00BC581F" w:rsidDel="00424A91">
          <w:rPr>
            <w:rFonts w:ascii="Times New Roman" w:hAnsi="Times New Roman" w:cs="Times New Roman"/>
            <w:color w:val="000000"/>
            <w:sz w:val="24"/>
            <w:szCs w:val="24"/>
          </w:rPr>
          <w:delText xml:space="preserve"> with COVID-19 rCFR </w:delText>
        </w:r>
      </w:del>
      <w:del w:id="1100" w:author="DELL" w:date="2022-05-07T02:33:00Z">
        <w:r w:rsidR="00721D86" w:rsidRPr="00BC581F" w:rsidDel="00B03FFC">
          <w:rPr>
            <w:rFonts w:ascii="Times New Roman" w:hAnsi="Times New Roman" w:cs="Times New Roman"/>
            <w:color w:val="000000"/>
            <w:sz w:val="24"/>
            <w:szCs w:val="24"/>
          </w:rPr>
          <w:delText>(</w:delText>
        </w:r>
        <w:r w:rsidR="00321AD5" w:rsidDel="00B03FFC">
          <w:rPr>
            <w:rFonts w:ascii="Times New Roman" w:hAnsi="Times New Roman" w:cs="Times New Roman"/>
            <w:b/>
            <w:color w:val="000000"/>
            <w:sz w:val="24"/>
            <w:szCs w:val="24"/>
          </w:rPr>
          <w:delText>Table-</w:delText>
        </w:r>
        <w:r w:rsidR="00721D86" w:rsidRPr="00BC581F" w:rsidDel="00B03FFC">
          <w:rPr>
            <w:rFonts w:ascii="Times New Roman" w:hAnsi="Times New Roman" w:cs="Times New Roman"/>
            <w:b/>
            <w:color w:val="000000"/>
            <w:sz w:val="24"/>
            <w:szCs w:val="24"/>
          </w:rPr>
          <w:delText>3</w:delText>
        </w:r>
        <w:r w:rsidR="00721D86" w:rsidRPr="00BC581F" w:rsidDel="00B03FFC">
          <w:rPr>
            <w:rFonts w:ascii="Times New Roman" w:hAnsi="Times New Roman" w:cs="Times New Roman"/>
            <w:color w:val="000000"/>
            <w:sz w:val="24"/>
            <w:szCs w:val="24"/>
          </w:rPr>
          <w:delText>).</w:delText>
        </w:r>
      </w:del>
    </w:p>
    <w:p w:rsidR="00321AD5" w:rsidRPr="00FE6343" w:rsidDel="00101035" w:rsidRDefault="00321AD5" w:rsidP="00321AD5">
      <w:pPr>
        <w:spacing w:line="360" w:lineRule="auto"/>
        <w:jc w:val="both"/>
        <w:rPr>
          <w:del w:id="1101" w:author="DELL" w:date="2022-05-03T01:58:00Z"/>
          <w:rFonts w:ascii="Times New Roman" w:hAnsi="Times New Roman" w:cs="Times New Roman"/>
          <w:color w:val="000000"/>
          <w:szCs w:val="24"/>
        </w:rPr>
      </w:pPr>
      <w:del w:id="1102" w:author="DELL" w:date="2022-05-03T01:58:00Z">
        <w:r w:rsidDel="00101035">
          <w:rPr>
            <w:rFonts w:ascii="Times New Roman" w:hAnsi="Times New Roman" w:cs="Times New Roman"/>
            <w:b/>
            <w:bCs/>
            <w:color w:val="000000"/>
            <w:szCs w:val="24"/>
          </w:rPr>
          <w:delText>Table-</w:delText>
        </w:r>
        <w:r w:rsidRPr="00FE6343" w:rsidDel="00101035">
          <w:rPr>
            <w:rFonts w:ascii="Times New Roman" w:hAnsi="Times New Roman" w:cs="Times New Roman"/>
            <w:b/>
            <w:bCs/>
            <w:color w:val="000000"/>
            <w:szCs w:val="24"/>
          </w:rPr>
          <w:delText>3.</w:delText>
        </w:r>
        <w:r w:rsidRPr="00FE6343" w:rsidDel="00101035">
          <w:rPr>
            <w:rFonts w:ascii="Times New Roman" w:hAnsi="Times New Roman" w:cs="Times New Roman"/>
            <w:color w:val="000000"/>
            <w:szCs w:val="24"/>
          </w:rPr>
          <w:delText xml:space="preserve"> Factors associated with reported case-fatality rate (r</w:delText>
        </w:r>
        <w:r w:rsidRPr="00FE6343" w:rsidDel="00101035">
          <w:rPr>
            <w:rFonts w:ascii="Times New Roman" w:hAnsi="Times New Roman" w:cs="Times New Roman"/>
            <w:bCs/>
            <w:color w:val="000000"/>
            <w:szCs w:val="24"/>
          </w:rPr>
          <w:delText>CFR)</w:delText>
        </w:r>
        <w:r w:rsidRPr="00FE6343" w:rsidDel="00101035">
          <w:rPr>
            <w:rFonts w:ascii="Times New Roman" w:hAnsi="Times New Roman" w:cs="Times New Roman"/>
            <w:color w:val="000000"/>
            <w:szCs w:val="24"/>
          </w:rPr>
          <w:delText xml:space="preserve"> of COVID-19 using ARIMAX, BSTS and beta regression model.</w:delText>
        </w:r>
      </w:del>
    </w:p>
    <w:p w:rsidR="00321AD5" w:rsidRPr="00FE6343" w:rsidDel="00101035" w:rsidRDefault="00321AD5" w:rsidP="00321AD5">
      <w:pPr>
        <w:spacing w:line="360" w:lineRule="auto"/>
        <w:jc w:val="both"/>
        <w:rPr>
          <w:del w:id="1103" w:author="DELL" w:date="2022-05-03T01:58:00Z"/>
          <w:rFonts w:ascii="Times New Roman" w:hAnsi="Times New Roman" w:cs="Times New Roman"/>
          <w:color w:val="000000"/>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2"/>
        <w:gridCol w:w="1206"/>
        <w:gridCol w:w="1280"/>
        <w:gridCol w:w="1441"/>
        <w:gridCol w:w="1206"/>
        <w:gridCol w:w="1280"/>
        <w:gridCol w:w="1551"/>
      </w:tblGrid>
      <w:tr w:rsidR="00DE28B0" w:rsidRPr="00FE6343" w:rsidDel="00101035" w:rsidTr="007A0ED9">
        <w:trPr>
          <w:del w:id="1104" w:author="DELL" w:date="2022-05-03T01:58:00Z"/>
        </w:trPr>
        <w:tc>
          <w:tcPr>
            <w:tcW w:w="1467" w:type="pct"/>
            <w:shd w:val="clear" w:color="auto" w:fill="auto"/>
          </w:tcPr>
          <w:p w:rsidR="00321AD5" w:rsidRPr="00FE6343" w:rsidDel="00101035" w:rsidRDefault="00321AD5">
            <w:pPr>
              <w:tabs>
                <w:tab w:val="left" w:pos="1200"/>
              </w:tabs>
              <w:spacing w:line="240" w:lineRule="auto"/>
              <w:jc w:val="both"/>
              <w:rPr>
                <w:del w:id="1105" w:author="DELL" w:date="2022-05-03T01:58:00Z"/>
                <w:rFonts w:ascii="Times New Roman" w:hAnsi="Times New Roman" w:cs="Times New Roman"/>
                <w:color w:val="000000"/>
                <w:szCs w:val="24"/>
              </w:rPr>
              <w:pPrChange w:id="1106" w:author="DELL" w:date="2022-05-02T23:15:00Z">
                <w:pPr>
                  <w:tabs>
                    <w:tab w:val="left" w:pos="1200"/>
                  </w:tabs>
                  <w:spacing w:line="360" w:lineRule="auto"/>
                  <w:jc w:val="both"/>
                </w:pPr>
              </w:pPrChange>
            </w:pPr>
            <w:del w:id="1107" w:author="DELL" w:date="2022-05-03T01:58:00Z">
              <w:r w:rsidRPr="00FE6343" w:rsidDel="00101035">
                <w:rPr>
                  <w:rFonts w:ascii="Times New Roman" w:hAnsi="Times New Roman" w:cs="Times New Roman"/>
                  <w:color w:val="000000"/>
                  <w:szCs w:val="24"/>
                </w:rPr>
                <w:delText>Variables</w:delText>
              </w:r>
            </w:del>
          </w:p>
        </w:tc>
        <w:tc>
          <w:tcPr>
            <w:tcW w:w="1852" w:type="pct"/>
            <w:gridSpan w:val="3"/>
            <w:shd w:val="clear" w:color="auto" w:fill="auto"/>
          </w:tcPr>
          <w:p w:rsidR="00321AD5" w:rsidRPr="00FE6343" w:rsidDel="00101035" w:rsidRDefault="00321AD5">
            <w:pPr>
              <w:tabs>
                <w:tab w:val="left" w:pos="1200"/>
              </w:tabs>
              <w:spacing w:line="240" w:lineRule="auto"/>
              <w:jc w:val="both"/>
              <w:rPr>
                <w:del w:id="1108" w:author="DELL" w:date="2022-05-03T01:58:00Z"/>
                <w:rFonts w:ascii="Times New Roman" w:hAnsi="Times New Roman" w:cs="Times New Roman"/>
                <w:color w:val="000000"/>
                <w:szCs w:val="24"/>
              </w:rPr>
              <w:pPrChange w:id="1109" w:author="DELL" w:date="2022-05-02T23:15:00Z">
                <w:pPr>
                  <w:tabs>
                    <w:tab w:val="left" w:pos="1200"/>
                  </w:tabs>
                  <w:spacing w:line="360" w:lineRule="auto"/>
                  <w:jc w:val="both"/>
                </w:pPr>
              </w:pPrChange>
            </w:pPr>
            <w:del w:id="1110" w:author="DELL" w:date="2022-05-02T23:14:00Z">
              <w:r w:rsidRPr="00FE6343" w:rsidDel="007A0ED9">
                <w:rPr>
                  <w:rFonts w:ascii="Times New Roman" w:hAnsi="Times New Roman" w:cs="Times New Roman"/>
                  <w:color w:val="000000"/>
                  <w:szCs w:val="24"/>
                </w:rPr>
                <w:delText>Pre-peak Period</w:delText>
              </w:r>
            </w:del>
          </w:p>
        </w:tc>
        <w:tc>
          <w:tcPr>
            <w:tcW w:w="1681" w:type="pct"/>
            <w:gridSpan w:val="3"/>
          </w:tcPr>
          <w:p w:rsidR="00321AD5" w:rsidRPr="00FE6343" w:rsidDel="00101035" w:rsidRDefault="00321AD5">
            <w:pPr>
              <w:tabs>
                <w:tab w:val="left" w:pos="1200"/>
              </w:tabs>
              <w:spacing w:line="240" w:lineRule="auto"/>
              <w:jc w:val="both"/>
              <w:rPr>
                <w:del w:id="1111" w:author="DELL" w:date="2022-05-03T01:58:00Z"/>
                <w:rFonts w:ascii="Times New Roman" w:hAnsi="Times New Roman" w:cs="Times New Roman"/>
                <w:color w:val="000000"/>
                <w:szCs w:val="24"/>
              </w:rPr>
              <w:pPrChange w:id="1112" w:author="DELL" w:date="2022-05-02T23:15:00Z">
                <w:pPr>
                  <w:tabs>
                    <w:tab w:val="left" w:pos="1200"/>
                  </w:tabs>
                  <w:spacing w:line="360" w:lineRule="auto"/>
                  <w:jc w:val="both"/>
                </w:pPr>
              </w:pPrChange>
            </w:pPr>
            <w:del w:id="1113" w:author="DELL" w:date="2022-05-02T23:15:00Z">
              <w:r w:rsidRPr="00FE6343" w:rsidDel="007A0ED9">
                <w:rPr>
                  <w:rFonts w:ascii="Times New Roman" w:hAnsi="Times New Roman" w:cs="Times New Roman"/>
                  <w:color w:val="000000"/>
                  <w:szCs w:val="24"/>
                </w:rPr>
                <w:delText>Post-peak Period</w:delText>
              </w:r>
            </w:del>
          </w:p>
        </w:tc>
      </w:tr>
      <w:tr w:rsidR="00DE28B0" w:rsidRPr="00FE6343" w:rsidDel="00101035" w:rsidTr="007A0ED9">
        <w:trPr>
          <w:del w:id="1114" w:author="DELL" w:date="2022-05-03T01:58:00Z"/>
        </w:trPr>
        <w:tc>
          <w:tcPr>
            <w:tcW w:w="1467" w:type="pct"/>
            <w:shd w:val="clear" w:color="auto" w:fill="auto"/>
          </w:tcPr>
          <w:p w:rsidR="00321AD5" w:rsidRPr="00FE6343" w:rsidDel="00101035" w:rsidRDefault="00321AD5">
            <w:pPr>
              <w:tabs>
                <w:tab w:val="left" w:pos="1200"/>
              </w:tabs>
              <w:spacing w:line="240" w:lineRule="auto"/>
              <w:jc w:val="both"/>
              <w:rPr>
                <w:del w:id="1115" w:author="DELL" w:date="2022-05-03T01:58:00Z"/>
                <w:rFonts w:ascii="Times New Roman" w:hAnsi="Times New Roman" w:cs="Times New Roman"/>
                <w:color w:val="000000"/>
                <w:szCs w:val="24"/>
              </w:rPr>
              <w:pPrChange w:id="1116" w:author="DELL" w:date="2022-05-02T23:15:00Z">
                <w:pPr>
                  <w:tabs>
                    <w:tab w:val="left" w:pos="1200"/>
                  </w:tabs>
                  <w:spacing w:line="360" w:lineRule="auto"/>
                  <w:jc w:val="both"/>
                </w:pPr>
              </w:pPrChange>
            </w:pPr>
          </w:p>
        </w:tc>
        <w:tc>
          <w:tcPr>
            <w:tcW w:w="557" w:type="pct"/>
            <w:shd w:val="clear" w:color="auto" w:fill="auto"/>
          </w:tcPr>
          <w:p w:rsidR="00321AD5" w:rsidRPr="00FE6343" w:rsidDel="00101035" w:rsidRDefault="00321AD5">
            <w:pPr>
              <w:tabs>
                <w:tab w:val="left" w:pos="1200"/>
              </w:tabs>
              <w:spacing w:line="240" w:lineRule="auto"/>
              <w:jc w:val="both"/>
              <w:rPr>
                <w:del w:id="1117" w:author="DELL" w:date="2022-05-03T01:58:00Z"/>
                <w:rFonts w:ascii="Times New Roman" w:hAnsi="Times New Roman" w:cs="Times New Roman"/>
                <w:color w:val="000000"/>
                <w:szCs w:val="24"/>
              </w:rPr>
              <w:pPrChange w:id="1118" w:author="DELL" w:date="2022-05-02T23:15:00Z">
                <w:pPr>
                  <w:tabs>
                    <w:tab w:val="left" w:pos="1200"/>
                  </w:tabs>
                  <w:spacing w:line="360" w:lineRule="auto"/>
                  <w:jc w:val="both"/>
                </w:pPr>
              </w:pPrChange>
            </w:pPr>
            <w:del w:id="1119" w:author="DELL" w:date="2022-05-02T23:13:00Z">
              <w:r w:rsidRPr="00FE6343" w:rsidDel="007A0ED9">
                <w:rPr>
                  <w:rFonts w:ascii="Times New Roman" w:hAnsi="Times New Roman" w:cs="Times New Roman"/>
                  <w:color w:val="000000"/>
                  <w:szCs w:val="24"/>
                </w:rPr>
                <w:delText>IRR</w:delText>
              </w:r>
            </w:del>
          </w:p>
        </w:tc>
        <w:tc>
          <w:tcPr>
            <w:tcW w:w="707" w:type="pct"/>
            <w:shd w:val="clear" w:color="auto" w:fill="auto"/>
          </w:tcPr>
          <w:p w:rsidR="00321AD5" w:rsidRPr="00FE6343" w:rsidDel="00101035" w:rsidRDefault="00321AD5">
            <w:pPr>
              <w:tabs>
                <w:tab w:val="left" w:pos="1200"/>
              </w:tabs>
              <w:spacing w:line="240" w:lineRule="auto"/>
              <w:jc w:val="both"/>
              <w:rPr>
                <w:del w:id="1120" w:author="DELL" w:date="2022-05-03T01:58:00Z"/>
                <w:rFonts w:ascii="Times New Roman" w:hAnsi="Times New Roman" w:cs="Times New Roman"/>
                <w:color w:val="000000"/>
                <w:szCs w:val="24"/>
              </w:rPr>
              <w:pPrChange w:id="1121" w:author="DELL" w:date="2022-05-02T23:15:00Z">
                <w:pPr>
                  <w:tabs>
                    <w:tab w:val="left" w:pos="1200"/>
                  </w:tabs>
                  <w:spacing w:line="360" w:lineRule="auto"/>
                  <w:jc w:val="both"/>
                </w:pPr>
              </w:pPrChange>
            </w:pPr>
            <w:del w:id="1122" w:author="DELL" w:date="2022-05-03T01:58:00Z">
              <w:r w:rsidRPr="00FE6343" w:rsidDel="00101035">
                <w:rPr>
                  <w:rFonts w:ascii="Times New Roman" w:hAnsi="Times New Roman" w:cs="Times New Roman"/>
                  <w:color w:val="000000"/>
                  <w:szCs w:val="24"/>
                </w:rPr>
                <w:delText>95%CI</w:delText>
              </w:r>
            </w:del>
          </w:p>
        </w:tc>
        <w:tc>
          <w:tcPr>
            <w:tcW w:w="587" w:type="pct"/>
            <w:shd w:val="clear" w:color="auto" w:fill="auto"/>
          </w:tcPr>
          <w:p w:rsidR="00321AD5" w:rsidRPr="00FE6343" w:rsidDel="00101035" w:rsidRDefault="00321AD5">
            <w:pPr>
              <w:tabs>
                <w:tab w:val="left" w:pos="1200"/>
              </w:tabs>
              <w:spacing w:line="240" w:lineRule="auto"/>
              <w:jc w:val="both"/>
              <w:rPr>
                <w:del w:id="1123" w:author="DELL" w:date="2022-05-03T01:58:00Z"/>
                <w:rFonts w:ascii="Times New Roman" w:hAnsi="Times New Roman" w:cs="Times New Roman"/>
                <w:color w:val="000000"/>
                <w:szCs w:val="24"/>
              </w:rPr>
              <w:pPrChange w:id="1124" w:author="DELL" w:date="2022-05-02T23:15:00Z">
                <w:pPr>
                  <w:tabs>
                    <w:tab w:val="left" w:pos="1200"/>
                  </w:tabs>
                  <w:spacing w:line="360" w:lineRule="auto"/>
                  <w:jc w:val="both"/>
                </w:pPr>
              </w:pPrChange>
            </w:pPr>
            <w:del w:id="1125" w:author="DELL" w:date="2022-05-03T01:58:00Z">
              <w:r w:rsidRPr="00FE6343" w:rsidDel="00101035">
                <w:rPr>
                  <w:rFonts w:ascii="Times New Roman" w:hAnsi="Times New Roman" w:cs="Times New Roman"/>
                  <w:color w:val="000000"/>
                  <w:szCs w:val="24"/>
                </w:rPr>
                <w:delText>P-value</w:delText>
              </w:r>
            </w:del>
          </w:p>
        </w:tc>
        <w:tc>
          <w:tcPr>
            <w:tcW w:w="385" w:type="pct"/>
          </w:tcPr>
          <w:p w:rsidR="00321AD5" w:rsidRPr="00FE6343" w:rsidDel="00101035" w:rsidRDefault="00321AD5">
            <w:pPr>
              <w:tabs>
                <w:tab w:val="left" w:pos="1200"/>
              </w:tabs>
              <w:spacing w:line="240" w:lineRule="auto"/>
              <w:jc w:val="both"/>
              <w:rPr>
                <w:del w:id="1126" w:author="DELL" w:date="2022-05-03T01:58:00Z"/>
                <w:rFonts w:ascii="Times New Roman" w:hAnsi="Times New Roman" w:cs="Times New Roman"/>
                <w:color w:val="000000"/>
                <w:szCs w:val="24"/>
              </w:rPr>
              <w:pPrChange w:id="1127" w:author="DELL" w:date="2022-05-02T23:15:00Z">
                <w:pPr>
                  <w:tabs>
                    <w:tab w:val="left" w:pos="1200"/>
                  </w:tabs>
                  <w:spacing w:line="360" w:lineRule="auto"/>
                  <w:jc w:val="both"/>
                </w:pPr>
              </w:pPrChange>
            </w:pPr>
            <w:del w:id="1128" w:author="DELL" w:date="2022-05-02T23:16:00Z">
              <w:r w:rsidRPr="00FE6343" w:rsidDel="007A0ED9">
                <w:rPr>
                  <w:rFonts w:ascii="Times New Roman" w:hAnsi="Times New Roman" w:cs="Times New Roman"/>
                  <w:color w:val="000000"/>
                  <w:szCs w:val="24"/>
                </w:rPr>
                <w:delText>IRR</w:delText>
              </w:r>
            </w:del>
          </w:p>
        </w:tc>
        <w:tc>
          <w:tcPr>
            <w:tcW w:w="708" w:type="pct"/>
          </w:tcPr>
          <w:p w:rsidR="00321AD5" w:rsidRPr="00FE6343" w:rsidDel="00101035" w:rsidRDefault="00321AD5">
            <w:pPr>
              <w:tabs>
                <w:tab w:val="left" w:pos="1200"/>
              </w:tabs>
              <w:spacing w:line="240" w:lineRule="auto"/>
              <w:jc w:val="both"/>
              <w:rPr>
                <w:del w:id="1129" w:author="DELL" w:date="2022-05-03T01:58:00Z"/>
                <w:rFonts w:ascii="Times New Roman" w:hAnsi="Times New Roman" w:cs="Times New Roman"/>
                <w:color w:val="000000"/>
                <w:szCs w:val="24"/>
              </w:rPr>
              <w:pPrChange w:id="1130" w:author="DELL" w:date="2022-05-02T23:15:00Z">
                <w:pPr>
                  <w:tabs>
                    <w:tab w:val="left" w:pos="1200"/>
                  </w:tabs>
                  <w:spacing w:line="360" w:lineRule="auto"/>
                  <w:jc w:val="both"/>
                </w:pPr>
              </w:pPrChange>
            </w:pPr>
            <w:del w:id="1131" w:author="DELL" w:date="2022-05-03T01:58:00Z">
              <w:r w:rsidRPr="00FE6343" w:rsidDel="00101035">
                <w:rPr>
                  <w:rFonts w:ascii="Times New Roman" w:hAnsi="Times New Roman" w:cs="Times New Roman"/>
                  <w:color w:val="000000"/>
                  <w:szCs w:val="24"/>
                </w:rPr>
                <w:delText>95%CI</w:delText>
              </w:r>
            </w:del>
          </w:p>
        </w:tc>
        <w:tc>
          <w:tcPr>
            <w:tcW w:w="588" w:type="pct"/>
          </w:tcPr>
          <w:p w:rsidR="00321AD5" w:rsidRPr="00FE6343" w:rsidDel="00101035" w:rsidRDefault="00321AD5">
            <w:pPr>
              <w:tabs>
                <w:tab w:val="left" w:pos="1200"/>
              </w:tabs>
              <w:spacing w:line="240" w:lineRule="auto"/>
              <w:jc w:val="both"/>
              <w:rPr>
                <w:del w:id="1132" w:author="DELL" w:date="2022-05-03T01:58:00Z"/>
                <w:rFonts w:ascii="Times New Roman" w:hAnsi="Times New Roman" w:cs="Times New Roman"/>
                <w:color w:val="000000"/>
                <w:szCs w:val="24"/>
              </w:rPr>
              <w:pPrChange w:id="1133" w:author="DELL" w:date="2022-05-02T23:15:00Z">
                <w:pPr>
                  <w:tabs>
                    <w:tab w:val="left" w:pos="1200"/>
                  </w:tabs>
                  <w:spacing w:line="360" w:lineRule="auto"/>
                  <w:jc w:val="both"/>
                </w:pPr>
              </w:pPrChange>
            </w:pPr>
            <w:del w:id="1134" w:author="DELL" w:date="2022-05-03T01:58:00Z">
              <w:r w:rsidRPr="00FE6343" w:rsidDel="00101035">
                <w:rPr>
                  <w:rFonts w:ascii="Times New Roman" w:hAnsi="Times New Roman" w:cs="Times New Roman"/>
                  <w:color w:val="000000"/>
                  <w:szCs w:val="24"/>
                </w:rPr>
                <w:delText>P-value</w:delText>
              </w:r>
            </w:del>
          </w:p>
        </w:tc>
      </w:tr>
      <w:tr w:rsidR="00DE28B0" w:rsidRPr="00FE6343" w:rsidDel="00101035" w:rsidTr="007A0ED9">
        <w:trPr>
          <w:del w:id="1135" w:author="DELL" w:date="2022-05-03T01:58:00Z"/>
        </w:trPr>
        <w:tc>
          <w:tcPr>
            <w:tcW w:w="1467" w:type="pct"/>
            <w:shd w:val="clear" w:color="auto" w:fill="auto"/>
          </w:tcPr>
          <w:p w:rsidR="00321AD5" w:rsidRPr="00FE6343" w:rsidDel="00101035" w:rsidRDefault="00321AD5">
            <w:pPr>
              <w:tabs>
                <w:tab w:val="left" w:pos="1200"/>
              </w:tabs>
              <w:spacing w:line="240" w:lineRule="auto"/>
              <w:jc w:val="both"/>
              <w:rPr>
                <w:del w:id="1136" w:author="DELL" w:date="2022-05-03T01:58:00Z"/>
                <w:rFonts w:ascii="Times New Roman" w:hAnsi="Times New Roman" w:cs="Times New Roman"/>
                <w:szCs w:val="24"/>
              </w:rPr>
              <w:pPrChange w:id="1137" w:author="DELL" w:date="2022-05-02T23:15:00Z">
                <w:pPr>
                  <w:tabs>
                    <w:tab w:val="left" w:pos="1200"/>
                  </w:tabs>
                  <w:spacing w:line="360" w:lineRule="auto"/>
                  <w:jc w:val="both"/>
                </w:pPr>
              </w:pPrChange>
            </w:pPr>
            <w:del w:id="1138" w:author="DELL" w:date="2022-05-03T01:58:00Z">
              <w:r w:rsidRPr="00FE6343" w:rsidDel="00101035">
                <w:rPr>
                  <w:rFonts w:ascii="Times New Roman" w:hAnsi="Times New Roman" w:cs="Times New Roman"/>
                  <w:szCs w:val="24"/>
                </w:rPr>
                <w:delText>Wind Speed</w:delText>
              </w:r>
            </w:del>
          </w:p>
        </w:tc>
        <w:tc>
          <w:tcPr>
            <w:tcW w:w="557" w:type="pct"/>
            <w:shd w:val="clear" w:color="auto" w:fill="auto"/>
          </w:tcPr>
          <w:p w:rsidR="00321AD5" w:rsidRPr="00FE6343" w:rsidDel="00101035" w:rsidRDefault="00321AD5">
            <w:pPr>
              <w:tabs>
                <w:tab w:val="left" w:pos="1200"/>
              </w:tabs>
              <w:spacing w:line="240" w:lineRule="auto"/>
              <w:jc w:val="both"/>
              <w:rPr>
                <w:del w:id="1139" w:author="DELL" w:date="2022-05-03T01:58:00Z"/>
                <w:rFonts w:ascii="Times New Roman" w:hAnsi="Times New Roman" w:cs="Times New Roman"/>
                <w:bCs/>
                <w:szCs w:val="24"/>
              </w:rPr>
              <w:pPrChange w:id="1140" w:author="DELL" w:date="2022-05-02T23:15:00Z">
                <w:pPr>
                  <w:tabs>
                    <w:tab w:val="left" w:pos="1200"/>
                  </w:tabs>
                  <w:spacing w:line="360" w:lineRule="auto"/>
                  <w:jc w:val="both"/>
                </w:pPr>
              </w:pPrChange>
            </w:pPr>
            <w:del w:id="1141" w:author="DELL" w:date="2022-05-02T23:27:00Z">
              <w:r w:rsidRPr="00FE6343" w:rsidDel="00215E8A">
                <w:rPr>
                  <w:rFonts w:ascii="Times New Roman" w:hAnsi="Times New Roman" w:cs="Times New Roman"/>
                  <w:bCs/>
                  <w:color w:val="000000"/>
                  <w:szCs w:val="24"/>
                </w:rPr>
                <w:delText>0.99</w:delText>
              </w:r>
            </w:del>
          </w:p>
        </w:tc>
        <w:tc>
          <w:tcPr>
            <w:tcW w:w="707" w:type="pct"/>
            <w:shd w:val="clear" w:color="auto" w:fill="auto"/>
          </w:tcPr>
          <w:p w:rsidR="00321AD5" w:rsidRPr="00FE6343" w:rsidDel="00101035" w:rsidRDefault="00321AD5">
            <w:pPr>
              <w:tabs>
                <w:tab w:val="left" w:pos="1200"/>
              </w:tabs>
              <w:spacing w:line="240" w:lineRule="auto"/>
              <w:jc w:val="both"/>
              <w:rPr>
                <w:del w:id="1142" w:author="DELL" w:date="2022-05-03T01:58:00Z"/>
                <w:rFonts w:ascii="Times New Roman" w:hAnsi="Times New Roman" w:cs="Times New Roman"/>
                <w:bCs/>
                <w:szCs w:val="24"/>
              </w:rPr>
              <w:pPrChange w:id="1143" w:author="DELL" w:date="2022-05-02T23:15:00Z">
                <w:pPr>
                  <w:tabs>
                    <w:tab w:val="left" w:pos="1200"/>
                  </w:tabs>
                  <w:spacing w:line="360" w:lineRule="auto"/>
                  <w:jc w:val="both"/>
                </w:pPr>
              </w:pPrChange>
            </w:pPr>
            <w:del w:id="1144" w:author="DELL" w:date="2022-05-02T23:28:00Z">
              <w:r w:rsidRPr="00FE6343" w:rsidDel="0094766C">
                <w:rPr>
                  <w:rStyle w:val="gnkrckgcgsb"/>
                  <w:rFonts w:ascii="Times New Roman" w:hAnsi="Times New Roman" w:cs="Times New Roman"/>
                  <w:bCs/>
                  <w:color w:val="000000"/>
                  <w:szCs w:val="24"/>
                </w:rPr>
                <w:delText>0.98-0.99</w:delText>
              </w:r>
            </w:del>
          </w:p>
        </w:tc>
        <w:tc>
          <w:tcPr>
            <w:tcW w:w="587" w:type="pct"/>
            <w:shd w:val="clear" w:color="auto" w:fill="auto"/>
          </w:tcPr>
          <w:p w:rsidR="00321AD5" w:rsidRPr="00FE6343" w:rsidDel="00101035" w:rsidRDefault="00321AD5">
            <w:pPr>
              <w:tabs>
                <w:tab w:val="left" w:pos="1200"/>
              </w:tabs>
              <w:spacing w:line="240" w:lineRule="auto"/>
              <w:jc w:val="both"/>
              <w:rPr>
                <w:del w:id="1145" w:author="DELL" w:date="2022-05-03T01:58:00Z"/>
                <w:rFonts w:ascii="Times New Roman" w:hAnsi="Times New Roman" w:cs="Times New Roman"/>
                <w:bCs/>
                <w:szCs w:val="24"/>
              </w:rPr>
              <w:pPrChange w:id="1146" w:author="DELL" w:date="2022-05-02T23:15:00Z">
                <w:pPr>
                  <w:tabs>
                    <w:tab w:val="left" w:pos="1200"/>
                  </w:tabs>
                  <w:spacing w:line="360" w:lineRule="auto"/>
                  <w:jc w:val="both"/>
                </w:pPr>
              </w:pPrChange>
            </w:pPr>
            <w:del w:id="1147" w:author="DELL" w:date="2022-05-02T23:31:00Z">
              <w:r w:rsidRPr="00FE6343" w:rsidDel="007B1475">
                <w:rPr>
                  <w:rFonts w:ascii="Times New Roman" w:eastAsia="Times New Roman" w:hAnsi="Times New Roman" w:cs="Times New Roman"/>
                  <w:bCs/>
                  <w:color w:val="000000"/>
                  <w:szCs w:val="24"/>
                  <w:bdr w:val="none" w:sz="0" w:space="0" w:color="auto" w:frame="1"/>
                  <w:lang w:eastAsia="en-GB"/>
                </w:rPr>
                <w:delText>&lt;0.001</w:delText>
              </w:r>
            </w:del>
          </w:p>
        </w:tc>
        <w:tc>
          <w:tcPr>
            <w:tcW w:w="385" w:type="pct"/>
          </w:tcPr>
          <w:p w:rsidR="00321AD5" w:rsidRPr="00FE6343" w:rsidDel="00101035" w:rsidRDefault="00321AD5">
            <w:pPr>
              <w:tabs>
                <w:tab w:val="left" w:pos="1200"/>
              </w:tabs>
              <w:spacing w:line="240" w:lineRule="auto"/>
              <w:jc w:val="both"/>
              <w:rPr>
                <w:del w:id="1148" w:author="DELL" w:date="2022-05-03T01:58:00Z"/>
                <w:rFonts w:ascii="Times New Roman" w:eastAsia="Times New Roman" w:hAnsi="Times New Roman" w:cs="Times New Roman"/>
                <w:bCs/>
                <w:color w:val="000000"/>
                <w:szCs w:val="24"/>
                <w:bdr w:val="none" w:sz="0" w:space="0" w:color="auto" w:frame="1"/>
                <w:lang w:eastAsia="en-GB"/>
              </w:rPr>
              <w:pPrChange w:id="1149" w:author="DELL" w:date="2022-05-02T23:15:00Z">
                <w:pPr>
                  <w:tabs>
                    <w:tab w:val="left" w:pos="1200"/>
                  </w:tabs>
                  <w:spacing w:line="360" w:lineRule="auto"/>
                  <w:jc w:val="both"/>
                </w:pPr>
              </w:pPrChange>
            </w:pPr>
            <w:del w:id="1150" w:author="DELL" w:date="2022-05-02T23:33:00Z">
              <w:r w:rsidRPr="00FE6343" w:rsidDel="001B37F0">
                <w:rPr>
                  <w:rFonts w:ascii="Times New Roman" w:eastAsia="Times New Roman" w:hAnsi="Times New Roman" w:cs="Times New Roman"/>
                  <w:bCs/>
                  <w:color w:val="000000"/>
                  <w:szCs w:val="24"/>
                  <w:bdr w:val="none" w:sz="0" w:space="0" w:color="auto" w:frame="1"/>
                  <w:lang w:eastAsia="en-GB"/>
                </w:rPr>
                <w:delText>0.97</w:delText>
              </w:r>
            </w:del>
          </w:p>
        </w:tc>
        <w:tc>
          <w:tcPr>
            <w:tcW w:w="708" w:type="pct"/>
          </w:tcPr>
          <w:p w:rsidR="00321AD5" w:rsidRPr="00FE6343" w:rsidDel="00101035" w:rsidRDefault="00321AD5">
            <w:pPr>
              <w:tabs>
                <w:tab w:val="left" w:pos="1200"/>
              </w:tabs>
              <w:spacing w:line="240" w:lineRule="auto"/>
              <w:jc w:val="both"/>
              <w:rPr>
                <w:del w:id="1151" w:author="DELL" w:date="2022-05-03T01:58:00Z"/>
                <w:rFonts w:ascii="Times New Roman" w:eastAsia="Times New Roman" w:hAnsi="Times New Roman" w:cs="Times New Roman"/>
                <w:bCs/>
                <w:color w:val="000000"/>
                <w:szCs w:val="24"/>
                <w:bdr w:val="none" w:sz="0" w:space="0" w:color="auto" w:frame="1"/>
                <w:lang w:eastAsia="en-GB"/>
              </w:rPr>
              <w:pPrChange w:id="1152" w:author="DELL" w:date="2022-05-02T23:15:00Z">
                <w:pPr>
                  <w:tabs>
                    <w:tab w:val="left" w:pos="1200"/>
                  </w:tabs>
                  <w:spacing w:line="360" w:lineRule="auto"/>
                  <w:jc w:val="both"/>
                </w:pPr>
              </w:pPrChange>
            </w:pPr>
            <w:del w:id="1153" w:author="DELL" w:date="2022-05-02T23:39:00Z">
              <w:r w:rsidRPr="00FE6343" w:rsidDel="00DE28B0">
                <w:rPr>
                  <w:rFonts w:ascii="Times New Roman" w:eastAsia="Times New Roman" w:hAnsi="Times New Roman" w:cs="Times New Roman"/>
                  <w:bCs/>
                  <w:color w:val="000000"/>
                  <w:szCs w:val="24"/>
                  <w:bdr w:val="none" w:sz="0" w:space="0" w:color="auto" w:frame="1"/>
                  <w:lang w:eastAsia="en-GB"/>
                </w:rPr>
                <w:delText>0.97-0.98</w:delText>
              </w:r>
            </w:del>
          </w:p>
        </w:tc>
        <w:tc>
          <w:tcPr>
            <w:tcW w:w="588" w:type="pct"/>
          </w:tcPr>
          <w:p w:rsidR="00321AD5" w:rsidRPr="00FE6343" w:rsidDel="00101035" w:rsidRDefault="00321AD5">
            <w:pPr>
              <w:tabs>
                <w:tab w:val="left" w:pos="1200"/>
              </w:tabs>
              <w:spacing w:line="240" w:lineRule="auto"/>
              <w:jc w:val="both"/>
              <w:rPr>
                <w:del w:id="1154" w:author="DELL" w:date="2022-05-03T01:58:00Z"/>
                <w:rFonts w:ascii="Times New Roman" w:eastAsia="Times New Roman" w:hAnsi="Times New Roman" w:cs="Times New Roman"/>
                <w:bCs/>
                <w:color w:val="000000"/>
                <w:szCs w:val="24"/>
                <w:bdr w:val="none" w:sz="0" w:space="0" w:color="auto" w:frame="1"/>
                <w:lang w:eastAsia="en-GB"/>
              </w:rPr>
              <w:pPrChange w:id="1155" w:author="DELL" w:date="2022-05-02T23:15:00Z">
                <w:pPr>
                  <w:tabs>
                    <w:tab w:val="left" w:pos="1200"/>
                  </w:tabs>
                  <w:spacing w:line="360" w:lineRule="auto"/>
                  <w:jc w:val="both"/>
                </w:pPr>
              </w:pPrChange>
            </w:pPr>
            <w:del w:id="1156" w:author="DELL" w:date="2022-05-02T23:43:00Z">
              <w:r w:rsidRPr="00FE6343" w:rsidDel="00CB07BE">
                <w:rPr>
                  <w:rFonts w:ascii="Times New Roman" w:eastAsia="Times New Roman" w:hAnsi="Times New Roman" w:cs="Times New Roman"/>
                  <w:bCs/>
                  <w:color w:val="000000"/>
                  <w:szCs w:val="24"/>
                  <w:bdr w:val="none" w:sz="0" w:space="0" w:color="auto" w:frame="1"/>
                  <w:lang w:eastAsia="en-GB"/>
                </w:rPr>
                <w:delText>&lt;0.001</w:delText>
              </w:r>
            </w:del>
          </w:p>
        </w:tc>
      </w:tr>
      <w:tr w:rsidR="00DE28B0" w:rsidRPr="00FE6343" w:rsidDel="00101035" w:rsidTr="007A0ED9">
        <w:trPr>
          <w:del w:id="1157" w:author="DELL" w:date="2022-05-03T01:58:00Z"/>
        </w:trPr>
        <w:tc>
          <w:tcPr>
            <w:tcW w:w="1467" w:type="pct"/>
            <w:shd w:val="clear" w:color="auto" w:fill="auto"/>
          </w:tcPr>
          <w:p w:rsidR="00321AD5" w:rsidRPr="00FE6343" w:rsidDel="00101035" w:rsidRDefault="00321AD5">
            <w:pPr>
              <w:tabs>
                <w:tab w:val="left" w:pos="1200"/>
              </w:tabs>
              <w:spacing w:line="240" w:lineRule="auto"/>
              <w:jc w:val="both"/>
              <w:rPr>
                <w:del w:id="1158" w:author="DELL" w:date="2022-05-03T01:58:00Z"/>
                <w:rFonts w:ascii="Times New Roman" w:hAnsi="Times New Roman" w:cs="Times New Roman"/>
                <w:szCs w:val="24"/>
              </w:rPr>
              <w:pPrChange w:id="1159" w:author="DELL" w:date="2022-05-02T23:15:00Z">
                <w:pPr>
                  <w:tabs>
                    <w:tab w:val="left" w:pos="1200"/>
                  </w:tabs>
                  <w:spacing w:line="360" w:lineRule="auto"/>
                  <w:jc w:val="both"/>
                </w:pPr>
              </w:pPrChange>
            </w:pPr>
            <w:del w:id="1160" w:author="DELL" w:date="2022-05-03T01:58:00Z">
              <w:r w:rsidRPr="00FE6343" w:rsidDel="00101035">
                <w:rPr>
                  <w:rFonts w:ascii="Times New Roman" w:hAnsi="Times New Roman" w:cs="Times New Roman"/>
                  <w:szCs w:val="24"/>
                </w:rPr>
                <w:delText>Average Temperature</w:delText>
              </w:r>
            </w:del>
          </w:p>
        </w:tc>
        <w:tc>
          <w:tcPr>
            <w:tcW w:w="557" w:type="pct"/>
            <w:shd w:val="clear" w:color="auto" w:fill="auto"/>
          </w:tcPr>
          <w:p w:rsidR="00321AD5" w:rsidRPr="00FE6343" w:rsidDel="00101035" w:rsidRDefault="00321AD5">
            <w:pPr>
              <w:tabs>
                <w:tab w:val="left" w:pos="1200"/>
              </w:tabs>
              <w:spacing w:line="240" w:lineRule="auto"/>
              <w:jc w:val="both"/>
              <w:rPr>
                <w:del w:id="1161" w:author="DELL" w:date="2022-05-03T01:58:00Z"/>
                <w:rFonts w:ascii="Times New Roman" w:hAnsi="Times New Roman" w:cs="Times New Roman"/>
                <w:b/>
                <w:bCs/>
                <w:szCs w:val="24"/>
              </w:rPr>
              <w:pPrChange w:id="1162" w:author="DELL" w:date="2022-05-02T23:15:00Z">
                <w:pPr>
                  <w:tabs>
                    <w:tab w:val="left" w:pos="1200"/>
                  </w:tabs>
                  <w:spacing w:line="360" w:lineRule="auto"/>
                  <w:jc w:val="both"/>
                </w:pPr>
              </w:pPrChange>
            </w:pPr>
            <w:del w:id="1163" w:author="DELL" w:date="2022-05-02T23:27:00Z">
              <w:r w:rsidRPr="00FE6343" w:rsidDel="00215E8A">
                <w:rPr>
                  <w:rFonts w:ascii="Times New Roman" w:hAnsi="Times New Roman" w:cs="Times New Roman"/>
                  <w:b/>
                  <w:bCs/>
                  <w:color w:val="000000"/>
                  <w:szCs w:val="24"/>
                </w:rPr>
                <w:delText>0.99</w:delText>
              </w:r>
            </w:del>
          </w:p>
        </w:tc>
        <w:tc>
          <w:tcPr>
            <w:tcW w:w="707" w:type="pct"/>
            <w:shd w:val="clear" w:color="auto" w:fill="auto"/>
          </w:tcPr>
          <w:p w:rsidR="00321AD5" w:rsidRPr="00FE6343" w:rsidDel="00101035" w:rsidRDefault="00321AD5">
            <w:pPr>
              <w:tabs>
                <w:tab w:val="left" w:pos="1200"/>
              </w:tabs>
              <w:spacing w:line="240" w:lineRule="auto"/>
              <w:jc w:val="both"/>
              <w:rPr>
                <w:del w:id="1164" w:author="DELL" w:date="2022-05-03T01:58:00Z"/>
                <w:rStyle w:val="gnkrckgcgsb"/>
                <w:rFonts w:ascii="Times New Roman" w:hAnsi="Times New Roman" w:cs="Times New Roman"/>
                <w:b/>
                <w:bCs/>
                <w:szCs w:val="24"/>
              </w:rPr>
              <w:pPrChange w:id="1165" w:author="DELL" w:date="2022-05-02T23:15:00Z">
                <w:pPr>
                  <w:tabs>
                    <w:tab w:val="left" w:pos="1200"/>
                  </w:tabs>
                  <w:spacing w:line="360" w:lineRule="auto"/>
                  <w:jc w:val="both"/>
                </w:pPr>
              </w:pPrChange>
            </w:pPr>
            <w:del w:id="1166" w:author="DELL" w:date="2022-05-02T23:29:00Z">
              <w:r w:rsidRPr="00FE6343" w:rsidDel="0094766C">
                <w:rPr>
                  <w:rStyle w:val="gnkrckgcgsb"/>
                  <w:rFonts w:ascii="Times New Roman" w:hAnsi="Times New Roman" w:cs="Times New Roman"/>
                  <w:b/>
                  <w:bCs/>
                  <w:color w:val="000000"/>
                  <w:szCs w:val="24"/>
                </w:rPr>
                <w:delText>0.99-1.00</w:delText>
              </w:r>
            </w:del>
          </w:p>
        </w:tc>
        <w:tc>
          <w:tcPr>
            <w:tcW w:w="587" w:type="pct"/>
            <w:shd w:val="clear" w:color="auto" w:fill="auto"/>
          </w:tcPr>
          <w:p w:rsidR="00321AD5" w:rsidRPr="00FE6343" w:rsidDel="00101035" w:rsidRDefault="00321AD5">
            <w:pPr>
              <w:tabs>
                <w:tab w:val="left" w:pos="1200"/>
              </w:tabs>
              <w:spacing w:line="240" w:lineRule="auto"/>
              <w:jc w:val="both"/>
              <w:rPr>
                <w:del w:id="1167" w:author="DELL" w:date="2022-05-03T01:58:00Z"/>
                <w:rFonts w:ascii="Times New Roman" w:eastAsia="Times New Roman" w:hAnsi="Times New Roman" w:cs="Times New Roman"/>
                <w:bCs/>
                <w:szCs w:val="24"/>
                <w:bdr w:val="none" w:sz="0" w:space="0" w:color="auto" w:frame="1"/>
                <w:lang w:eastAsia="en-GB"/>
              </w:rPr>
              <w:pPrChange w:id="1168" w:author="DELL" w:date="2022-05-02T23:15:00Z">
                <w:pPr>
                  <w:tabs>
                    <w:tab w:val="left" w:pos="1200"/>
                  </w:tabs>
                  <w:spacing w:line="360" w:lineRule="auto"/>
                  <w:jc w:val="both"/>
                </w:pPr>
              </w:pPrChange>
            </w:pPr>
            <w:del w:id="1169" w:author="DELL" w:date="2022-05-02T23:31:00Z">
              <w:r w:rsidRPr="00FE6343" w:rsidDel="007B1475">
                <w:rPr>
                  <w:rFonts w:ascii="Times New Roman" w:eastAsia="Times New Roman" w:hAnsi="Times New Roman" w:cs="Times New Roman"/>
                  <w:bCs/>
                  <w:color w:val="000000"/>
                  <w:szCs w:val="24"/>
                  <w:bdr w:val="none" w:sz="0" w:space="0" w:color="auto" w:frame="1"/>
                  <w:lang w:eastAsia="en-GB"/>
                </w:rPr>
                <w:delText>0.0621</w:delText>
              </w:r>
            </w:del>
          </w:p>
        </w:tc>
        <w:tc>
          <w:tcPr>
            <w:tcW w:w="385" w:type="pct"/>
          </w:tcPr>
          <w:p w:rsidR="00321AD5" w:rsidRPr="00FE6343" w:rsidDel="00101035" w:rsidRDefault="00321AD5">
            <w:pPr>
              <w:tabs>
                <w:tab w:val="left" w:pos="1200"/>
              </w:tabs>
              <w:spacing w:line="240" w:lineRule="auto"/>
              <w:jc w:val="both"/>
              <w:rPr>
                <w:del w:id="1170" w:author="DELL" w:date="2022-05-03T01:58:00Z"/>
                <w:rFonts w:ascii="Times New Roman" w:eastAsia="Times New Roman" w:hAnsi="Times New Roman" w:cs="Times New Roman"/>
                <w:bCs/>
                <w:color w:val="000000"/>
                <w:szCs w:val="24"/>
                <w:bdr w:val="none" w:sz="0" w:space="0" w:color="auto" w:frame="1"/>
                <w:lang w:eastAsia="en-GB"/>
              </w:rPr>
              <w:pPrChange w:id="1171" w:author="DELL" w:date="2022-05-02T23:15:00Z">
                <w:pPr>
                  <w:tabs>
                    <w:tab w:val="left" w:pos="1200"/>
                  </w:tabs>
                  <w:spacing w:line="360" w:lineRule="auto"/>
                  <w:jc w:val="both"/>
                </w:pPr>
              </w:pPrChange>
            </w:pPr>
            <w:del w:id="1172" w:author="DELL" w:date="2022-05-02T23:33:00Z">
              <w:r w:rsidRPr="00FE6343" w:rsidDel="001B37F0">
                <w:rPr>
                  <w:rFonts w:ascii="Times New Roman" w:eastAsia="Times New Roman" w:hAnsi="Times New Roman" w:cs="Times New Roman"/>
                  <w:bCs/>
                  <w:color w:val="000000"/>
                  <w:szCs w:val="24"/>
                  <w:bdr w:val="none" w:sz="0" w:space="0" w:color="auto" w:frame="1"/>
                  <w:lang w:eastAsia="en-GB"/>
                </w:rPr>
                <w:delText>1.02</w:delText>
              </w:r>
            </w:del>
          </w:p>
        </w:tc>
        <w:tc>
          <w:tcPr>
            <w:tcW w:w="708" w:type="pct"/>
          </w:tcPr>
          <w:p w:rsidR="00321AD5" w:rsidRPr="00FE6343" w:rsidDel="00101035" w:rsidRDefault="00321AD5">
            <w:pPr>
              <w:tabs>
                <w:tab w:val="left" w:pos="1200"/>
              </w:tabs>
              <w:spacing w:line="240" w:lineRule="auto"/>
              <w:jc w:val="both"/>
              <w:rPr>
                <w:del w:id="1173" w:author="DELL" w:date="2022-05-03T01:58:00Z"/>
                <w:rFonts w:ascii="Times New Roman" w:eastAsia="Times New Roman" w:hAnsi="Times New Roman" w:cs="Times New Roman"/>
                <w:bCs/>
                <w:color w:val="000000"/>
                <w:szCs w:val="24"/>
                <w:bdr w:val="none" w:sz="0" w:space="0" w:color="auto" w:frame="1"/>
                <w:lang w:eastAsia="en-GB"/>
              </w:rPr>
              <w:pPrChange w:id="1174" w:author="DELL" w:date="2022-05-02T23:15:00Z">
                <w:pPr>
                  <w:tabs>
                    <w:tab w:val="left" w:pos="1200"/>
                  </w:tabs>
                  <w:spacing w:line="360" w:lineRule="auto"/>
                  <w:jc w:val="both"/>
                </w:pPr>
              </w:pPrChange>
            </w:pPr>
            <w:del w:id="1175" w:author="DELL" w:date="2022-05-02T23:39:00Z">
              <w:r w:rsidRPr="00FE6343" w:rsidDel="00DE28B0">
                <w:rPr>
                  <w:rFonts w:ascii="Times New Roman" w:eastAsia="Times New Roman" w:hAnsi="Times New Roman" w:cs="Times New Roman"/>
                  <w:bCs/>
                  <w:color w:val="000000"/>
                  <w:szCs w:val="24"/>
                  <w:bdr w:val="none" w:sz="0" w:space="0" w:color="auto" w:frame="1"/>
                  <w:lang w:eastAsia="en-GB"/>
                </w:rPr>
                <w:delText>1.01-1.03</w:delText>
              </w:r>
            </w:del>
          </w:p>
        </w:tc>
        <w:tc>
          <w:tcPr>
            <w:tcW w:w="588" w:type="pct"/>
          </w:tcPr>
          <w:p w:rsidR="00321AD5" w:rsidRPr="00FE6343" w:rsidDel="00101035" w:rsidRDefault="00321AD5">
            <w:pPr>
              <w:tabs>
                <w:tab w:val="left" w:pos="1200"/>
              </w:tabs>
              <w:spacing w:line="240" w:lineRule="auto"/>
              <w:jc w:val="both"/>
              <w:rPr>
                <w:del w:id="1176" w:author="DELL" w:date="2022-05-03T01:58:00Z"/>
                <w:rFonts w:ascii="Times New Roman" w:eastAsia="Times New Roman" w:hAnsi="Times New Roman" w:cs="Times New Roman"/>
                <w:bCs/>
                <w:color w:val="000000"/>
                <w:szCs w:val="24"/>
                <w:bdr w:val="none" w:sz="0" w:space="0" w:color="auto" w:frame="1"/>
                <w:lang w:eastAsia="en-GB"/>
              </w:rPr>
              <w:pPrChange w:id="1177" w:author="DELL" w:date="2022-05-02T23:15:00Z">
                <w:pPr>
                  <w:tabs>
                    <w:tab w:val="left" w:pos="1200"/>
                  </w:tabs>
                  <w:spacing w:line="360" w:lineRule="auto"/>
                  <w:jc w:val="both"/>
                </w:pPr>
              </w:pPrChange>
            </w:pPr>
            <w:del w:id="1178" w:author="DELL" w:date="2022-05-02T23:46:00Z">
              <w:r w:rsidRPr="00FE6343" w:rsidDel="00CB07BE">
                <w:rPr>
                  <w:rFonts w:ascii="Times New Roman" w:eastAsia="Times New Roman" w:hAnsi="Times New Roman" w:cs="Times New Roman"/>
                  <w:bCs/>
                  <w:color w:val="000000"/>
                  <w:szCs w:val="24"/>
                  <w:bdr w:val="none" w:sz="0" w:space="0" w:color="auto" w:frame="1"/>
                  <w:lang w:eastAsia="en-GB"/>
                </w:rPr>
                <w:delText>&lt;0.001</w:delText>
              </w:r>
            </w:del>
          </w:p>
        </w:tc>
      </w:tr>
      <w:tr w:rsidR="00DE28B0" w:rsidRPr="00FE6343" w:rsidDel="00101035" w:rsidTr="007A0ED9">
        <w:trPr>
          <w:del w:id="1179" w:author="DELL" w:date="2022-05-03T01:58:00Z"/>
        </w:trPr>
        <w:tc>
          <w:tcPr>
            <w:tcW w:w="1467" w:type="pct"/>
            <w:shd w:val="clear" w:color="auto" w:fill="auto"/>
          </w:tcPr>
          <w:p w:rsidR="00321AD5" w:rsidRPr="00FE6343" w:rsidDel="00101035" w:rsidRDefault="00321AD5">
            <w:pPr>
              <w:tabs>
                <w:tab w:val="left" w:pos="1200"/>
              </w:tabs>
              <w:spacing w:line="240" w:lineRule="auto"/>
              <w:jc w:val="both"/>
              <w:rPr>
                <w:del w:id="1180" w:author="DELL" w:date="2022-05-03T01:58:00Z"/>
                <w:rFonts w:ascii="Times New Roman" w:hAnsi="Times New Roman" w:cs="Times New Roman"/>
                <w:szCs w:val="24"/>
              </w:rPr>
              <w:pPrChange w:id="1181" w:author="DELL" w:date="2022-05-02T23:15:00Z">
                <w:pPr>
                  <w:tabs>
                    <w:tab w:val="left" w:pos="1200"/>
                  </w:tabs>
                  <w:spacing w:line="360" w:lineRule="auto"/>
                  <w:jc w:val="both"/>
                </w:pPr>
              </w:pPrChange>
            </w:pPr>
            <w:del w:id="1182" w:author="DELL" w:date="2022-05-03T01:58:00Z">
              <w:r w:rsidRPr="00FE6343" w:rsidDel="00101035">
                <w:rPr>
                  <w:rFonts w:ascii="Times New Roman" w:hAnsi="Times New Roman" w:cs="Times New Roman"/>
                  <w:szCs w:val="24"/>
                </w:rPr>
                <w:delText>Dew Point</w:delText>
              </w:r>
            </w:del>
          </w:p>
        </w:tc>
        <w:tc>
          <w:tcPr>
            <w:tcW w:w="557" w:type="pct"/>
            <w:shd w:val="clear" w:color="auto" w:fill="auto"/>
          </w:tcPr>
          <w:p w:rsidR="00321AD5" w:rsidRPr="00FE6343" w:rsidDel="00101035" w:rsidRDefault="00321AD5">
            <w:pPr>
              <w:tabs>
                <w:tab w:val="left" w:pos="1200"/>
              </w:tabs>
              <w:spacing w:line="240" w:lineRule="auto"/>
              <w:jc w:val="both"/>
              <w:rPr>
                <w:del w:id="1183" w:author="DELL" w:date="2022-05-03T01:58:00Z"/>
                <w:rFonts w:ascii="Times New Roman" w:hAnsi="Times New Roman" w:cs="Times New Roman"/>
                <w:bCs/>
                <w:szCs w:val="24"/>
              </w:rPr>
              <w:pPrChange w:id="1184" w:author="DELL" w:date="2022-05-02T23:15:00Z">
                <w:pPr>
                  <w:tabs>
                    <w:tab w:val="left" w:pos="1200"/>
                  </w:tabs>
                  <w:spacing w:line="360" w:lineRule="auto"/>
                  <w:jc w:val="both"/>
                </w:pPr>
              </w:pPrChange>
            </w:pPr>
            <w:del w:id="1185" w:author="DELL" w:date="2022-05-02T23:27:00Z">
              <w:r w:rsidRPr="00FE6343" w:rsidDel="00215E8A">
                <w:rPr>
                  <w:rFonts w:ascii="Times New Roman" w:hAnsi="Times New Roman" w:cs="Times New Roman"/>
                  <w:bCs/>
                  <w:color w:val="000000"/>
                  <w:szCs w:val="24"/>
                </w:rPr>
                <w:delText>1.00</w:delText>
              </w:r>
            </w:del>
          </w:p>
        </w:tc>
        <w:tc>
          <w:tcPr>
            <w:tcW w:w="707" w:type="pct"/>
            <w:shd w:val="clear" w:color="auto" w:fill="auto"/>
          </w:tcPr>
          <w:p w:rsidR="00321AD5" w:rsidRPr="00FE6343" w:rsidDel="00101035" w:rsidRDefault="00321AD5">
            <w:pPr>
              <w:tabs>
                <w:tab w:val="left" w:pos="1200"/>
              </w:tabs>
              <w:spacing w:line="240" w:lineRule="auto"/>
              <w:jc w:val="both"/>
              <w:rPr>
                <w:del w:id="1186" w:author="DELL" w:date="2022-05-03T01:58:00Z"/>
                <w:rFonts w:ascii="Times New Roman" w:hAnsi="Times New Roman" w:cs="Times New Roman"/>
                <w:bCs/>
                <w:szCs w:val="24"/>
              </w:rPr>
              <w:pPrChange w:id="1187" w:author="DELL" w:date="2022-05-02T23:15:00Z">
                <w:pPr>
                  <w:tabs>
                    <w:tab w:val="left" w:pos="1200"/>
                  </w:tabs>
                  <w:spacing w:line="360" w:lineRule="auto"/>
                  <w:jc w:val="both"/>
                </w:pPr>
              </w:pPrChange>
            </w:pPr>
            <w:del w:id="1188" w:author="DELL" w:date="2022-05-02T23:29:00Z">
              <w:r w:rsidRPr="00FE6343" w:rsidDel="0094766C">
                <w:rPr>
                  <w:rStyle w:val="gnkrckgcgsb"/>
                  <w:rFonts w:ascii="Times New Roman" w:hAnsi="Times New Roman" w:cs="Times New Roman"/>
                  <w:bCs/>
                  <w:color w:val="000000"/>
                  <w:szCs w:val="24"/>
                  <w:bdr w:val="none" w:sz="0" w:space="0" w:color="auto" w:frame="1"/>
                </w:rPr>
                <w:delText>0.99-1.01</w:delText>
              </w:r>
            </w:del>
          </w:p>
        </w:tc>
        <w:tc>
          <w:tcPr>
            <w:tcW w:w="587" w:type="pct"/>
            <w:shd w:val="clear" w:color="auto" w:fill="auto"/>
          </w:tcPr>
          <w:p w:rsidR="00321AD5" w:rsidRPr="00FE6343" w:rsidDel="00101035" w:rsidRDefault="00321AD5">
            <w:pPr>
              <w:tabs>
                <w:tab w:val="left" w:pos="1200"/>
              </w:tabs>
              <w:spacing w:line="240" w:lineRule="auto"/>
              <w:jc w:val="both"/>
              <w:rPr>
                <w:del w:id="1189" w:author="DELL" w:date="2022-05-03T01:58:00Z"/>
                <w:rFonts w:ascii="Times New Roman" w:hAnsi="Times New Roman" w:cs="Times New Roman"/>
                <w:bCs/>
                <w:szCs w:val="24"/>
              </w:rPr>
              <w:pPrChange w:id="1190" w:author="DELL" w:date="2022-05-02T23:15:00Z">
                <w:pPr>
                  <w:tabs>
                    <w:tab w:val="left" w:pos="1200"/>
                  </w:tabs>
                  <w:spacing w:line="360" w:lineRule="auto"/>
                  <w:jc w:val="both"/>
                </w:pPr>
              </w:pPrChange>
            </w:pPr>
            <w:del w:id="1191" w:author="DELL" w:date="2022-05-02T23:31:00Z">
              <w:r w:rsidRPr="00FE6343" w:rsidDel="007B1475">
                <w:rPr>
                  <w:rFonts w:ascii="Times New Roman" w:hAnsi="Times New Roman" w:cs="Times New Roman"/>
                  <w:bCs/>
                  <w:color w:val="000000"/>
                  <w:szCs w:val="24"/>
                </w:rPr>
                <w:delText>0.2511</w:delText>
              </w:r>
            </w:del>
          </w:p>
        </w:tc>
        <w:tc>
          <w:tcPr>
            <w:tcW w:w="385" w:type="pct"/>
          </w:tcPr>
          <w:p w:rsidR="00321AD5" w:rsidRPr="00FE6343" w:rsidDel="00101035" w:rsidRDefault="00321AD5">
            <w:pPr>
              <w:tabs>
                <w:tab w:val="left" w:pos="1200"/>
              </w:tabs>
              <w:spacing w:line="240" w:lineRule="auto"/>
              <w:jc w:val="both"/>
              <w:rPr>
                <w:del w:id="1192" w:author="DELL" w:date="2022-05-03T01:58:00Z"/>
                <w:rFonts w:ascii="Times New Roman" w:hAnsi="Times New Roman" w:cs="Times New Roman"/>
                <w:bCs/>
                <w:color w:val="000000"/>
                <w:szCs w:val="24"/>
              </w:rPr>
              <w:pPrChange w:id="1193" w:author="DELL" w:date="2022-05-02T23:15:00Z">
                <w:pPr>
                  <w:tabs>
                    <w:tab w:val="left" w:pos="1200"/>
                  </w:tabs>
                  <w:spacing w:line="360" w:lineRule="auto"/>
                  <w:jc w:val="both"/>
                </w:pPr>
              </w:pPrChange>
            </w:pPr>
            <w:del w:id="1194" w:author="DELL" w:date="2022-05-02T23:35:00Z">
              <w:r w:rsidRPr="00FE6343" w:rsidDel="001B37F0">
                <w:rPr>
                  <w:rFonts w:ascii="Times New Roman" w:hAnsi="Times New Roman" w:cs="Times New Roman"/>
                  <w:bCs/>
                  <w:color w:val="000000"/>
                  <w:szCs w:val="24"/>
                </w:rPr>
                <w:delText>0.98</w:delText>
              </w:r>
            </w:del>
          </w:p>
        </w:tc>
        <w:tc>
          <w:tcPr>
            <w:tcW w:w="708" w:type="pct"/>
          </w:tcPr>
          <w:p w:rsidR="00321AD5" w:rsidRPr="00FE6343" w:rsidDel="00101035" w:rsidRDefault="00321AD5">
            <w:pPr>
              <w:tabs>
                <w:tab w:val="left" w:pos="1200"/>
              </w:tabs>
              <w:spacing w:line="240" w:lineRule="auto"/>
              <w:jc w:val="both"/>
              <w:rPr>
                <w:del w:id="1195" w:author="DELL" w:date="2022-05-03T01:58:00Z"/>
                <w:rFonts w:ascii="Times New Roman" w:hAnsi="Times New Roman" w:cs="Times New Roman"/>
                <w:bCs/>
                <w:color w:val="000000"/>
                <w:szCs w:val="24"/>
              </w:rPr>
              <w:pPrChange w:id="1196" w:author="DELL" w:date="2022-05-02T23:42:00Z">
                <w:pPr>
                  <w:tabs>
                    <w:tab w:val="left" w:pos="1200"/>
                  </w:tabs>
                  <w:spacing w:line="360" w:lineRule="auto"/>
                  <w:jc w:val="both"/>
                </w:pPr>
              </w:pPrChange>
            </w:pPr>
            <w:del w:id="1197" w:author="DELL" w:date="2022-05-02T23:39:00Z">
              <w:r w:rsidRPr="00FE6343" w:rsidDel="00DE28B0">
                <w:rPr>
                  <w:rFonts w:ascii="Times New Roman" w:hAnsi="Times New Roman" w:cs="Times New Roman"/>
                  <w:bCs/>
                  <w:color w:val="000000"/>
                  <w:szCs w:val="24"/>
                </w:rPr>
                <w:delText>0.97-0.99</w:delText>
              </w:r>
            </w:del>
          </w:p>
        </w:tc>
        <w:tc>
          <w:tcPr>
            <w:tcW w:w="588" w:type="pct"/>
          </w:tcPr>
          <w:p w:rsidR="00321AD5" w:rsidRPr="00FE6343" w:rsidDel="00101035" w:rsidRDefault="00321AD5">
            <w:pPr>
              <w:tabs>
                <w:tab w:val="left" w:pos="1200"/>
              </w:tabs>
              <w:spacing w:line="240" w:lineRule="auto"/>
              <w:jc w:val="both"/>
              <w:rPr>
                <w:del w:id="1198" w:author="DELL" w:date="2022-05-03T01:58:00Z"/>
                <w:rFonts w:ascii="Times New Roman" w:hAnsi="Times New Roman" w:cs="Times New Roman"/>
                <w:bCs/>
                <w:color w:val="000000"/>
                <w:szCs w:val="24"/>
              </w:rPr>
              <w:pPrChange w:id="1199" w:author="DELL" w:date="2022-05-02T23:15:00Z">
                <w:pPr>
                  <w:tabs>
                    <w:tab w:val="left" w:pos="1200"/>
                  </w:tabs>
                  <w:spacing w:line="360" w:lineRule="auto"/>
                  <w:jc w:val="both"/>
                </w:pPr>
              </w:pPrChange>
            </w:pPr>
            <w:del w:id="1200" w:author="DELL" w:date="2022-05-02T23:46:00Z">
              <w:r w:rsidRPr="00FE6343" w:rsidDel="00CB07BE">
                <w:rPr>
                  <w:rFonts w:ascii="Times New Roman" w:eastAsia="Times New Roman" w:hAnsi="Times New Roman" w:cs="Times New Roman"/>
                  <w:bCs/>
                  <w:color w:val="000000"/>
                  <w:szCs w:val="24"/>
                  <w:bdr w:val="none" w:sz="0" w:space="0" w:color="auto" w:frame="1"/>
                  <w:lang w:eastAsia="en-GB"/>
                </w:rPr>
                <w:delText>&lt;0.001</w:delText>
              </w:r>
            </w:del>
          </w:p>
        </w:tc>
      </w:tr>
      <w:tr w:rsidR="00DE28B0" w:rsidRPr="00FE6343" w:rsidDel="00101035" w:rsidTr="007A0ED9">
        <w:trPr>
          <w:del w:id="1201" w:author="DELL" w:date="2022-05-03T01:58:00Z"/>
        </w:trPr>
        <w:tc>
          <w:tcPr>
            <w:tcW w:w="1467" w:type="pct"/>
            <w:shd w:val="clear" w:color="auto" w:fill="auto"/>
          </w:tcPr>
          <w:p w:rsidR="00321AD5" w:rsidRPr="00FE6343" w:rsidDel="00101035" w:rsidRDefault="00321AD5">
            <w:pPr>
              <w:tabs>
                <w:tab w:val="left" w:pos="1200"/>
              </w:tabs>
              <w:spacing w:line="240" w:lineRule="auto"/>
              <w:jc w:val="both"/>
              <w:rPr>
                <w:del w:id="1202" w:author="DELL" w:date="2022-05-03T01:58:00Z"/>
                <w:rFonts w:ascii="Times New Roman" w:hAnsi="Times New Roman" w:cs="Times New Roman"/>
                <w:szCs w:val="24"/>
              </w:rPr>
              <w:pPrChange w:id="1203" w:author="DELL" w:date="2022-05-02T23:15:00Z">
                <w:pPr>
                  <w:tabs>
                    <w:tab w:val="left" w:pos="1200"/>
                  </w:tabs>
                  <w:spacing w:line="360" w:lineRule="auto"/>
                  <w:jc w:val="both"/>
                </w:pPr>
              </w:pPrChange>
            </w:pPr>
            <w:del w:id="1204" w:author="DELL" w:date="2022-05-03T01:58:00Z">
              <w:r w:rsidRPr="00FE6343" w:rsidDel="00101035">
                <w:rPr>
                  <w:rFonts w:ascii="Times New Roman" w:hAnsi="Times New Roman" w:cs="Times New Roman"/>
                  <w:szCs w:val="24"/>
                </w:rPr>
                <w:delText>Rainfall</w:delText>
              </w:r>
            </w:del>
          </w:p>
        </w:tc>
        <w:tc>
          <w:tcPr>
            <w:tcW w:w="557" w:type="pct"/>
            <w:shd w:val="clear" w:color="auto" w:fill="auto"/>
          </w:tcPr>
          <w:p w:rsidR="00321AD5" w:rsidRPr="00FE6343" w:rsidDel="00101035" w:rsidRDefault="00321AD5">
            <w:pPr>
              <w:tabs>
                <w:tab w:val="left" w:pos="1200"/>
              </w:tabs>
              <w:spacing w:line="240" w:lineRule="auto"/>
              <w:jc w:val="both"/>
              <w:rPr>
                <w:del w:id="1205" w:author="DELL" w:date="2022-05-03T01:58:00Z"/>
                <w:rFonts w:ascii="Times New Roman" w:hAnsi="Times New Roman" w:cs="Times New Roman"/>
                <w:szCs w:val="24"/>
              </w:rPr>
              <w:pPrChange w:id="1206" w:author="DELL" w:date="2022-05-02T23:15:00Z">
                <w:pPr>
                  <w:tabs>
                    <w:tab w:val="left" w:pos="1200"/>
                  </w:tabs>
                  <w:spacing w:line="360" w:lineRule="auto"/>
                  <w:jc w:val="both"/>
                </w:pPr>
              </w:pPrChange>
            </w:pPr>
            <w:del w:id="1207" w:author="DELL" w:date="2022-05-02T23:27:00Z">
              <w:r w:rsidRPr="00FE6343" w:rsidDel="00215E8A">
                <w:rPr>
                  <w:rFonts w:ascii="Times New Roman" w:hAnsi="Times New Roman" w:cs="Times New Roman"/>
                  <w:b/>
                  <w:bCs/>
                  <w:color w:val="000000"/>
                  <w:szCs w:val="24"/>
                </w:rPr>
                <w:delText>1.00</w:delText>
              </w:r>
            </w:del>
          </w:p>
        </w:tc>
        <w:tc>
          <w:tcPr>
            <w:tcW w:w="707" w:type="pct"/>
            <w:shd w:val="clear" w:color="auto" w:fill="auto"/>
          </w:tcPr>
          <w:p w:rsidR="00321AD5" w:rsidRPr="00FE6343" w:rsidDel="00101035" w:rsidRDefault="00321AD5">
            <w:pPr>
              <w:tabs>
                <w:tab w:val="left" w:pos="1200"/>
              </w:tabs>
              <w:spacing w:line="240" w:lineRule="auto"/>
              <w:jc w:val="both"/>
              <w:rPr>
                <w:del w:id="1208" w:author="DELL" w:date="2022-05-03T01:58:00Z"/>
                <w:rStyle w:val="gnkrckgcgsb"/>
                <w:rFonts w:ascii="Times New Roman" w:hAnsi="Times New Roman" w:cs="Times New Roman"/>
                <w:szCs w:val="24"/>
                <w:bdr w:val="none" w:sz="0" w:space="0" w:color="auto" w:frame="1"/>
              </w:rPr>
              <w:pPrChange w:id="1209" w:author="DELL" w:date="2022-05-02T23:15:00Z">
                <w:pPr>
                  <w:tabs>
                    <w:tab w:val="left" w:pos="1200"/>
                  </w:tabs>
                  <w:spacing w:line="360" w:lineRule="auto"/>
                  <w:jc w:val="both"/>
                </w:pPr>
              </w:pPrChange>
            </w:pPr>
            <w:del w:id="1210" w:author="DELL" w:date="2022-05-02T23:29:00Z">
              <w:r w:rsidRPr="00FE6343" w:rsidDel="0094766C">
                <w:rPr>
                  <w:rStyle w:val="gnkrckgcgsb"/>
                  <w:rFonts w:ascii="Times New Roman" w:hAnsi="Times New Roman" w:cs="Times New Roman"/>
                  <w:b/>
                  <w:bCs/>
                  <w:color w:val="000000"/>
                  <w:szCs w:val="24"/>
                  <w:bdr w:val="none" w:sz="0" w:space="0" w:color="auto" w:frame="1"/>
                </w:rPr>
                <w:delText>0.99-1.00</w:delText>
              </w:r>
            </w:del>
          </w:p>
        </w:tc>
        <w:tc>
          <w:tcPr>
            <w:tcW w:w="587" w:type="pct"/>
            <w:shd w:val="clear" w:color="auto" w:fill="auto"/>
          </w:tcPr>
          <w:p w:rsidR="00321AD5" w:rsidRPr="00FE6343" w:rsidDel="00101035" w:rsidRDefault="00321AD5">
            <w:pPr>
              <w:tabs>
                <w:tab w:val="left" w:pos="1200"/>
              </w:tabs>
              <w:spacing w:line="240" w:lineRule="auto"/>
              <w:jc w:val="both"/>
              <w:rPr>
                <w:del w:id="1211" w:author="DELL" w:date="2022-05-03T01:58:00Z"/>
                <w:rFonts w:ascii="Times New Roman" w:eastAsia="Times New Roman" w:hAnsi="Times New Roman" w:cs="Times New Roman"/>
                <w:szCs w:val="24"/>
                <w:bdr w:val="none" w:sz="0" w:space="0" w:color="auto" w:frame="1"/>
                <w:lang w:eastAsia="en-GB"/>
              </w:rPr>
              <w:pPrChange w:id="1212" w:author="DELL" w:date="2022-05-02T23:15:00Z">
                <w:pPr>
                  <w:tabs>
                    <w:tab w:val="left" w:pos="1200"/>
                  </w:tabs>
                  <w:spacing w:line="360" w:lineRule="auto"/>
                  <w:jc w:val="both"/>
                </w:pPr>
              </w:pPrChange>
            </w:pPr>
            <w:del w:id="1213" w:author="DELL" w:date="2022-05-02T23:31:00Z">
              <w:r w:rsidRPr="00FE6343" w:rsidDel="007B1475">
                <w:rPr>
                  <w:rFonts w:ascii="Times New Roman" w:eastAsia="Times New Roman" w:hAnsi="Times New Roman" w:cs="Times New Roman"/>
                  <w:bCs/>
                  <w:color w:val="000000"/>
                  <w:szCs w:val="24"/>
                  <w:bdr w:val="none" w:sz="0" w:space="0" w:color="auto" w:frame="1"/>
                  <w:lang w:eastAsia="en-GB"/>
                </w:rPr>
                <w:delText>0.989</w:delText>
              </w:r>
            </w:del>
          </w:p>
        </w:tc>
        <w:tc>
          <w:tcPr>
            <w:tcW w:w="385" w:type="pct"/>
          </w:tcPr>
          <w:p w:rsidR="00321AD5" w:rsidRPr="00FE6343" w:rsidDel="00101035" w:rsidRDefault="00321AD5">
            <w:pPr>
              <w:tabs>
                <w:tab w:val="left" w:pos="1200"/>
              </w:tabs>
              <w:spacing w:line="240" w:lineRule="auto"/>
              <w:jc w:val="both"/>
              <w:rPr>
                <w:del w:id="1214" w:author="DELL" w:date="2022-05-03T01:58:00Z"/>
                <w:rFonts w:ascii="Times New Roman" w:eastAsia="Times New Roman" w:hAnsi="Times New Roman" w:cs="Times New Roman"/>
                <w:bCs/>
                <w:color w:val="000000"/>
                <w:szCs w:val="24"/>
                <w:bdr w:val="none" w:sz="0" w:space="0" w:color="auto" w:frame="1"/>
                <w:lang w:eastAsia="en-GB"/>
              </w:rPr>
              <w:pPrChange w:id="1215" w:author="DELL" w:date="2022-05-02T23:15:00Z">
                <w:pPr>
                  <w:tabs>
                    <w:tab w:val="left" w:pos="1200"/>
                  </w:tabs>
                  <w:spacing w:line="360" w:lineRule="auto"/>
                  <w:jc w:val="both"/>
                </w:pPr>
              </w:pPrChange>
            </w:pPr>
            <w:del w:id="1216" w:author="DELL" w:date="2022-05-02T23:35:00Z">
              <w:r w:rsidRPr="00FE6343" w:rsidDel="001B37F0">
                <w:rPr>
                  <w:rFonts w:ascii="Times New Roman" w:eastAsia="Times New Roman" w:hAnsi="Times New Roman" w:cs="Times New Roman"/>
                  <w:bCs/>
                  <w:color w:val="000000"/>
                  <w:szCs w:val="24"/>
                  <w:bdr w:val="none" w:sz="0" w:space="0" w:color="auto" w:frame="1"/>
                  <w:lang w:eastAsia="en-GB"/>
                </w:rPr>
                <w:delText>0.99</w:delText>
              </w:r>
            </w:del>
          </w:p>
        </w:tc>
        <w:tc>
          <w:tcPr>
            <w:tcW w:w="708" w:type="pct"/>
          </w:tcPr>
          <w:p w:rsidR="00321AD5" w:rsidRPr="00FE6343" w:rsidDel="00101035" w:rsidRDefault="00321AD5">
            <w:pPr>
              <w:tabs>
                <w:tab w:val="left" w:pos="1200"/>
              </w:tabs>
              <w:spacing w:line="240" w:lineRule="auto"/>
              <w:jc w:val="both"/>
              <w:rPr>
                <w:del w:id="1217" w:author="DELL" w:date="2022-05-03T01:58:00Z"/>
                <w:rFonts w:ascii="Times New Roman" w:eastAsia="Times New Roman" w:hAnsi="Times New Roman" w:cs="Times New Roman"/>
                <w:bCs/>
                <w:color w:val="000000"/>
                <w:szCs w:val="24"/>
                <w:bdr w:val="none" w:sz="0" w:space="0" w:color="auto" w:frame="1"/>
                <w:lang w:eastAsia="en-GB"/>
              </w:rPr>
              <w:pPrChange w:id="1218" w:author="DELL" w:date="2022-05-02T23:15:00Z">
                <w:pPr>
                  <w:tabs>
                    <w:tab w:val="left" w:pos="1200"/>
                  </w:tabs>
                  <w:spacing w:line="360" w:lineRule="auto"/>
                  <w:jc w:val="both"/>
                </w:pPr>
              </w:pPrChange>
            </w:pPr>
            <w:del w:id="1219" w:author="DELL" w:date="2022-05-02T23:39:00Z">
              <w:r w:rsidRPr="00FE6343" w:rsidDel="00DE28B0">
                <w:rPr>
                  <w:rFonts w:ascii="Times New Roman" w:eastAsia="Times New Roman" w:hAnsi="Times New Roman" w:cs="Times New Roman"/>
                  <w:bCs/>
                  <w:color w:val="000000"/>
                  <w:szCs w:val="24"/>
                  <w:bdr w:val="none" w:sz="0" w:space="0" w:color="auto" w:frame="1"/>
                  <w:lang w:eastAsia="en-GB"/>
                </w:rPr>
                <w:delText>0.98-0.99</w:delText>
              </w:r>
            </w:del>
          </w:p>
        </w:tc>
        <w:tc>
          <w:tcPr>
            <w:tcW w:w="588" w:type="pct"/>
          </w:tcPr>
          <w:p w:rsidR="00321AD5" w:rsidRPr="00FE6343" w:rsidDel="00101035" w:rsidRDefault="00321AD5">
            <w:pPr>
              <w:tabs>
                <w:tab w:val="left" w:pos="1200"/>
              </w:tabs>
              <w:spacing w:line="240" w:lineRule="auto"/>
              <w:jc w:val="both"/>
              <w:rPr>
                <w:del w:id="1220" w:author="DELL" w:date="2022-05-03T01:58:00Z"/>
                <w:rFonts w:ascii="Times New Roman" w:eastAsia="Times New Roman" w:hAnsi="Times New Roman" w:cs="Times New Roman"/>
                <w:bCs/>
                <w:color w:val="000000"/>
                <w:szCs w:val="24"/>
                <w:bdr w:val="none" w:sz="0" w:space="0" w:color="auto" w:frame="1"/>
                <w:lang w:eastAsia="en-GB"/>
              </w:rPr>
              <w:pPrChange w:id="1221" w:author="DELL" w:date="2022-05-02T23:15:00Z">
                <w:pPr>
                  <w:tabs>
                    <w:tab w:val="left" w:pos="1200"/>
                  </w:tabs>
                  <w:spacing w:line="360" w:lineRule="auto"/>
                  <w:jc w:val="both"/>
                </w:pPr>
              </w:pPrChange>
            </w:pPr>
            <w:del w:id="1222" w:author="DELL" w:date="2022-05-02T23:46:00Z">
              <w:r w:rsidRPr="00FE6343" w:rsidDel="00CB07BE">
                <w:rPr>
                  <w:rFonts w:ascii="Times New Roman" w:eastAsia="Times New Roman" w:hAnsi="Times New Roman" w:cs="Times New Roman"/>
                  <w:bCs/>
                  <w:color w:val="000000"/>
                  <w:szCs w:val="24"/>
                  <w:bdr w:val="none" w:sz="0" w:space="0" w:color="auto" w:frame="1"/>
                  <w:lang w:eastAsia="en-GB"/>
                </w:rPr>
                <w:delText>0.031</w:delText>
              </w:r>
            </w:del>
          </w:p>
        </w:tc>
      </w:tr>
      <w:tr w:rsidR="00DE28B0" w:rsidRPr="00FE6343" w:rsidDel="00101035" w:rsidTr="007A0ED9">
        <w:trPr>
          <w:del w:id="1223" w:author="DELL" w:date="2022-05-03T01:58:00Z"/>
        </w:trPr>
        <w:tc>
          <w:tcPr>
            <w:tcW w:w="1467" w:type="pct"/>
            <w:shd w:val="clear" w:color="auto" w:fill="auto"/>
          </w:tcPr>
          <w:p w:rsidR="00321AD5" w:rsidRPr="00FE6343" w:rsidDel="00101035" w:rsidRDefault="00321AD5">
            <w:pPr>
              <w:tabs>
                <w:tab w:val="left" w:pos="1200"/>
              </w:tabs>
              <w:spacing w:line="240" w:lineRule="auto"/>
              <w:jc w:val="both"/>
              <w:rPr>
                <w:del w:id="1224" w:author="DELL" w:date="2022-05-03T01:58:00Z"/>
                <w:rFonts w:ascii="Times New Roman" w:hAnsi="Times New Roman" w:cs="Times New Roman"/>
                <w:szCs w:val="24"/>
              </w:rPr>
              <w:pPrChange w:id="1225" w:author="DELL" w:date="2022-05-02T23:15:00Z">
                <w:pPr>
                  <w:tabs>
                    <w:tab w:val="left" w:pos="1200"/>
                  </w:tabs>
                  <w:spacing w:line="360" w:lineRule="auto"/>
                  <w:jc w:val="both"/>
                </w:pPr>
              </w:pPrChange>
            </w:pPr>
            <w:del w:id="1226" w:author="DELL" w:date="2022-05-03T01:58:00Z">
              <w:r w:rsidRPr="00FE6343" w:rsidDel="00101035">
                <w:rPr>
                  <w:rFonts w:ascii="Times New Roman" w:hAnsi="Times New Roman" w:cs="Times New Roman"/>
                  <w:szCs w:val="24"/>
                </w:rPr>
                <w:delText>Relative Humidity</w:delText>
              </w:r>
            </w:del>
          </w:p>
        </w:tc>
        <w:tc>
          <w:tcPr>
            <w:tcW w:w="557" w:type="pct"/>
            <w:shd w:val="clear" w:color="auto" w:fill="auto"/>
          </w:tcPr>
          <w:p w:rsidR="00321AD5" w:rsidRPr="00FE6343" w:rsidDel="00101035" w:rsidRDefault="00321AD5">
            <w:pPr>
              <w:tabs>
                <w:tab w:val="left" w:pos="1200"/>
              </w:tabs>
              <w:spacing w:line="240" w:lineRule="auto"/>
              <w:jc w:val="both"/>
              <w:rPr>
                <w:del w:id="1227" w:author="DELL" w:date="2022-05-03T01:58:00Z"/>
                <w:rFonts w:ascii="Times New Roman" w:hAnsi="Times New Roman" w:cs="Times New Roman"/>
                <w:b/>
                <w:bCs/>
                <w:szCs w:val="24"/>
              </w:rPr>
              <w:pPrChange w:id="1228" w:author="DELL" w:date="2022-05-02T23:15:00Z">
                <w:pPr>
                  <w:tabs>
                    <w:tab w:val="left" w:pos="1200"/>
                  </w:tabs>
                  <w:spacing w:line="360" w:lineRule="auto"/>
                  <w:jc w:val="both"/>
                </w:pPr>
              </w:pPrChange>
            </w:pPr>
            <w:del w:id="1229" w:author="DELL" w:date="2022-05-02T23:27:00Z">
              <w:r w:rsidRPr="00FE6343" w:rsidDel="00215E8A">
                <w:rPr>
                  <w:rFonts w:ascii="Times New Roman" w:hAnsi="Times New Roman" w:cs="Times New Roman"/>
                  <w:b/>
                  <w:bCs/>
                  <w:szCs w:val="24"/>
                </w:rPr>
                <w:delText>1.00</w:delText>
              </w:r>
            </w:del>
          </w:p>
        </w:tc>
        <w:tc>
          <w:tcPr>
            <w:tcW w:w="707" w:type="pct"/>
            <w:shd w:val="clear" w:color="auto" w:fill="auto"/>
          </w:tcPr>
          <w:p w:rsidR="00321AD5" w:rsidRPr="00FE6343" w:rsidDel="00101035" w:rsidRDefault="00321AD5">
            <w:pPr>
              <w:tabs>
                <w:tab w:val="left" w:pos="1200"/>
              </w:tabs>
              <w:spacing w:line="240" w:lineRule="auto"/>
              <w:jc w:val="both"/>
              <w:rPr>
                <w:del w:id="1230" w:author="DELL" w:date="2022-05-03T01:58:00Z"/>
                <w:rFonts w:ascii="Times New Roman" w:hAnsi="Times New Roman" w:cs="Times New Roman"/>
                <w:b/>
                <w:bCs/>
                <w:szCs w:val="24"/>
              </w:rPr>
              <w:pPrChange w:id="1231" w:author="DELL" w:date="2022-05-02T23:15:00Z">
                <w:pPr>
                  <w:tabs>
                    <w:tab w:val="left" w:pos="1200"/>
                  </w:tabs>
                  <w:spacing w:line="360" w:lineRule="auto"/>
                  <w:jc w:val="both"/>
                </w:pPr>
              </w:pPrChange>
            </w:pPr>
            <w:del w:id="1232" w:author="DELL" w:date="2022-05-02T23:29:00Z">
              <w:r w:rsidRPr="00FE6343" w:rsidDel="0094766C">
                <w:rPr>
                  <w:rStyle w:val="gnkrckgcgsb"/>
                  <w:rFonts w:ascii="Times New Roman" w:hAnsi="Times New Roman" w:cs="Times New Roman"/>
                  <w:b/>
                  <w:bCs/>
                  <w:color w:val="000000"/>
                  <w:szCs w:val="24"/>
                </w:rPr>
                <w:delText>0.99-1.01</w:delText>
              </w:r>
            </w:del>
          </w:p>
        </w:tc>
        <w:tc>
          <w:tcPr>
            <w:tcW w:w="587" w:type="pct"/>
            <w:shd w:val="clear" w:color="auto" w:fill="auto"/>
          </w:tcPr>
          <w:p w:rsidR="00321AD5" w:rsidRPr="00FE6343" w:rsidDel="00101035" w:rsidRDefault="00321AD5">
            <w:pPr>
              <w:tabs>
                <w:tab w:val="left" w:pos="1200"/>
              </w:tabs>
              <w:spacing w:line="240" w:lineRule="auto"/>
              <w:jc w:val="both"/>
              <w:rPr>
                <w:del w:id="1233" w:author="DELL" w:date="2022-05-03T01:58:00Z"/>
                <w:rFonts w:ascii="Times New Roman" w:hAnsi="Times New Roman" w:cs="Times New Roman"/>
                <w:bCs/>
                <w:szCs w:val="24"/>
              </w:rPr>
              <w:pPrChange w:id="1234" w:author="DELL" w:date="2022-05-02T23:15:00Z">
                <w:pPr>
                  <w:tabs>
                    <w:tab w:val="left" w:pos="1200"/>
                  </w:tabs>
                  <w:spacing w:line="360" w:lineRule="auto"/>
                  <w:jc w:val="both"/>
                </w:pPr>
              </w:pPrChange>
            </w:pPr>
            <w:del w:id="1235" w:author="DELL" w:date="2022-05-02T23:31:00Z">
              <w:r w:rsidRPr="00FE6343" w:rsidDel="007B1475">
                <w:rPr>
                  <w:rFonts w:ascii="Times New Roman" w:hAnsi="Times New Roman" w:cs="Times New Roman"/>
                  <w:bCs/>
                  <w:color w:val="000000"/>
                  <w:szCs w:val="24"/>
                </w:rPr>
                <w:delText>0.687</w:delText>
              </w:r>
            </w:del>
          </w:p>
        </w:tc>
        <w:tc>
          <w:tcPr>
            <w:tcW w:w="385" w:type="pct"/>
          </w:tcPr>
          <w:p w:rsidR="00321AD5" w:rsidRPr="00FE6343" w:rsidDel="00101035" w:rsidRDefault="00321AD5">
            <w:pPr>
              <w:tabs>
                <w:tab w:val="left" w:pos="1200"/>
              </w:tabs>
              <w:spacing w:line="240" w:lineRule="auto"/>
              <w:jc w:val="both"/>
              <w:rPr>
                <w:del w:id="1236" w:author="DELL" w:date="2022-05-03T01:58:00Z"/>
                <w:rFonts w:ascii="Times New Roman" w:hAnsi="Times New Roman" w:cs="Times New Roman"/>
                <w:b/>
                <w:bCs/>
                <w:color w:val="000000"/>
                <w:szCs w:val="24"/>
              </w:rPr>
              <w:pPrChange w:id="1237" w:author="DELL" w:date="2022-05-02T23:15:00Z">
                <w:pPr>
                  <w:tabs>
                    <w:tab w:val="left" w:pos="1200"/>
                  </w:tabs>
                  <w:spacing w:line="360" w:lineRule="auto"/>
                  <w:jc w:val="both"/>
                </w:pPr>
              </w:pPrChange>
            </w:pPr>
            <w:del w:id="1238" w:author="DELL" w:date="2022-05-02T23:35:00Z">
              <w:r w:rsidRPr="00FE6343" w:rsidDel="001B37F0">
                <w:rPr>
                  <w:rFonts w:ascii="Times New Roman" w:hAnsi="Times New Roman" w:cs="Times New Roman"/>
                  <w:b/>
                  <w:bCs/>
                  <w:color w:val="000000"/>
                  <w:szCs w:val="24"/>
                </w:rPr>
                <w:delText>1.01</w:delText>
              </w:r>
            </w:del>
          </w:p>
        </w:tc>
        <w:tc>
          <w:tcPr>
            <w:tcW w:w="708" w:type="pct"/>
          </w:tcPr>
          <w:p w:rsidR="00321AD5" w:rsidRPr="00FE6343" w:rsidDel="00101035" w:rsidRDefault="00321AD5">
            <w:pPr>
              <w:tabs>
                <w:tab w:val="left" w:pos="1200"/>
              </w:tabs>
              <w:spacing w:line="240" w:lineRule="auto"/>
              <w:jc w:val="both"/>
              <w:rPr>
                <w:del w:id="1239" w:author="DELL" w:date="2022-05-03T01:58:00Z"/>
                <w:rFonts w:ascii="Times New Roman" w:hAnsi="Times New Roman" w:cs="Times New Roman"/>
                <w:b/>
                <w:bCs/>
                <w:color w:val="000000"/>
                <w:szCs w:val="24"/>
              </w:rPr>
              <w:pPrChange w:id="1240" w:author="DELL" w:date="2022-05-02T23:15:00Z">
                <w:pPr>
                  <w:tabs>
                    <w:tab w:val="left" w:pos="1200"/>
                  </w:tabs>
                  <w:spacing w:line="360" w:lineRule="auto"/>
                  <w:jc w:val="both"/>
                </w:pPr>
              </w:pPrChange>
            </w:pPr>
            <w:del w:id="1241" w:author="DELL" w:date="2022-05-02T23:39:00Z">
              <w:r w:rsidRPr="00FE6343" w:rsidDel="00DE28B0">
                <w:rPr>
                  <w:rFonts w:ascii="Times New Roman" w:eastAsia="Times New Roman" w:hAnsi="Times New Roman" w:cs="Times New Roman"/>
                  <w:bCs/>
                  <w:color w:val="000000"/>
                  <w:szCs w:val="24"/>
                  <w:bdr w:val="none" w:sz="0" w:space="0" w:color="auto" w:frame="1"/>
                  <w:lang w:eastAsia="en-GB"/>
                </w:rPr>
                <w:delText>1.01-1.02</w:delText>
              </w:r>
            </w:del>
          </w:p>
        </w:tc>
        <w:tc>
          <w:tcPr>
            <w:tcW w:w="588" w:type="pct"/>
          </w:tcPr>
          <w:p w:rsidR="00321AD5" w:rsidRPr="00FE6343" w:rsidDel="00101035" w:rsidRDefault="00321AD5">
            <w:pPr>
              <w:tabs>
                <w:tab w:val="left" w:pos="1200"/>
              </w:tabs>
              <w:spacing w:line="240" w:lineRule="auto"/>
              <w:jc w:val="both"/>
              <w:rPr>
                <w:del w:id="1242" w:author="DELL" w:date="2022-05-03T01:58:00Z"/>
                <w:rFonts w:ascii="Times New Roman" w:hAnsi="Times New Roman" w:cs="Times New Roman"/>
                <w:b/>
                <w:bCs/>
                <w:color w:val="000000"/>
                <w:szCs w:val="24"/>
              </w:rPr>
              <w:pPrChange w:id="1243" w:author="DELL" w:date="2022-05-02T23:15:00Z">
                <w:pPr>
                  <w:tabs>
                    <w:tab w:val="left" w:pos="1200"/>
                  </w:tabs>
                  <w:spacing w:line="360" w:lineRule="auto"/>
                  <w:jc w:val="both"/>
                </w:pPr>
              </w:pPrChange>
            </w:pPr>
            <w:del w:id="1244" w:author="DELL" w:date="2022-05-02T23:46:00Z">
              <w:r w:rsidRPr="00FE6343" w:rsidDel="00CB07BE">
                <w:rPr>
                  <w:rFonts w:ascii="Times New Roman" w:eastAsia="Times New Roman" w:hAnsi="Times New Roman" w:cs="Times New Roman"/>
                  <w:bCs/>
                  <w:color w:val="000000"/>
                  <w:szCs w:val="24"/>
                  <w:bdr w:val="none" w:sz="0" w:space="0" w:color="auto" w:frame="1"/>
                  <w:lang w:eastAsia="en-GB"/>
                </w:rPr>
                <w:delText>&lt;0.001</w:delText>
              </w:r>
            </w:del>
          </w:p>
        </w:tc>
      </w:tr>
      <w:tr w:rsidR="00DE28B0" w:rsidRPr="00FE6343" w:rsidDel="00101035" w:rsidTr="007A0ED9">
        <w:trPr>
          <w:del w:id="1245" w:author="DELL" w:date="2022-05-03T01:58:00Z"/>
        </w:trPr>
        <w:tc>
          <w:tcPr>
            <w:tcW w:w="1467" w:type="pct"/>
            <w:shd w:val="clear" w:color="auto" w:fill="auto"/>
          </w:tcPr>
          <w:p w:rsidR="00321AD5" w:rsidRPr="00FE6343" w:rsidDel="00101035" w:rsidRDefault="00321AD5">
            <w:pPr>
              <w:tabs>
                <w:tab w:val="left" w:pos="1200"/>
              </w:tabs>
              <w:spacing w:line="240" w:lineRule="auto"/>
              <w:jc w:val="both"/>
              <w:rPr>
                <w:del w:id="1246" w:author="DELL" w:date="2022-05-03T01:58:00Z"/>
                <w:rFonts w:ascii="Times New Roman" w:hAnsi="Times New Roman" w:cs="Times New Roman"/>
                <w:szCs w:val="24"/>
              </w:rPr>
              <w:pPrChange w:id="1247" w:author="DELL" w:date="2022-05-02T23:15:00Z">
                <w:pPr>
                  <w:tabs>
                    <w:tab w:val="left" w:pos="1200"/>
                  </w:tabs>
                  <w:spacing w:line="360" w:lineRule="auto"/>
                  <w:jc w:val="both"/>
                </w:pPr>
              </w:pPrChange>
            </w:pPr>
            <w:del w:id="1248" w:author="DELL" w:date="2022-05-03T01:58:00Z">
              <w:r w:rsidRPr="00FE6343" w:rsidDel="00101035">
                <w:rPr>
                  <w:rFonts w:ascii="Times New Roman" w:hAnsi="Times New Roman" w:cs="Times New Roman"/>
                  <w:szCs w:val="24"/>
                </w:rPr>
                <w:delText>Surface Pressure</w:delText>
              </w:r>
            </w:del>
          </w:p>
        </w:tc>
        <w:tc>
          <w:tcPr>
            <w:tcW w:w="557" w:type="pct"/>
            <w:shd w:val="clear" w:color="auto" w:fill="auto"/>
          </w:tcPr>
          <w:p w:rsidR="00321AD5" w:rsidRPr="00FE6343" w:rsidDel="00101035" w:rsidRDefault="00321AD5">
            <w:pPr>
              <w:tabs>
                <w:tab w:val="left" w:pos="1200"/>
              </w:tabs>
              <w:spacing w:line="240" w:lineRule="auto"/>
              <w:jc w:val="both"/>
              <w:rPr>
                <w:del w:id="1249" w:author="DELL" w:date="2022-05-03T01:58:00Z"/>
                <w:rFonts w:ascii="Times New Roman" w:hAnsi="Times New Roman" w:cs="Times New Roman"/>
                <w:b/>
                <w:szCs w:val="24"/>
              </w:rPr>
              <w:pPrChange w:id="1250" w:author="DELL" w:date="2022-05-02T23:15:00Z">
                <w:pPr>
                  <w:tabs>
                    <w:tab w:val="left" w:pos="1200"/>
                  </w:tabs>
                  <w:spacing w:line="360" w:lineRule="auto"/>
                  <w:jc w:val="both"/>
                </w:pPr>
              </w:pPrChange>
            </w:pPr>
            <w:del w:id="1251" w:author="DELL" w:date="2022-05-02T23:27:00Z">
              <w:r w:rsidRPr="00FE6343" w:rsidDel="00215E8A">
                <w:rPr>
                  <w:rFonts w:ascii="Times New Roman" w:hAnsi="Times New Roman" w:cs="Times New Roman"/>
                  <w:b/>
                  <w:color w:val="000000"/>
                  <w:szCs w:val="24"/>
                </w:rPr>
                <w:delText>0.97</w:delText>
              </w:r>
            </w:del>
          </w:p>
        </w:tc>
        <w:tc>
          <w:tcPr>
            <w:tcW w:w="707" w:type="pct"/>
            <w:shd w:val="clear" w:color="auto" w:fill="auto"/>
          </w:tcPr>
          <w:p w:rsidR="00321AD5" w:rsidRPr="00FE6343" w:rsidDel="00101035" w:rsidRDefault="00321AD5">
            <w:pPr>
              <w:tabs>
                <w:tab w:val="left" w:pos="1200"/>
              </w:tabs>
              <w:spacing w:line="240" w:lineRule="auto"/>
              <w:jc w:val="both"/>
              <w:rPr>
                <w:del w:id="1252" w:author="DELL" w:date="2022-05-03T01:58:00Z"/>
                <w:rFonts w:ascii="Times New Roman" w:hAnsi="Times New Roman" w:cs="Times New Roman"/>
                <w:b/>
                <w:szCs w:val="24"/>
              </w:rPr>
              <w:pPrChange w:id="1253" w:author="DELL" w:date="2022-05-02T23:15:00Z">
                <w:pPr>
                  <w:tabs>
                    <w:tab w:val="left" w:pos="1200"/>
                  </w:tabs>
                  <w:spacing w:line="360" w:lineRule="auto"/>
                  <w:jc w:val="both"/>
                </w:pPr>
              </w:pPrChange>
            </w:pPr>
            <w:del w:id="1254" w:author="DELL" w:date="2022-05-02T23:29:00Z">
              <w:r w:rsidRPr="00FE6343" w:rsidDel="0094766C">
                <w:rPr>
                  <w:rStyle w:val="gnkrckgcgsb"/>
                  <w:rFonts w:ascii="Times New Roman" w:hAnsi="Times New Roman" w:cs="Times New Roman"/>
                  <w:b/>
                  <w:color w:val="000000"/>
                  <w:szCs w:val="24"/>
                  <w:bdr w:val="none" w:sz="0" w:space="0" w:color="auto" w:frame="1"/>
                </w:rPr>
                <w:delText>0</w:delText>
              </w:r>
              <w:r w:rsidRPr="00FE6343" w:rsidDel="0094766C">
                <w:rPr>
                  <w:rStyle w:val="gnkrckgcgsb"/>
                  <w:rFonts w:ascii="Times New Roman" w:hAnsi="Times New Roman" w:cs="Times New Roman"/>
                  <w:b/>
                  <w:color w:val="000000"/>
                  <w:szCs w:val="24"/>
                </w:rPr>
                <w:delText>.96</w:delText>
              </w:r>
              <w:r w:rsidRPr="00FE6343" w:rsidDel="0094766C">
                <w:rPr>
                  <w:rStyle w:val="gnkrckgcgsb"/>
                  <w:rFonts w:ascii="Times New Roman" w:hAnsi="Times New Roman" w:cs="Times New Roman"/>
                  <w:b/>
                  <w:color w:val="000000"/>
                  <w:szCs w:val="24"/>
                  <w:bdr w:val="none" w:sz="0" w:space="0" w:color="auto" w:frame="1"/>
                </w:rPr>
                <w:delText>-0.98</w:delText>
              </w:r>
            </w:del>
          </w:p>
        </w:tc>
        <w:tc>
          <w:tcPr>
            <w:tcW w:w="587" w:type="pct"/>
            <w:shd w:val="clear" w:color="auto" w:fill="auto"/>
          </w:tcPr>
          <w:p w:rsidR="00321AD5" w:rsidRPr="00FE6343" w:rsidDel="00101035" w:rsidRDefault="00321AD5">
            <w:pPr>
              <w:tabs>
                <w:tab w:val="left" w:pos="1200"/>
              </w:tabs>
              <w:spacing w:line="240" w:lineRule="auto"/>
              <w:jc w:val="both"/>
              <w:rPr>
                <w:del w:id="1255" w:author="DELL" w:date="2022-05-03T01:58:00Z"/>
                <w:rFonts w:ascii="Times New Roman" w:hAnsi="Times New Roman" w:cs="Times New Roman"/>
                <w:szCs w:val="24"/>
              </w:rPr>
              <w:pPrChange w:id="1256" w:author="DELL" w:date="2022-05-02T23:15:00Z">
                <w:pPr>
                  <w:tabs>
                    <w:tab w:val="left" w:pos="1200"/>
                  </w:tabs>
                  <w:spacing w:line="360" w:lineRule="auto"/>
                  <w:jc w:val="both"/>
                </w:pPr>
              </w:pPrChange>
            </w:pPr>
            <w:del w:id="1257" w:author="DELL" w:date="2022-05-02T23:31:00Z">
              <w:r w:rsidRPr="00FE6343" w:rsidDel="007B1475">
                <w:rPr>
                  <w:rFonts w:ascii="Times New Roman" w:hAnsi="Times New Roman" w:cs="Times New Roman"/>
                  <w:color w:val="000000"/>
                  <w:szCs w:val="24"/>
                </w:rPr>
                <w:delText>&lt;0.001</w:delText>
              </w:r>
            </w:del>
          </w:p>
        </w:tc>
        <w:tc>
          <w:tcPr>
            <w:tcW w:w="385" w:type="pct"/>
          </w:tcPr>
          <w:p w:rsidR="00321AD5" w:rsidRPr="00FE6343" w:rsidDel="00101035" w:rsidRDefault="00321AD5">
            <w:pPr>
              <w:tabs>
                <w:tab w:val="left" w:pos="1200"/>
              </w:tabs>
              <w:spacing w:line="240" w:lineRule="auto"/>
              <w:jc w:val="both"/>
              <w:rPr>
                <w:del w:id="1258" w:author="DELL" w:date="2022-05-03T01:58:00Z"/>
                <w:rFonts w:ascii="Times New Roman" w:hAnsi="Times New Roman" w:cs="Times New Roman"/>
                <w:b/>
                <w:color w:val="000000"/>
                <w:szCs w:val="24"/>
              </w:rPr>
              <w:pPrChange w:id="1259" w:author="DELL" w:date="2022-05-02T23:15:00Z">
                <w:pPr>
                  <w:tabs>
                    <w:tab w:val="left" w:pos="1200"/>
                  </w:tabs>
                  <w:spacing w:line="360" w:lineRule="auto"/>
                  <w:jc w:val="both"/>
                </w:pPr>
              </w:pPrChange>
            </w:pPr>
            <w:del w:id="1260" w:author="DELL" w:date="2022-05-02T23:35:00Z">
              <w:r w:rsidRPr="00FE6343" w:rsidDel="001B37F0">
                <w:rPr>
                  <w:rFonts w:ascii="Times New Roman" w:hAnsi="Times New Roman" w:cs="Times New Roman"/>
                  <w:b/>
                  <w:color w:val="000000"/>
                  <w:szCs w:val="24"/>
                </w:rPr>
                <w:delText>1.03</w:delText>
              </w:r>
            </w:del>
          </w:p>
        </w:tc>
        <w:tc>
          <w:tcPr>
            <w:tcW w:w="708" w:type="pct"/>
          </w:tcPr>
          <w:p w:rsidR="00321AD5" w:rsidRPr="00FE6343" w:rsidDel="00101035" w:rsidRDefault="00321AD5">
            <w:pPr>
              <w:tabs>
                <w:tab w:val="left" w:pos="1200"/>
              </w:tabs>
              <w:spacing w:line="240" w:lineRule="auto"/>
              <w:jc w:val="both"/>
              <w:rPr>
                <w:del w:id="1261" w:author="DELL" w:date="2022-05-03T01:58:00Z"/>
                <w:rFonts w:ascii="Times New Roman" w:hAnsi="Times New Roman" w:cs="Times New Roman"/>
                <w:b/>
                <w:color w:val="000000"/>
                <w:szCs w:val="24"/>
              </w:rPr>
              <w:pPrChange w:id="1262" w:author="DELL" w:date="2022-05-02T23:15:00Z">
                <w:pPr>
                  <w:tabs>
                    <w:tab w:val="left" w:pos="1200"/>
                  </w:tabs>
                  <w:spacing w:line="360" w:lineRule="auto"/>
                  <w:jc w:val="both"/>
                </w:pPr>
              </w:pPrChange>
            </w:pPr>
            <w:del w:id="1263" w:author="DELL" w:date="2022-05-02T23:40:00Z">
              <w:r w:rsidRPr="00FE6343" w:rsidDel="00DE28B0">
                <w:rPr>
                  <w:rFonts w:ascii="Times New Roman" w:hAnsi="Times New Roman" w:cs="Times New Roman"/>
                  <w:b/>
                  <w:color w:val="000000"/>
                  <w:szCs w:val="24"/>
                </w:rPr>
                <w:delText>1.02-1.05</w:delText>
              </w:r>
            </w:del>
          </w:p>
        </w:tc>
        <w:tc>
          <w:tcPr>
            <w:tcW w:w="588" w:type="pct"/>
          </w:tcPr>
          <w:p w:rsidR="00321AD5" w:rsidRPr="00FE6343" w:rsidDel="00101035" w:rsidRDefault="00321AD5">
            <w:pPr>
              <w:tabs>
                <w:tab w:val="left" w:pos="1200"/>
              </w:tabs>
              <w:spacing w:line="240" w:lineRule="auto"/>
              <w:jc w:val="both"/>
              <w:rPr>
                <w:del w:id="1264" w:author="DELL" w:date="2022-05-03T01:58:00Z"/>
                <w:rFonts w:ascii="Times New Roman" w:hAnsi="Times New Roman" w:cs="Times New Roman"/>
                <w:b/>
                <w:color w:val="000000"/>
                <w:szCs w:val="24"/>
              </w:rPr>
              <w:pPrChange w:id="1265" w:author="DELL" w:date="2022-05-02T23:15:00Z">
                <w:pPr>
                  <w:tabs>
                    <w:tab w:val="left" w:pos="1200"/>
                  </w:tabs>
                  <w:spacing w:line="360" w:lineRule="auto"/>
                  <w:jc w:val="both"/>
                </w:pPr>
              </w:pPrChange>
            </w:pPr>
            <w:del w:id="1266" w:author="DELL" w:date="2022-05-02T23:47:00Z">
              <w:r w:rsidRPr="00FE6343" w:rsidDel="00CB07BE">
                <w:rPr>
                  <w:rFonts w:ascii="Times New Roman" w:eastAsia="Times New Roman" w:hAnsi="Times New Roman" w:cs="Times New Roman"/>
                  <w:bCs/>
                  <w:color w:val="000000"/>
                  <w:szCs w:val="24"/>
                  <w:bdr w:val="none" w:sz="0" w:space="0" w:color="auto" w:frame="1"/>
                  <w:lang w:eastAsia="en-GB"/>
                </w:rPr>
                <w:delText>&lt;0.001</w:delText>
              </w:r>
            </w:del>
          </w:p>
        </w:tc>
      </w:tr>
    </w:tbl>
    <w:p w:rsidR="00721D86" w:rsidRPr="00BC581F" w:rsidDel="00101035" w:rsidRDefault="00721D86" w:rsidP="00016BD9">
      <w:pPr>
        <w:tabs>
          <w:tab w:val="left" w:pos="1200"/>
        </w:tabs>
        <w:spacing w:after="0" w:line="360" w:lineRule="auto"/>
        <w:jc w:val="both"/>
        <w:rPr>
          <w:del w:id="1267" w:author="DELL" w:date="2022-05-03T01:58:00Z"/>
          <w:rFonts w:ascii="Times New Roman" w:hAnsi="Times New Roman" w:cs="Times New Roman"/>
          <w:color w:val="000000"/>
          <w:sz w:val="24"/>
          <w:szCs w:val="24"/>
        </w:rPr>
      </w:pPr>
    </w:p>
    <w:p w:rsidR="00B03FFC" w:rsidRDefault="00B03FFC" w:rsidP="007D4DD7">
      <w:pPr>
        <w:spacing w:line="360" w:lineRule="auto"/>
        <w:jc w:val="both"/>
        <w:rPr>
          <w:ins w:id="1268" w:author="DELL" w:date="2022-05-07T02:33:00Z"/>
          <w:rFonts w:ascii="Times New Roman" w:hAnsi="Times New Roman" w:cs="Times New Roman"/>
          <w:b/>
          <w:bCs/>
          <w:color w:val="000000"/>
          <w:szCs w:val="24"/>
        </w:rPr>
      </w:pPr>
    </w:p>
    <w:p w:rsidR="007D4DD7" w:rsidRPr="00FE6343" w:rsidRDefault="007D4DD7" w:rsidP="007D4DD7">
      <w:pPr>
        <w:spacing w:line="360" w:lineRule="auto"/>
        <w:jc w:val="both"/>
        <w:rPr>
          <w:ins w:id="1269" w:author="DELL" w:date="2022-05-02T23:48:00Z"/>
          <w:rFonts w:ascii="Times New Roman" w:hAnsi="Times New Roman" w:cs="Times New Roman"/>
          <w:color w:val="000000"/>
          <w:szCs w:val="24"/>
        </w:rPr>
      </w:pPr>
      <w:ins w:id="1270" w:author="DELL" w:date="2022-05-02T23:48:00Z">
        <w:r>
          <w:rPr>
            <w:rFonts w:ascii="Times New Roman" w:hAnsi="Times New Roman" w:cs="Times New Roman"/>
            <w:b/>
            <w:bCs/>
            <w:color w:val="000000"/>
            <w:szCs w:val="24"/>
          </w:rPr>
          <w:t>Table-6</w:t>
        </w:r>
        <w:r w:rsidRPr="00FE6343">
          <w:rPr>
            <w:rFonts w:ascii="Times New Roman" w:hAnsi="Times New Roman" w:cs="Times New Roman"/>
            <w:b/>
            <w:bCs/>
            <w:color w:val="000000"/>
            <w:szCs w:val="24"/>
          </w:rPr>
          <w:t>.</w:t>
        </w:r>
        <w:r w:rsidRPr="00FE6343">
          <w:rPr>
            <w:rFonts w:ascii="Times New Roman" w:hAnsi="Times New Roman" w:cs="Times New Roman"/>
            <w:color w:val="000000"/>
            <w:szCs w:val="24"/>
          </w:rPr>
          <w:t xml:space="preserve"> Factors associated with </w:t>
        </w:r>
        <w:r>
          <w:rPr>
            <w:rFonts w:ascii="Times New Roman" w:hAnsi="Times New Roman" w:cs="Times New Roman"/>
            <w:color w:val="000000"/>
            <w:szCs w:val="24"/>
          </w:rPr>
          <w:t xml:space="preserve">COVID-19 </w:t>
        </w:r>
      </w:ins>
      <w:ins w:id="1271" w:author="DELL" w:date="2022-05-03T01:58:00Z">
        <w:r w:rsidR="00101035">
          <w:rPr>
            <w:rFonts w:ascii="Times New Roman" w:hAnsi="Times New Roman" w:cs="Times New Roman"/>
            <w:color w:val="000000"/>
            <w:szCs w:val="24"/>
          </w:rPr>
          <w:t xml:space="preserve">cases </w:t>
        </w:r>
      </w:ins>
      <w:ins w:id="1272" w:author="DELL" w:date="2022-05-02T23:48:00Z">
        <w:r>
          <w:rPr>
            <w:rFonts w:ascii="Times New Roman" w:hAnsi="Times New Roman" w:cs="Times New Roman"/>
            <w:color w:val="000000"/>
            <w:szCs w:val="24"/>
          </w:rPr>
          <w:t xml:space="preserve">using ARIMAX </w:t>
        </w:r>
        <w:r w:rsidR="003A2801">
          <w:rPr>
            <w:rFonts w:ascii="Times New Roman" w:hAnsi="Times New Roman" w:cs="Times New Roman"/>
            <w:color w:val="000000"/>
            <w:szCs w:val="24"/>
          </w:rPr>
          <w:t>model.</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6"/>
        <w:gridCol w:w="1053"/>
        <w:gridCol w:w="1340"/>
        <w:gridCol w:w="1112"/>
        <w:gridCol w:w="821"/>
        <w:gridCol w:w="1342"/>
        <w:gridCol w:w="1112"/>
      </w:tblGrid>
      <w:tr w:rsidR="007D4DD7" w:rsidRPr="00FE6343" w:rsidTr="008A6309">
        <w:trPr>
          <w:ins w:id="1273"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274" w:author="DELL" w:date="2022-05-02T23:48:00Z"/>
                <w:rFonts w:ascii="Times New Roman" w:hAnsi="Times New Roman" w:cs="Times New Roman"/>
                <w:color w:val="000000"/>
                <w:szCs w:val="24"/>
              </w:rPr>
            </w:pPr>
          </w:p>
        </w:tc>
        <w:tc>
          <w:tcPr>
            <w:tcW w:w="3533" w:type="pct"/>
            <w:gridSpan w:val="6"/>
            <w:shd w:val="clear" w:color="auto" w:fill="auto"/>
          </w:tcPr>
          <w:p w:rsidR="007D4DD7" w:rsidRPr="00FE6343" w:rsidRDefault="007D4DD7" w:rsidP="008A6309">
            <w:pPr>
              <w:tabs>
                <w:tab w:val="left" w:pos="1200"/>
              </w:tabs>
              <w:spacing w:line="240" w:lineRule="auto"/>
              <w:jc w:val="both"/>
              <w:rPr>
                <w:ins w:id="1275" w:author="DELL" w:date="2022-05-02T23:48:00Z"/>
                <w:rFonts w:ascii="Times New Roman" w:hAnsi="Times New Roman" w:cs="Times New Roman"/>
                <w:color w:val="000000"/>
                <w:szCs w:val="24"/>
              </w:rPr>
            </w:pPr>
            <w:ins w:id="1276" w:author="DELL" w:date="2022-05-02T23:48:00Z">
              <w:r>
                <w:rPr>
                  <w:rFonts w:ascii="Times New Roman" w:hAnsi="Times New Roman" w:cs="Times New Roman"/>
                  <w:color w:val="000000"/>
                  <w:szCs w:val="24"/>
                </w:rPr>
                <w:t>Confirmed Cases</w:t>
              </w:r>
            </w:ins>
          </w:p>
        </w:tc>
      </w:tr>
      <w:tr w:rsidR="007D4DD7" w:rsidRPr="00FE6343" w:rsidTr="008A6309">
        <w:trPr>
          <w:ins w:id="1277"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278" w:author="DELL" w:date="2022-05-02T23:48:00Z"/>
                <w:rFonts w:ascii="Times New Roman" w:hAnsi="Times New Roman" w:cs="Times New Roman"/>
                <w:color w:val="000000"/>
                <w:szCs w:val="24"/>
              </w:rPr>
            </w:pPr>
            <w:ins w:id="1279" w:author="DELL" w:date="2022-05-02T23:48:00Z">
              <w:r w:rsidRPr="00FE6343">
                <w:rPr>
                  <w:rFonts w:ascii="Times New Roman" w:hAnsi="Times New Roman" w:cs="Times New Roman"/>
                  <w:color w:val="000000"/>
                  <w:szCs w:val="24"/>
                </w:rPr>
                <w:t>Variables</w:t>
              </w:r>
            </w:ins>
          </w:p>
        </w:tc>
        <w:tc>
          <w:tcPr>
            <w:tcW w:w="1852" w:type="pct"/>
            <w:gridSpan w:val="3"/>
            <w:shd w:val="clear" w:color="auto" w:fill="auto"/>
          </w:tcPr>
          <w:p w:rsidR="007D4DD7" w:rsidRPr="00FE6343" w:rsidRDefault="007D4DD7" w:rsidP="008A6309">
            <w:pPr>
              <w:tabs>
                <w:tab w:val="left" w:pos="1200"/>
              </w:tabs>
              <w:spacing w:line="240" w:lineRule="auto"/>
              <w:jc w:val="both"/>
              <w:rPr>
                <w:ins w:id="1280" w:author="DELL" w:date="2022-05-02T23:48:00Z"/>
                <w:rFonts w:ascii="Times New Roman" w:hAnsi="Times New Roman" w:cs="Times New Roman"/>
                <w:color w:val="000000"/>
                <w:szCs w:val="24"/>
              </w:rPr>
            </w:pPr>
            <w:ins w:id="1281" w:author="DELL" w:date="2022-05-02T23:48:00Z">
              <w:r>
                <w:rPr>
                  <w:rFonts w:ascii="Times New Roman" w:hAnsi="Times New Roman" w:cs="Times New Roman"/>
                  <w:color w:val="000000"/>
                  <w:szCs w:val="24"/>
                </w:rPr>
                <w:t>Without Vaccination</w:t>
              </w:r>
            </w:ins>
          </w:p>
        </w:tc>
        <w:tc>
          <w:tcPr>
            <w:tcW w:w="1681" w:type="pct"/>
            <w:gridSpan w:val="3"/>
          </w:tcPr>
          <w:p w:rsidR="007D4DD7" w:rsidRPr="00FE6343" w:rsidRDefault="007D4DD7" w:rsidP="008A6309">
            <w:pPr>
              <w:tabs>
                <w:tab w:val="left" w:pos="1200"/>
              </w:tabs>
              <w:spacing w:line="240" w:lineRule="auto"/>
              <w:jc w:val="both"/>
              <w:rPr>
                <w:ins w:id="1282" w:author="DELL" w:date="2022-05-02T23:48:00Z"/>
                <w:rFonts w:ascii="Times New Roman" w:hAnsi="Times New Roman" w:cs="Times New Roman"/>
                <w:color w:val="000000"/>
                <w:szCs w:val="24"/>
              </w:rPr>
            </w:pPr>
            <w:ins w:id="1283" w:author="DELL" w:date="2022-05-02T23:48:00Z">
              <w:r>
                <w:rPr>
                  <w:rFonts w:ascii="Times New Roman" w:hAnsi="Times New Roman" w:cs="Times New Roman"/>
                  <w:color w:val="000000"/>
                  <w:szCs w:val="24"/>
                </w:rPr>
                <w:t>With Vaccination</w:t>
              </w:r>
            </w:ins>
          </w:p>
        </w:tc>
      </w:tr>
      <w:tr w:rsidR="007D4DD7" w:rsidRPr="00FE6343" w:rsidTr="008A6309">
        <w:trPr>
          <w:ins w:id="1284"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285" w:author="DELL" w:date="2022-05-02T23:48:00Z"/>
                <w:rFonts w:ascii="Times New Roman" w:hAnsi="Times New Roman" w:cs="Times New Roman"/>
                <w:color w:val="000000"/>
                <w:szCs w:val="24"/>
              </w:rPr>
            </w:pPr>
          </w:p>
        </w:tc>
        <w:tc>
          <w:tcPr>
            <w:tcW w:w="557" w:type="pct"/>
            <w:shd w:val="clear" w:color="auto" w:fill="auto"/>
          </w:tcPr>
          <w:p w:rsidR="007D4DD7" w:rsidRPr="00FE6343" w:rsidRDefault="007D4DD7" w:rsidP="008A6309">
            <w:pPr>
              <w:tabs>
                <w:tab w:val="left" w:pos="1200"/>
              </w:tabs>
              <w:spacing w:line="240" w:lineRule="auto"/>
              <w:jc w:val="both"/>
              <w:rPr>
                <w:ins w:id="1286" w:author="DELL" w:date="2022-05-02T23:48:00Z"/>
                <w:rFonts w:ascii="Times New Roman" w:hAnsi="Times New Roman" w:cs="Times New Roman"/>
                <w:color w:val="000000"/>
                <w:szCs w:val="24"/>
              </w:rPr>
            </w:pPr>
            <w:ins w:id="1287" w:author="DELL" w:date="2022-05-02T23:48:00Z">
              <w:r>
                <w:rPr>
                  <w:rFonts w:ascii="Times New Roman" w:hAnsi="Times New Roman" w:cs="Times New Roman"/>
                  <w:color w:val="000000"/>
                  <w:szCs w:val="24"/>
                </w:rPr>
                <w:t>Coef.</w:t>
              </w:r>
            </w:ins>
          </w:p>
        </w:tc>
        <w:tc>
          <w:tcPr>
            <w:tcW w:w="707" w:type="pct"/>
            <w:shd w:val="clear" w:color="auto" w:fill="auto"/>
          </w:tcPr>
          <w:p w:rsidR="007D4DD7" w:rsidRPr="00FE6343" w:rsidRDefault="007D4DD7" w:rsidP="008A6309">
            <w:pPr>
              <w:tabs>
                <w:tab w:val="left" w:pos="1200"/>
              </w:tabs>
              <w:spacing w:line="240" w:lineRule="auto"/>
              <w:jc w:val="both"/>
              <w:rPr>
                <w:ins w:id="1288" w:author="DELL" w:date="2022-05-02T23:48:00Z"/>
                <w:rFonts w:ascii="Times New Roman" w:hAnsi="Times New Roman" w:cs="Times New Roman"/>
                <w:color w:val="000000"/>
                <w:szCs w:val="24"/>
              </w:rPr>
            </w:pPr>
            <w:ins w:id="1289" w:author="DELL" w:date="2022-05-02T23:48:00Z">
              <w:r w:rsidRPr="00FE6343">
                <w:rPr>
                  <w:rFonts w:ascii="Times New Roman" w:hAnsi="Times New Roman" w:cs="Times New Roman"/>
                  <w:color w:val="000000"/>
                  <w:szCs w:val="24"/>
                </w:rPr>
                <w:t>95%CI</w:t>
              </w:r>
            </w:ins>
          </w:p>
        </w:tc>
        <w:tc>
          <w:tcPr>
            <w:tcW w:w="587" w:type="pct"/>
            <w:shd w:val="clear" w:color="auto" w:fill="auto"/>
          </w:tcPr>
          <w:p w:rsidR="007D4DD7" w:rsidRPr="00FE6343" w:rsidRDefault="007D4DD7" w:rsidP="008A6309">
            <w:pPr>
              <w:tabs>
                <w:tab w:val="left" w:pos="1200"/>
              </w:tabs>
              <w:spacing w:line="240" w:lineRule="auto"/>
              <w:jc w:val="both"/>
              <w:rPr>
                <w:ins w:id="1290" w:author="DELL" w:date="2022-05-02T23:48:00Z"/>
                <w:rFonts w:ascii="Times New Roman" w:hAnsi="Times New Roman" w:cs="Times New Roman"/>
                <w:color w:val="000000"/>
                <w:szCs w:val="24"/>
              </w:rPr>
            </w:pPr>
            <w:ins w:id="1291" w:author="DELL" w:date="2022-05-02T23:48:00Z">
              <w:r w:rsidRPr="00FE6343">
                <w:rPr>
                  <w:rFonts w:ascii="Times New Roman" w:hAnsi="Times New Roman" w:cs="Times New Roman"/>
                  <w:color w:val="000000"/>
                  <w:szCs w:val="24"/>
                </w:rPr>
                <w:t>P-value</w:t>
              </w:r>
            </w:ins>
          </w:p>
        </w:tc>
        <w:tc>
          <w:tcPr>
            <w:tcW w:w="385" w:type="pct"/>
          </w:tcPr>
          <w:p w:rsidR="007D4DD7" w:rsidRPr="00FE6343" w:rsidRDefault="007D4DD7" w:rsidP="008A6309">
            <w:pPr>
              <w:tabs>
                <w:tab w:val="left" w:pos="1200"/>
              </w:tabs>
              <w:spacing w:line="240" w:lineRule="auto"/>
              <w:jc w:val="both"/>
              <w:rPr>
                <w:ins w:id="1292" w:author="DELL" w:date="2022-05-02T23:48:00Z"/>
                <w:rFonts w:ascii="Times New Roman" w:hAnsi="Times New Roman" w:cs="Times New Roman"/>
                <w:color w:val="000000"/>
                <w:szCs w:val="24"/>
              </w:rPr>
            </w:pPr>
            <w:ins w:id="1293" w:author="DELL" w:date="2022-05-02T23:48:00Z">
              <w:r>
                <w:rPr>
                  <w:rFonts w:ascii="Times New Roman" w:hAnsi="Times New Roman" w:cs="Times New Roman"/>
                  <w:color w:val="000000"/>
                  <w:szCs w:val="24"/>
                </w:rPr>
                <w:t>Coef.</w:t>
              </w:r>
            </w:ins>
          </w:p>
        </w:tc>
        <w:tc>
          <w:tcPr>
            <w:tcW w:w="708" w:type="pct"/>
          </w:tcPr>
          <w:p w:rsidR="007D4DD7" w:rsidRPr="00FE6343" w:rsidRDefault="007D4DD7" w:rsidP="008A6309">
            <w:pPr>
              <w:tabs>
                <w:tab w:val="left" w:pos="1200"/>
              </w:tabs>
              <w:spacing w:line="240" w:lineRule="auto"/>
              <w:jc w:val="both"/>
              <w:rPr>
                <w:ins w:id="1294" w:author="DELL" w:date="2022-05-02T23:48:00Z"/>
                <w:rFonts w:ascii="Times New Roman" w:hAnsi="Times New Roman" w:cs="Times New Roman"/>
                <w:color w:val="000000"/>
                <w:szCs w:val="24"/>
              </w:rPr>
            </w:pPr>
            <w:ins w:id="1295" w:author="DELL" w:date="2022-05-02T23:48:00Z">
              <w:r w:rsidRPr="00FE6343">
                <w:rPr>
                  <w:rFonts w:ascii="Times New Roman" w:hAnsi="Times New Roman" w:cs="Times New Roman"/>
                  <w:color w:val="000000"/>
                  <w:szCs w:val="24"/>
                </w:rPr>
                <w:t>95%CI</w:t>
              </w:r>
            </w:ins>
          </w:p>
        </w:tc>
        <w:tc>
          <w:tcPr>
            <w:tcW w:w="588" w:type="pct"/>
          </w:tcPr>
          <w:p w:rsidR="007D4DD7" w:rsidRPr="00FE6343" w:rsidRDefault="007D4DD7" w:rsidP="008A6309">
            <w:pPr>
              <w:tabs>
                <w:tab w:val="left" w:pos="1200"/>
              </w:tabs>
              <w:spacing w:line="240" w:lineRule="auto"/>
              <w:jc w:val="both"/>
              <w:rPr>
                <w:ins w:id="1296" w:author="DELL" w:date="2022-05-02T23:48:00Z"/>
                <w:rFonts w:ascii="Times New Roman" w:hAnsi="Times New Roman" w:cs="Times New Roman"/>
                <w:color w:val="000000"/>
                <w:szCs w:val="24"/>
              </w:rPr>
            </w:pPr>
            <w:ins w:id="1297" w:author="DELL" w:date="2022-05-02T23:48:00Z">
              <w:r w:rsidRPr="00FE6343">
                <w:rPr>
                  <w:rFonts w:ascii="Times New Roman" w:hAnsi="Times New Roman" w:cs="Times New Roman"/>
                  <w:color w:val="000000"/>
                  <w:szCs w:val="24"/>
                </w:rPr>
                <w:t>P-value</w:t>
              </w:r>
            </w:ins>
          </w:p>
        </w:tc>
      </w:tr>
      <w:tr w:rsidR="007D4DD7" w:rsidRPr="00FE6343" w:rsidTr="008A6309">
        <w:trPr>
          <w:ins w:id="1298"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299" w:author="DELL" w:date="2022-05-02T23:48:00Z"/>
                <w:rFonts w:ascii="Times New Roman" w:hAnsi="Times New Roman" w:cs="Times New Roman"/>
                <w:szCs w:val="24"/>
              </w:rPr>
            </w:pPr>
            <w:ins w:id="1300" w:author="DELL" w:date="2022-05-02T23:48:00Z">
              <w:r w:rsidRPr="00FE6343">
                <w:rPr>
                  <w:rFonts w:ascii="Times New Roman" w:hAnsi="Times New Roman" w:cs="Times New Roman"/>
                  <w:szCs w:val="24"/>
                </w:rPr>
                <w:t>Wind Speed</w:t>
              </w:r>
            </w:ins>
          </w:p>
        </w:tc>
        <w:tc>
          <w:tcPr>
            <w:tcW w:w="557" w:type="pct"/>
            <w:shd w:val="clear" w:color="auto" w:fill="auto"/>
          </w:tcPr>
          <w:p w:rsidR="007D4DD7" w:rsidRPr="00FE6343" w:rsidRDefault="007D4DD7" w:rsidP="008A6309">
            <w:pPr>
              <w:tabs>
                <w:tab w:val="left" w:pos="1200"/>
              </w:tabs>
              <w:spacing w:line="240" w:lineRule="auto"/>
              <w:jc w:val="both"/>
              <w:rPr>
                <w:ins w:id="1301" w:author="DELL" w:date="2022-05-02T23:48:00Z"/>
                <w:rFonts w:ascii="Times New Roman" w:hAnsi="Times New Roman" w:cs="Times New Roman"/>
                <w:bCs/>
                <w:szCs w:val="24"/>
              </w:rPr>
            </w:pPr>
            <w:ins w:id="1302" w:author="DELL" w:date="2022-05-02T23:48:00Z">
              <w:r>
                <w:rPr>
                  <w:rFonts w:ascii="Times New Roman" w:hAnsi="Times New Roman" w:cs="Times New Roman"/>
                  <w:bCs/>
                  <w:color w:val="000000"/>
                  <w:szCs w:val="24"/>
                </w:rPr>
                <w:t>-1.25</w:t>
              </w:r>
            </w:ins>
          </w:p>
        </w:tc>
        <w:tc>
          <w:tcPr>
            <w:tcW w:w="707" w:type="pct"/>
            <w:shd w:val="clear" w:color="auto" w:fill="auto"/>
          </w:tcPr>
          <w:p w:rsidR="007D4DD7" w:rsidRPr="00FE6343" w:rsidRDefault="007D4DD7" w:rsidP="008A6309">
            <w:pPr>
              <w:tabs>
                <w:tab w:val="left" w:pos="1200"/>
              </w:tabs>
              <w:spacing w:line="240" w:lineRule="auto"/>
              <w:jc w:val="both"/>
              <w:rPr>
                <w:ins w:id="1303" w:author="DELL" w:date="2022-05-02T23:48:00Z"/>
                <w:rFonts w:ascii="Times New Roman" w:hAnsi="Times New Roman" w:cs="Times New Roman"/>
                <w:bCs/>
                <w:szCs w:val="24"/>
              </w:rPr>
            </w:pPr>
            <w:ins w:id="1304" w:author="DELL" w:date="2022-05-02T23:48:00Z">
              <w:r>
                <w:rPr>
                  <w:rStyle w:val="gnkrckgcgsb"/>
                  <w:rFonts w:ascii="Times New Roman" w:hAnsi="Times New Roman" w:cs="Times New Roman"/>
                  <w:bCs/>
                  <w:color w:val="000000"/>
                  <w:szCs w:val="24"/>
                </w:rPr>
                <w:t>-70.21</w:t>
              </w:r>
              <w:r w:rsidRPr="0094766C">
                <w:rPr>
                  <w:rStyle w:val="gnkrckgcgsb"/>
                  <w:rFonts w:ascii="Times New Roman" w:hAnsi="Times New Roman" w:cs="Times New Roman"/>
                  <w:bCs/>
                  <w:color w:val="000000"/>
                  <w:szCs w:val="24"/>
                </w:rPr>
                <w:t xml:space="preserve"> </w:t>
              </w:r>
              <w:r>
                <w:rPr>
                  <w:rStyle w:val="gnkrckgcgsb"/>
                  <w:rFonts w:ascii="Times New Roman" w:hAnsi="Times New Roman" w:cs="Times New Roman"/>
                  <w:bCs/>
                  <w:color w:val="000000"/>
                  <w:szCs w:val="24"/>
                </w:rPr>
                <w:t>to 67.71</w:t>
              </w:r>
            </w:ins>
          </w:p>
        </w:tc>
        <w:tc>
          <w:tcPr>
            <w:tcW w:w="587" w:type="pct"/>
            <w:shd w:val="clear" w:color="auto" w:fill="auto"/>
          </w:tcPr>
          <w:p w:rsidR="007D4DD7" w:rsidRPr="00FE6343" w:rsidRDefault="00101035" w:rsidP="008A6309">
            <w:pPr>
              <w:tabs>
                <w:tab w:val="left" w:pos="1200"/>
              </w:tabs>
              <w:spacing w:line="240" w:lineRule="auto"/>
              <w:jc w:val="both"/>
              <w:rPr>
                <w:ins w:id="1305" w:author="DELL" w:date="2022-05-02T23:48:00Z"/>
                <w:rFonts w:ascii="Times New Roman" w:hAnsi="Times New Roman" w:cs="Times New Roman"/>
                <w:bCs/>
                <w:szCs w:val="24"/>
              </w:rPr>
            </w:pPr>
            <w:ins w:id="1306" w:author="DELL" w:date="2022-05-02T23:48:00Z">
              <w:r>
                <w:rPr>
                  <w:rFonts w:ascii="Times New Roman" w:eastAsia="Times New Roman" w:hAnsi="Times New Roman" w:cs="Times New Roman"/>
                  <w:bCs/>
                  <w:color w:val="000000"/>
                  <w:szCs w:val="24"/>
                  <w:bdr w:val="none" w:sz="0" w:space="0" w:color="auto" w:frame="1"/>
                  <w:lang w:eastAsia="en-GB"/>
                </w:rPr>
                <w:t>0.971</w:t>
              </w:r>
            </w:ins>
          </w:p>
        </w:tc>
        <w:tc>
          <w:tcPr>
            <w:tcW w:w="385" w:type="pct"/>
          </w:tcPr>
          <w:p w:rsidR="007D4DD7" w:rsidRPr="00FE6343" w:rsidRDefault="007D4DD7" w:rsidP="008A6309">
            <w:pPr>
              <w:tabs>
                <w:tab w:val="left" w:pos="1200"/>
              </w:tabs>
              <w:spacing w:line="240" w:lineRule="auto"/>
              <w:jc w:val="both"/>
              <w:rPr>
                <w:ins w:id="1307" w:author="DELL" w:date="2022-05-02T23:48:00Z"/>
                <w:rFonts w:ascii="Times New Roman" w:eastAsia="Times New Roman" w:hAnsi="Times New Roman" w:cs="Times New Roman"/>
                <w:bCs/>
                <w:color w:val="000000"/>
                <w:szCs w:val="24"/>
                <w:bdr w:val="none" w:sz="0" w:space="0" w:color="auto" w:frame="1"/>
                <w:lang w:eastAsia="en-GB"/>
              </w:rPr>
            </w:pPr>
            <w:ins w:id="1308" w:author="DELL" w:date="2022-05-02T23:48:00Z">
              <w:r>
                <w:rPr>
                  <w:rFonts w:ascii="Times New Roman" w:eastAsia="Times New Roman" w:hAnsi="Times New Roman" w:cs="Times New Roman"/>
                  <w:bCs/>
                  <w:color w:val="000000"/>
                  <w:szCs w:val="24"/>
                  <w:bdr w:val="none" w:sz="0" w:space="0" w:color="auto" w:frame="1"/>
                  <w:lang w:eastAsia="en-GB"/>
                </w:rPr>
                <w:t>-1.23</w:t>
              </w:r>
            </w:ins>
          </w:p>
        </w:tc>
        <w:tc>
          <w:tcPr>
            <w:tcW w:w="708" w:type="pct"/>
          </w:tcPr>
          <w:p w:rsidR="007D4DD7" w:rsidRPr="00FE6343" w:rsidRDefault="007D4DD7" w:rsidP="008A6309">
            <w:pPr>
              <w:tabs>
                <w:tab w:val="left" w:pos="1200"/>
              </w:tabs>
              <w:spacing w:line="240" w:lineRule="auto"/>
              <w:jc w:val="both"/>
              <w:rPr>
                <w:ins w:id="1309" w:author="DELL" w:date="2022-05-02T23:48:00Z"/>
                <w:rFonts w:ascii="Times New Roman" w:eastAsia="Times New Roman" w:hAnsi="Times New Roman" w:cs="Times New Roman"/>
                <w:bCs/>
                <w:color w:val="000000"/>
                <w:szCs w:val="24"/>
                <w:bdr w:val="none" w:sz="0" w:space="0" w:color="auto" w:frame="1"/>
                <w:lang w:eastAsia="en-GB"/>
              </w:rPr>
            </w:pPr>
            <w:ins w:id="1310" w:author="DELL" w:date="2022-05-02T23:48:00Z">
              <w:r>
                <w:rPr>
                  <w:rFonts w:ascii="Times New Roman" w:eastAsia="Times New Roman" w:hAnsi="Times New Roman" w:cs="Times New Roman"/>
                  <w:bCs/>
                  <w:color w:val="000000"/>
                  <w:szCs w:val="24"/>
                  <w:bdr w:val="none" w:sz="0" w:space="0" w:color="auto" w:frame="1"/>
                  <w:lang w:eastAsia="en-GB"/>
                </w:rPr>
                <w:t>-70.16 to 67.70</w:t>
              </w:r>
            </w:ins>
          </w:p>
        </w:tc>
        <w:tc>
          <w:tcPr>
            <w:tcW w:w="588" w:type="pct"/>
          </w:tcPr>
          <w:p w:rsidR="007D4DD7" w:rsidRPr="00FE6343" w:rsidRDefault="007D4DD7" w:rsidP="008A6309">
            <w:pPr>
              <w:tabs>
                <w:tab w:val="left" w:pos="1200"/>
              </w:tabs>
              <w:spacing w:line="240" w:lineRule="auto"/>
              <w:jc w:val="both"/>
              <w:rPr>
                <w:ins w:id="1311" w:author="DELL" w:date="2022-05-02T23:48:00Z"/>
                <w:rFonts w:ascii="Times New Roman" w:eastAsia="Times New Roman" w:hAnsi="Times New Roman" w:cs="Times New Roman"/>
                <w:bCs/>
                <w:color w:val="000000"/>
                <w:szCs w:val="24"/>
                <w:bdr w:val="none" w:sz="0" w:space="0" w:color="auto" w:frame="1"/>
                <w:lang w:eastAsia="en-GB"/>
              </w:rPr>
            </w:pPr>
            <w:ins w:id="1312" w:author="DELL" w:date="2022-05-02T23:48:00Z">
              <w:r>
                <w:rPr>
                  <w:rFonts w:ascii="Times New Roman" w:eastAsia="Times New Roman" w:hAnsi="Times New Roman" w:cs="Times New Roman"/>
                  <w:bCs/>
                  <w:color w:val="000000"/>
                  <w:szCs w:val="24"/>
                  <w:bdr w:val="none" w:sz="0" w:space="0" w:color="auto" w:frame="1"/>
                  <w:lang w:eastAsia="en-GB"/>
                </w:rPr>
                <w:t>0.972</w:t>
              </w:r>
              <w:r w:rsidRPr="00CB07BE">
                <w:rPr>
                  <w:rFonts w:ascii="Times New Roman" w:eastAsia="Times New Roman" w:hAnsi="Times New Roman" w:cs="Times New Roman"/>
                  <w:bCs/>
                  <w:color w:val="000000"/>
                  <w:szCs w:val="24"/>
                  <w:bdr w:val="none" w:sz="0" w:space="0" w:color="auto" w:frame="1"/>
                  <w:lang w:eastAsia="en-GB"/>
                </w:rPr>
                <w:t xml:space="preserve"> </w:t>
              </w:r>
            </w:ins>
          </w:p>
        </w:tc>
      </w:tr>
      <w:tr w:rsidR="007D4DD7" w:rsidRPr="00FE6343" w:rsidTr="008A6309">
        <w:trPr>
          <w:ins w:id="1313"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314" w:author="DELL" w:date="2022-05-02T23:48:00Z"/>
                <w:rFonts w:ascii="Times New Roman" w:hAnsi="Times New Roman" w:cs="Times New Roman"/>
                <w:szCs w:val="24"/>
              </w:rPr>
            </w:pPr>
            <w:ins w:id="1315" w:author="DELL" w:date="2022-05-02T23:48:00Z">
              <w:r w:rsidRPr="00FE6343">
                <w:rPr>
                  <w:rFonts w:ascii="Times New Roman" w:hAnsi="Times New Roman" w:cs="Times New Roman"/>
                  <w:szCs w:val="24"/>
                </w:rPr>
                <w:t>Average Temperature</w:t>
              </w:r>
            </w:ins>
          </w:p>
        </w:tc>
        <w:tc>
          <w:tcPr>
            <w:tcW w:w="557" w:type="pct"/>
            <w:shd w:val="clear" w:color="auto" w:fill="auto"/>
          </w:tcPr>
          <w:p w:rsidR="007D4DD7" w:rsidRPr="00FE6343" w:rsidRDefault="007D4DD7" w:rsidP="008A6309">
            <w:pPr>
              <w:tabs>
                <w:tab w:val="left" w:pos="1200"/>
              </w:tabs>
              <w:spacing w:line="240" w:lineRule="auto"/>
              <w:jc w:val="both"/>
              <w:rPr>
                <w:ins w:id="1316" w:author="DELL" w:date="2022-05-02T23:48:00Z"/>
                <w:rFonts w:ascii="Times New Roman" w:hAnsi="Times New Roman" w:cs="Times New Roman"/>
                <w:b/>
                <w:bCs/>
                <w:szCs w:val="24"/>
              </w:rPr>
            </w:pPr>
            <w:ins w:id="1317" w:author="DELL" w:date="2022-05-02T23:48:00Z">
              <w:r>
                <w:rPr>
                  <w:rFonts w:ascii="Times New Roman" w:hAnsi="Times New Roman" w:cs="Times New Roman"/>
                  <w:b/>
                  <w:bCs/>
                  <w:color w:val="000000"/>
                  <w:szCs w:val="24"/>
                </w:rPr>
                <w:t>-167.95</w:t>
              </w:r>
            </w:ins>
          </w:p>
        </w:tc>
        <w:tc>
          <w:tcPr>
            <w:tcW w:w="707" w:type="pct"/>
            <w:shd w:val="clear" w:color="auto" w:fill="auto"/>
          </w:tcPr>
          <w:p w:rsidR="007D4DD7" w:rsidRPr="00FE6343" w:rsidRDefault="00A86032" w:rsidP="008A6309">
            <w:pPr>
              <w:tabs>
                <w:tab w:val="left" w:pos="1200"/>
              </w:tabs>
              <w:spacing w:line="240" w:lineRule="auto"/>
              <w:jc w:val="both"/>
              <w:rPr>
                <w:ins w:id="1318" w:author="DELL" w:date="2022-05-02T23:48:00Z"/>
                <w:rStyle w:val="gnkrckgcgsb"/>
                <w:rFonts w:ascii="Times New Roman" w:hAnsi="Times New Roman" w:cs="Times New Roman"/>
                <w:b/>
                <w:bCs/>
                <w:szCs w:val="24"/>
              </w:rPr>
            </w:pPr>
            <w:ins w:id="1319" w:author="DELL" w:date="2022-05-02T23:48:00Z">
              <w:r>
                <w:rPr>
                  <w:rStyle w:val="gnkrckgcgsb"/>
                  <w:rFonts w:ascii="Times New Roman" w:hAnsi="Times New Roman" w:cs="Times New Roman"/>
                  <w:b/>
                  <w:bCs/>
                  <w:color w:val="000000"/>
                  <w:szCs w:val="24"/>
                </w:rPr>
                <w:t xml:space="preserve">-244.06 to </w:t>
              </w:r>
            </w:ins>
            <w:ins w:id="1320" w:author="DELL" w:date="2022-05-07T00:53:00Z">
              <w:r>
                <w:rPr>
                  <w:rStyle w:val="gnkrckgcgsb"/>
                  <w:rFonts w:ascii="Times New Roman" w:hAnsi="Times New Roman" w:cs="Times New Roman"/>
                  <w:b/>
                  <w:bCs/>
                  <w:color w:val="000000"/>
                  <w:szCs w:val="24"/>
                </w:rPr>
                <w:t>-</w:t>
              </w:r>
            </w:ins>
            <w:ins w:id="1321" w:author="DELL" w:date="2022-05-02T23:48:00Z">
              <w:r>
                <w:rPr>
                  <w:rStyle w:val="gnkrckgcgsb"/>
                  <w:rFonts w:ascii="Times New Roman" w:hAnsi="Times New Roman" w:cs="Times New Roman"/>
                  <w:b/>
                  <w:bCs/>
                  <w:color w:val="000000"/>
                  <w:szCs w:val="24"/>
                </w:rPr>
                <w:t>1</w:t>
              </w:r>
              <w:r w:rsidR="007D4DD7">
                <w:rPr>
                  <w:rStyle w:val="gnkrckgcgsb"/>
                  <w:rFonts w:ascii="Times New Roman" w:hAnsi="Times New Roman" w:cs="Times New Roman"/>
                  <w:b/>
                  <w:bCs/>
                  <w:color w:val="000000"/>
                  <w:szCs w:val="24"/>
                </w:rPr>
                <w:t>08.17</w:t>
              </w:r>
            </w:ins>
          </w:p>
        </w:tc>
        <w:tc>
          <w:tcPr>
            <w:tcW w:w="587" w:type="pct"/>
            <w:shd w:val="clear" w:color="auto" w:fill="auto"/>
          </w:tcPr>
          <w:p w:rsidR="007D4DD7" w:rsidRPr="00FE6343" w:rsidRDefault="00A86032" w:rsidP="008A6309">
            <w:pPr>
              <w:tabs>
                <w:tab w:val="left" w:pos="1200"/>
              </w:tabs>
              <w:spacing w:line="240" w:lineRule="auto"/>
              <w:jc w:val="both"/>
              <w:rPr>
                <w:ins w:id="1322" w:author="DELL" w:date="2022-05-02T23:48:00Z"/>
                <w:rFonts w:ascii="Times New Roman" w:eastAsia="Times New Roman" w:hAnsi="Times New Roman" w:cs="Times New Roman"/>
                <w:bCs/>
                <w:szCs w:val="24"/>
                <w:bdr w:val="none" w:sz="0" w:space="0" w:color="auto" w:frame="1"/>
                <w:lang w:eastAsia="en-GB"/>
              </w:rPr>
            </w:pPr>
            <w:ins w:id="1323" w:author="DELL" w:date="2022-05-02T23:48:00Z">
              <w:r>
                <w:rPr>
                  <w:rFonts w:ascii="Times New Roman" w:eastAsia="Times New Roman" w:hAnsi="Times New Roman" w:cs="Times New Roman"/>
                  <w:bCs/>
                  <w:color w:val="000000"/>
                  <w:szCs w:val="24"/>
                  <w:bdr w:val="none" w:sz="0" w:space="0" w:color="auto" w:frame="1"/>
                  <w:lang w:eastAsia="en-GB"/>
                </w:rPr>
                <w:t>0.00</w:t>
              </w:r>
              <w:r w:rsidR="0080768A">
                <w:rPr>
                  <w:rFonts w:ascii="Times New Roman" w:eastAsia="Times New Roman" w:hAnsi="Times New Roman" w:cs="Times New Roman"/>
                  <w:bCs/>
                  <w:color w:val="000000"/>
                  <w:szCs w:val="24"/>
                  <w:bdr w:val="none" w:sz="0" w:space="0" w:color="auto" w:frame="1"/>
                  <w:lang w:eastAsia="en-GB"/>
                </w:rPr>
                <w:t>2</w:t>
              </w:r>
            </w:ins>
          </w:p>
        </w:tc>
        <w:tc>
          <w:tcPr>
            <w:tcW w:w="385" w:type="pct"/>
          </w:tcPr>
          <w:p w:rsidR="007D4DD7" w:rsidRPr="00FE6343" w:rsidRDefault="007D4DD7" w:rsidP="008A6309">
            <w:pPr>
              <w:tabs>
                <w:tab w:val="left" w:pos="1200"/>
              </w:tabs>
              <w:spacing w:line="240" w:lineRule="auto"/>
              <w:jc w:val="both"/>
              <w:rPr>
                <w:ins w:id="1324" w:author="DELL" w:date="2022-05-02T23:48:00Z"/>
                <w:rFonts w:ascii="Times New Roman" w:eastAsia="Times New Roman" w:hAnsi="Times New Roman" w:cs="Times New Roman"/>
                <w:bCs/>
                <w:color w:val="000000"/>
                <w:szCs w:val="24"/>
                <w:bdr w:val="none" w:sz="0" w:space="0" w:color="auto" w:frame="1"/>
                <w:lang w:eastAsia="en-GB"/>
              </w:rPr>
            </w:pPr>
            <w:ins w:id="1325" w:author="DELL" w:date="2022-05-02T23:48:00Z">
              <w:r>
                <w:rPr>
                  <w:rFonts w:ascii="Times New Roman" w:eastAsia="Times New Roman" w:hAnsi="Times New Roman" w:cs="Times New Roman"/>
                  <w:bCs/>
                  <w:color w:val="000000"/>
                  <w:szCs w:val="24"/>
                  <w:bdr w:val="none" w:sz="0" w:space="0" w:color="auto" w:frame="1"/>
                  <w:lang w:eastAsia="en-GB"/>
                </w:rPr>
                <w:t>-169.04</w:t>
              </w:r>
            </w:ins>
          </w:p>
        </w:tc>
        <w:tc>
          <w:tcPr>
            <w:tcW w:w="708" w:type="pct"/>
          </w:tcPr>
          <w:p w:rsidR="007D4DD7" w:rsidRPr="00FE6343" w:rsidRDefault="00FB788D" w:rsidP="008A6309">
            <w:pPr>
              <w:tabs>
                <w:tab w:val="left" w:pos="1200"/>
              </w:tabs>
              <w:spacing w:line="240" w:lineRule="auto"/>
              <w:jc w:val="both"/>
              <w:rPr>
                <w:ins w:id="1326" w:author="DELL" w:date="2022-05-02T23:48:00Z"/>
                <w:rFonts w:ascii="Times New Roman" w:eastAsia="Times New Roman" w:hAnsi="Times New Roman" w:cs="Times New Roman"/>
                <w:bCs/>
                <w:color w:val="000000"/>
                <w:szCs w:val="24"/>
                <w:bdr w:val="none" w:sz="0" w:space="0" w:color="auto" w:frame="1"/>
                <w:lang w:eastAsia="en-GB"/>
              </w:rPr>
            </w:pPr>
            <w:ins w:id="1327" w:author="DELL" w:date="2022-05-02T23:48:00Z">
              <w:r>
                <w:rPr>
                  <w:rFonts w:ascii="Times New Roman" w:eastAsia="Times New Roman" w:hAnsi="Times New Roman" w:cs="Times New Roman"/>
                  <w:bCs/>
                  <w:color w:val="000000"/>
                  <w:szCs w:val="24"/>
                  <w:bdr w:val="none" w:sz="0" w:space="0" w:color="auto" w:frame="1"/>
                  <w:lang w:eastAsia="en-GB"/>
                </w:rPr>
                <w:t>-245.17 to 1</w:t>
              </w:r>
              <w:r w:rsidR="007D4DD7">
                <w:rPr>
                  <w:rFonts w:ascii="Times New Roman" w:eastAsia="Times New Roman" w:hAnsi="Times New Roman" w:cs="Times New Roman"/>
                  <w:bCs/>
                  <w:color w:val="000000"/>
                  <w:szCs w:val="24"/>
                  <w:bdr w:val="none" w:sz="0" w:space="0" w:color="auto" w:frame="1"/>
                  <w:lang w:eastAsia="en-GB"/>
                </w:rPr>
                <w:t>07.09</w:t>
              </w:r>
            </w:ins>
          </w:p>
        </w:tc>
        <w:tc>
          <w:tcPr>
            <w:tcW w:w="588" w:type="pct"/>
          </w:tcPr>
          <w:p w:rsidR="007D4DD7" w:rsidRPr="00FE6343" w:rsidRDefault="00FB788D" w:rsidP="008A6309">
            <w:pPr>
              <w:tabs>
                <w:tab w:val="left" w:pos="1200"/>
              </w:tabs>
              <w:spacing w:line="240" w:lineRule="auto"/>
              <w:jc w:val="both"/>
              <w:rPr>
                <w:ins w:id="1328" w:author="DELL" w:date="2022-05-02T23:48:00Z"/>
                <w:rFonts w:ascii="Times New Roman" w:eastAsia="Times New Roman" w:hAnsi="Times New Roman" w:cs="Times New Roman"/>
                <w:bCs/>
                <w:color w:val="000000"/>
                <w:szCs w:val="24"/>
                <w:bdr w:val="none" w:sz="0" w:space="0" w:color="auto" w:frame="1"/>
                <w:lang w:eastAsia="en-GB"/>
              </w:rPr>
            </w:pPr>
            <w:ins w:id="1329" w:author="DELL" w:date="2022-05-02T23:48:00Z">
              <w:r>
                <w:rPr>
                  <w:rFonts w:ascii="Times New Roman" w:eastAsia="Times New Roman" w:hAnsi="Times New Roman" w:cs="Times New Roman"/>
                  <w:bCs/>
                  <w:color w:val="000000"/>
                  <w:szCs w:val="24"/>
                  <w:bdr w:val="none" w:sz="0" w:space="0" w:color="auto" w:frame="1"/>
                  <w:lang w:eastAsia="en-GB"/>
                </w:rPr>
                <w:t>0.00</w:t>
              </w:r>
              <w:r w:rsidR="0080768A">
                <w:rPr>
                  <w:rFonts w:ascii="Times New Roman" w:eastAsia="Times New Roman" w:hAnsi="Times New Roman" w:cs="Times New Roman"/>
                  <w:bCs/>
                  <w:color w:val="000000"/>
                  <w:szCs w:val="24"/>
                  <w:bdr w:val="none" w:sz="0" w:space="0" w:color="auto" w:frame="1"/>
                  <w:lang w:eastAsia="en-GB"/>
                </w:rPr>
                <w:t>8</w:t>
              </w:r>
            </w:ins>
          </w:p>
        </w:tc>
      </w:tr>
      <w:tr w:rsidR="007D4DD7" w:rsidRPr="00FE6343" w:rsidTr="008A6309">
        <w:trPr>
          <w:ins w:id="1330"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331" w:author="DELL" w:date="2022-05-02T23:48:00Z"/>
                <w:rFonts w:ascii="Times New Roman" w:hAnsi="Times New Roman" w:cs="Times New Roman"/>
                <w:szCs w:val="24"/>
              </w:rPr>
            </w:pPr>
            <w:ins w:id="1332" w:author="DELL" w:date="2022-05-02T23:48:00Z">
              <w:r w:rsidRPr="00FE6343">
                <w:rPr>
                  <w:rFonts w:ascii="Times New Roman" w:hAnsi="Times New Roman" w:cs="Times New Roman"/>
                  <w:szCs w:val="24"/>
                </w:rPr>
                <w:t>Dew Point</w:t>
              </w:r>
            </w:ins>
          </w:p>
        </w:tc>
        <w:tc>
          <w:tcPr>
            <w:tcW w:w="557" w:type="pct"/>
            <w:shd w:val="clear" w:color="auto" w:fill="auto"/>
          </w:tcPr>
          <w:p w:rsidR="007D4DD7" w:rsidRPr="00FE6343" w:rsidRDefault="007D4DD7" w:rsidP="008A6309">
            <w:pPr>
              <w:tabs>
                <w:tab w:val="left" w:pos="1200"/>
              </w:tabs>
              <w:spacing w:line="240" w:lineRule="auto"/>
              <w:jc w:val="both"/>
              <w:rPr>
                <w:ins w:id="1333" w:author="DELL" w:date="2022-05-02T23:48:00Z"/>
                <w:rFonts w:ascii="Times New Roman" w:hAnsi="Times New Roman" w:cs="Times New Roman"/>
                <w:bCs/>
                <w:szCs w:val="24"/>
              </w:rPr>
            </w:pPr>
            <w:ins w:id="1334" w:author="DELL" w:date="2022-05-02T23:48:00Z">
              <w:r>
                <w:rPr>
                  <w:rFonts w:ascii="Times New Roman" w:hAnsi="Times New Roman" w:cs="Times New Roman"/>
                  <w:bCs/>
                  <w:color w:val="000000"/>
                  <w:szCs w:val="24"/>
                </w:rPr>
                <w:t>155.91</w:t>
              </w:r>
            </w:ins>
          </w:p>
        </w:tc>
        <w:tc>
          <w:tcPr>
            <w:tcW w:w="707" w:type="pct"/>
            <w:shd w:val="clear" w:color="auto" w:fill="auto"/>
          </w:tcPr>
          <w:p w:rsidR="007D4DD7" w:rsidRPr="00FE6343" w:rsidRDefault="007D4DD7" w:rsidP="008A6309">
            <w:pPr>
              <w:tabs>
                <w:tab w:val="left" w:pos="1200"/>
              </w:tabs>
              <w:spacing w:line="240" w:lineRule="auto"/>
              <w:jc w:val="both"/>
              <w:rPr>
                <w:ins w:id="1335" w:author="DELL" w:date="2022-05-02T23:48:00Z"/>
                <w:rFonts w:ascii="Times New Roman" w:hAnsi="Times New Roman" w:cs="Times New Roman"/>
                <w:bCs/>
                <w:szCs w:val="24"/>
              </w:rPr>
            </w:pPr>
            <w:ins w:id="1336" w:author="DELL" w:date="2022-05-02T23:48:00Z">
              <w:r>
                <w:rPr>
                  <w:rStyle w:val="gnkrckgcgsb"/>
                  <w:rFonts w:ascii="Times New Roman" w:hAnsi="Times New Roman" w:cs="Times New Roman"/>
                  <w:bCs/>
                  <w:color w:val="000000"/>
                  <w:szCs w:val="24"/>
                  <w:bdr w:val="none" w:sz="0" w:space="0" w:color="auto" w:frame="1"/>
                </w:rPr>
                <w:t>90.89 to 502.71</w:t>
              </w:r>
            </w:ins>
          </w:p>
        </w:tc>
        <w:tc>
          <w:tcPr>
            <w:tcW w:w="587" w:type="pct"/>
            <w:shd w:val="clear" w:color="auto" w:fill="auto"/>
          </w:tcPr>
          <w:p w:rsidR="007D4DD7" w:rsidRPr="00FE6343" w:rsidRDefault="00A86032" w:rsidP="008A6309">
            <w:pPr>
              <w:tabs>
                <w:tab w:val="left" w:pos="1200"/>
              </w:tabs>
              <w:spacing w:line="240" w:lineRule="auto"/>
              <w:jc w:val="both"/>
              <w:rPr>
                <w:ins w:id="1337" w:author="DELL" w:date="2022-05-02T23:48:00Z"/>
                <w:rFonts w:ascii="Times New Roman" w:hAnsi="Times New Roman" w:cs="Times New Roman"/>
                <w:bCs/>
                <w:szCs w:val="24"/>
              </w:rPr>
            </w:pPr>
            <w:ins w:id="1338" w:author="DELL" w:date="2022-05-02T23:48:00Z">
              <w:r>
                <w:rPr>
                  <w:rFonts w:ascii="Times New Roman" w:hAnsi="Times New Roman" w:cs="Times New Roman"/>
                  <w:bCs/>
                  <w:color w:val="000000"/>
                  <w:szCs w:val="24"/>
                </w:rPr>
                <w:t>0.00</w:t>
              </w:r>
              <w:r w:rsidR="0080768A">
                <w:rPr>
                  <w:rFonts w:ascii="Times New Roman" w:hAnsi="Times New Roman" w:cs="Times New Roman"/>
                  <w:bCs/>
                  <w:color w:val="000000"/>
                  <w:szCs w:val="24"/>
                </w:rPr>
                <w:t>8</w:t>
              </w:r>
            </w:ins>
          </w:p>
        </w:tc>
        <w:tc>
          <w:tcPr>
            <w:tcW w:w="385" w:type="pct"/>
          </w:tcPr>
          <w:p w:rsidR="007D4DD7" w:rsidRPr="00FE6343" w:rsidRDefault="007D4DD7" w:rsidP="008A6309">
            <w:pPr>
              <w:tabs>
                <w:tab w:val="left" w:pos="1200"/>
              </w:tabs>
              <w:spacing w:line="240" w:lineRule="auto"/>
              <w:jc w:val="both"/>
              <w:rPr>
                <w:ins w:id="1339" w:author="DELL" w:date="2022-05-02T23:48:00Z"/>
                <w:rFonts w:ascii="Times New Roman" w:hAnsi="Times New Roman" w:cs="Times New Roman"/>
                <w:bCs/>
                <w:color w:val="000000"/>
                <w:szCs w:val="24"/>
              </w:rPr>
            </w:pPr>
            <w:ins w:id="1340" w:author="DELL" w:date="2022-05-02T23:48:00Z">
              <w:r>
                <w:rPr>
                  <w:rFonts w:ascii="Times New Roman" w:hAnsi="Times New Roman" w:cs="Times New Roman"/>
                  <w:bCs/>
                  <w:color w:val="000000"/>
                  <w:szCs w:val="24"/>
                </w:rPr>
                <w:t>157.84</w:t>
              </w:r>
            </w:ins>
          </w:p>
        </w:tc>
        <w:tc>
          <w:tcPr>
            <w:tcW w:w="708" w:type="pct"/>
          </w:tcPr>
          <w:p w:rsidR="007D4DD7" w:rsidRPr="00FE6343" w:rsidRDefault="007D4DD7" w:rsidP="008A6309">
            <w:pPr>
              <w:tabs>
                <w:tab w:val="left" w:pos="1200"/>
              </w:tabs>
              <w:spacing w:line="240" w:lineRule="auto"/>
              <w:jc w:val="both"/>
              <w:rPr>
                <w:ins w:id="1341" w:author="DELL" w:date="2022-05-02T23:48:00Z"/>
                <w:rFonts w:ascii="Times New Roman" w:hAnsi="Times New Roman" w:cs="Times New Roman"/>
                <w:bCs/>
                <w:color w:val="000000"/>
                <w:szCs w:val="24"/>
              </w:rPr>
            </w:pPr>
            <w:ins w:id="1342" w:author="DELL" w:date="2022-05-02T23:48:00Z">
              <w:r>
                <w:rPr>
                  <w:rFonts w:ascii="Times New Roman" w:hAnsi="Times New Roman" w:cs="Times New Roman"/>
                  <w:bCs/>
                  <w:color w:val="000000"/>
                  <w:szCs w:val="24"/>
                </w:rPr>
                <w:t>89.27 to</w:t>
              </w:r>
              <w:r w:rsidRPr="00DE28B0">
                <w:rPr>
                  <w:rFonts w:ascii="Times New Roman" w:hAnsi="Times New Roman" w:cs="Times New Roman"/>
                  <w:bCs/>
                  <w:color w:val="000000"/>
                  <w:szCs w:val="24"/>
                </w:rPr>
                <w:t xml:space="preserve"> 504.94</w:t>
              </w:r>
            </w:ins>
          </w:p>
        </w:tc>
        <w:tc>
          <w:tcPr>
            <w:tcW w:w="588" w:type="pct"/>
          </w:tcPr>
          <w:p w:rsidR="007D4DD7" w:rsidRPr="00FE6343" w:rsidRDefault="00FB788D" w:rsidP="008A6309">
            <w:pPr>
              <w:tabs>
                <w:tab w:val="left" w:pos="1200"/>
              </w:tabs>
              <w:spacing w:line="240" w:lineRule="auto"/>
              <w:jc w:val="both"/>
              <w:rPr>
                <w:ins w:id="1343" w:author="DELL" w:date="2022-05-02T23:48:00Z"/>
                <w:rFonts w:ascii="Times New Roman" w:hAnsi="Times New Roman" w:cs="Times New Roman"/>
                <w:bCs/>
                <w:color w:val="000000"/>
                <w:szCs w:val="24"/>
              </w:rPr>
            </w:pPr>
            <w:ins w:id="1344" w:author="DELL" w:date="2022-05-02T23:48:00Z">
              <w:r>
                <w:rPr>
                  <w:rFonts w:ascii="Times New Roman" w:eastAsia="Times New Roman" w:hAnsi="Times New Roman" w:cs="Times New Roman"/>
                  <w:bCs/>
                  <w:color w:val="000000"/>
                  <w:szCs w:val="24"/>
                  <w:bdr w:val="none" w:sz="0" w:space="0" w:color="auto" w:frame="1"/>
                  <w:lang w:eastAsia="en-GB"/>
                </w:rPr>
                <w:t>0.00</w:t>
              </w:r>
              <w:r w:rsidR="0080768A">
                <w:rPr>
                  <w:rFonts w:ascii="Times New Roman" w:eastAsia="Times New Roman" w:hAnsi="Times New Roman" w:cs="Times New Roman"/>
                  <w:bCs/>
                  <w:color w:val="000000"/>
                  <w:szCs w:val="24"/>
                  <w:bdr w:val="none" w:sz="0" w:space="0" w:color="auto" w:frame="1"/>
                  <w:lang w:eastAsia="en-GB"/>
                </w:rPr>
                <w:t>3</w:t>
              </w:r>
            </w:ins>
          </w:p>
        </w:tc>
      </w:tr>
      <w:tr w:rsidR="007D4DD7" w:rsidRPr="00FE6343" w:rsidTr="008A6309">
        <w:trPr>
          <w:ins w:id="1345"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346" w:author="DELL" w:date="2022-05-02T23:48:00Z"/>
                <w:rFonts w:ascii="Times New Roman" w:hAnsi="Times New Roman" w:cs="Times New Roman"/>
                <w:szCs w:val="24"/>
              </w:rPr>
            </w:pPr>
            <w:ins w:id="1347" w:author="DELL" w:date="2022-05-02T23:48:00Z">
              <w:r w:rsidRPr="00FE6343">
                <w:rPr>
                  <w:rFonts w:ascii="Times New Roman" w:hAnsi="Times New Roman" w:cs="Times New Roman"/>
                  <w:szCs w:val="24"/>
                </w:rPr>
                <w:t>Rainfall</w:t>
              </w:r>
            </w:ins>
          </w:p>
        </w:tc>
        <w:tc>
          <w:tcPr>
            <w:tcW w:w="557" w:type="pct"/>
            <w:shd w:val="clear" w:color="auto" w:fill="auto"/>
          </w:tcPr>
          <w:p w:rsidR="007D4DD7" w:rsidRPr="00FE6343" w:rsidRDefault="007D4DD7" w:rsidP="008A6309">
            <w:pPr>
              <w:tabs>
                <w:tab w:val="left" w:pos="1200"/>
              </w:tabs>
              <w:spacing w:line="240" w:lineRule="auto"/>
              <w:jc w:val="both"/>
              <w:rPr>
                <w:ins w:id="1348" w:author="DELL" w:date="2022-05-02T23:48:00Z"/>
                <w:rFonts w:ascii="Times New Roman" w:hAnsi="Times New Roman" w:cs="Times New Roman"/>
                <w:szCs w:val="24"/>
              </w:rPr>
            </w:pPr>
            <w:ins w:id="1349" w:author="DELL" w:date="2022-05-02T23:48:00Z">
              <w:r>
                <w:rPr>
                  <w:rFonts w:ascii="Times New Roman" w:hAnsi="Times New Roman" w:cs="Times New Roman"/>
                  <w:b/>
                  <w:bCs/>
                  <w:color w:val="000000"/>
                  <w:szCs w:val="24"/>
                </w:rPr>
                <w:t>20.33</w:t>
              </w:r>
            </w:ins>
          </w:p>
        </w:tc>
        <w:tc>
          <w:tcPr>
            <w:tcW w:w="707" w:type="pct"/>
            <w:shd w:val="clear" w:color="auto" w:fill="auto"/>
          </w:tcPr>
          <w:p w:rsidR="007D4DD7" w:rsidRPr="00FE6343" w:rsidRDefault="007D4DD7" w:rsidP="008A6309">
            <w:pPr>
              <w:tabs>
                <w:tab w:val="left" w:pos="1200"/>
              </w:tabs>
              <w:spacing w:line="240" w:lineRule="auto"/>
              <w:jc w:val="both"/>
              <w:rPr>
                <w:ins w:id="1350" w:author="DELL" w:date="2022-05-02T23:48:00Z"/>
                <w:rStyle w:val="gnkrckgcgsb"/>
                <w:rFonts w:ascii="Times New Roman" w:hAnsi="Times New Roman" w:cs="Times New Roman"/>
                <w:szCs w:val="24"/>
                <w:bdr w:val="none" w:sz="0" w:space="0" w:color="auto" w:frame="1"/>
              </w:rPr>
            </w:pPr>
            <w:ins w:id="1351" w:author="DELL" w:date="2022-05-02T23:48:00Z">
              <w:r>
                <w:rPr>
                  <w:rStyle w:val="gnkrckgcgsb"/>
                  <w:rFonts w:ascii="Times New Roman" w:hAnsi="Times New Roman" w:cs="Times New Roman"/>
                  <w:b/>
                  <w:bCs/>
                  <w:color w:val="000000"/>
                  <w:szCs w:val="24"/>
                  <w:bdr w:val="none" w:sz="0" w:space="0" w:color="auto" w:frame="1"/>
                </w:rPr>
                <w:t>3.23 to 63.89</w:t>
              </w:r>
            </w:ins>
          </w:p>
        </w:tc>
        <w:tc>
          <w:tcPr>
            <w:tcW w:w="587" w:type="pct"/>
            <w:shd w:val="clear" w:color="auto" w:fill="auto"/>
          </w:tcPr>
          <w:p w:rsidR="007D4DD7" w:rsidRPr="00FE6343" w:rsidRDefault="00A86032" w:rsidP="008A6309">
            <w:pPr>
              <w:tabs>
                <w:tab w:val="left" w:pos="1200"/>
              </w:tabs>
              <w:spacing w:line="240" w:lineRule="auto"/>
              <w:jc w:val="both"/>
              <w:rPr>
                <w:ins w:id="1352" w:author="DELL" w:date="2022-05-02T23:48:00Z"/>
                <w:rFonts w:ascii="Times New Roman" w:eastAsia="Times New Roman" w:hAnsi="Times New Roman" w:cs="Times New Roman"/>
                <w:szCs w:val="24"/>
                <w:bdr w:val="none" w:sz="0" w:space="0" w:color="auto" w:frame="1"/>
                <w:lang w:eastAsia="en-GB"/>
              </w:rPr>
            </w:pPr>
            <w:ins w:id="1353" w:author="DELL" w:date="2022-05-02T23:48:00Z">
              <w:r>
                <w:rPr>
                  <w:rFonts w:ascii="Times New Roman" w:eastAsia="Times New Roman" w:hAnsi="Times New Roman" w:cs="Times New Roman"/>
                  <w:bCs/>
                  <w:color w:val="000000"/>
                  <w:szCs w:val="24"/>
                  <w:bdr w:val="none" w:sz="0" w:space="0" w:color="auto" w:frame="1"/>
                  <w:lang w:eastAsia="en-GB"/>
                </w:rPr>
                <w:t>0.006</w:t>
              </w:r>
            </w:ins>
          </w:p>
        </w:tc>
        <w:tc>
          <w:tcPr>
            <w:tcW w:w="385" w:type="pct"/>
          </w:tcPr>
          <w:p w:rsidR="007D4DD7" w:rsidRPr="00FE6343" w:rsidRDefault="007D4DD7" w:rsidP="008A6309">
            <w:pPr>
              <w:tabs>
                <w:tab w:val="left" w:pos="1200"/>
              </w:tabs>
              <w:spacing w:line="240" w:lineRule="auto"/>
              <w:jc w:val="both"/>
              <w:rPr>
                <w:ins w:id="1354" w:author="DELL" w:date="2022-05-02T23:48:00Z"/>
                <w:rFonts w:ascii="Times New Roman" w:eastAsia="Times New Roman" w:hAnsi="Times New Roman" w:cs="Times New Roman"/>
                <w:bCs/>
                <w:color w:val="000000"/>
                <w:szCs w:val="24"/>
                <w:bdr w:val="none" w:sz="0" w:space="0" w:color="auto" w:frame="1"/>
                <w:lang w:eastAsia="en-GB"/>
              </w:rPr>
            </w:pPr>
            <w:ins w:id="1355" w:author="DELL" w:date="2022-05-02T23:48:00Z">
              <w:r>
                <w:rPr>
                  <w:rFonts w:ascii="Times New Roman" w:eastAsia="Times New Roman" w:hAnsi="Times New Roman" w:cs="Times New Roman"/>
                  <w:bCs/>
                  <w:color w:val="000000"/>
                  <w:szCs w:val="24"/>
                  <w:bdr w:val="none" w:sz="0" w:space="0" w:color="auto" w:frame="1"/>
                  <w:lang w:eastAsia="en-GB"/>
                </w:rPr>
                <w:t>20.35</w:t>
              </w:r>
            </w:ins>
          </w:p>
        </w:tc>
        <w:tc>
          <w:tcPr>
            <w:tcW w:w="708" w:type="pct"/>
          </w:tcPr>
          <w:p w:rsidR="007D4DD7" w:rsidRPr="00FE6343" w:rsidRDefault="007D4DD7" w:rsidP="008A6309">
            <w:pPr>
              <w:tabs>
                <w:tab w:val="left" w:pos="1200"/>
              </w:tabs>
              <w:spacing w:line="240" w:lineRule="auto"/>
              <w:jc w:val="both"/>
              <w:rPr>
                <w:ins w:id="1356" w:author="DELL" w:date="2022-05-02T23:48:00Z"/>
                <w:rFonts w:ascii="Times New Roman" w:eastAsia="Times New Roman" w:hAnsi="Times New Roman" w:cs="Times New Roman"/>
                <w:bCs/>
                <w:color w:val="000000"/>
                <w:szCs w:val="24"/>
                <w:bdr w:val="none" w:sz="0" w:space="0" w:color="auto" w:frame="1"/>
                <w:lang w:eastAsia="en-GB"/>
              </w:rPr>
            </w:pPr>
            <w:ins w:id="1357" w:author="DELL" w:date="2022-05-02T23:48:00Z">
              <w:r>
                <w:rPr>
                  <w:rFonts w:ascii="Times New Roman" w:eastAsia="Times New Roman" w:hAnsi="Times New Roman" w:cs="Times New Roman"/>
                  <w:bCs/>
                  <w:color w:val="000000"/>
                  <w:szCs w:val="24"/>
                  <w:bdr w:val="none" w:sz="0" w:space="0" w:color="auto" w:frame="1"/>
                  <w:lang w:eastAsia="en-GB"/>
                </w:rPr>
                <w:t>3.20 to 63.90</w:t>
              </w:r>
            </w:ins>
          </w:p>
        </w:tc>
        <w:tc>
          <w:tcPr>
            <w:tcW w:w="588" w:type="pct"/>
          </w:tcPr>
          <w:p w:rsidR="007D4DD7" w:rsidRPr="00FE6343" w:rsidRDefault="0080768A" w:rsidP="008A6309">
            <w:pPr>
              <w:tabs>
                <w:tab w:val="left" w:pos="1200"/>
              </w:tabs>
              <w:spacing w:line="240" w:lineRule="auto"/>
              <w:jc w:val="both"/>
              <w:rPr>
                <w:ins w:id="1358" w:author="DELL" w:date="2022-05-02T23:48:00Z"/>
                <w:rFonts w:ascii="Times New Roman" w:eastAsia="Times New Roman" w:hAnsi="Times New Roman" w:cs="Times New Roman"/>
                <w:bCs/>
                <w:color w:val="000000"/>
                <w:szCs w:val="24"/>
                <w:bdr w:val="none" w:sz="0" w:space="0" w:color="auto" w:frame="1"/>
                <w:lang w:eastAsia="en-GB"/>
              </w:rPr>
            </w:pPr>
            <w:ins w:id="1359" w:author="DELL" w:date="2022-05-02T23:48:00Z">
              <w:r>
                <w:rPr>
                  <w:rFonts w:ascii="Times New Roman" w:eastAsia="Times New Roman" w:hAnsi="Times New Roman" w:cs="Times New Roman"/>
                  <w:bCs/>
                  <w:color w:val="000000"/>
                  <w:szCs w:val="24"/>
                  <w:bdr w:val="none" w:sz="0" w:space="0" w:color="auto" w:frame="1"/>
                  <w:lang w:eastAsia="en-GB"/>
                </w:rPr>
                <w:t>0.</w:t>
              </w:r>
            </w:ins>
            <w:ins w:id="1360" w:author="DELL" w:date="2022-05-07T00:59:00Z">
              <w:r w:rsidR="00FB788D">
                <w:rPr>
                  <w:rFonts w:ascii="Times New Roman" w:eastAsia="Times New Roman" w:hAnsi="Times New Roman" w:cs="Times New Roman"/>
                  <w:bCs/>
                  <w:color w:val="000000"/>
                  <w:szCs w:val="24"/>
                  <w:bdr w:val="none" w:sz="0" w:space="0" w:color="auto" w:frame="1"/>
                  <w:lang w:eastAsia="en-GB"/>
                </w:rPr>
                <w:t>00</w:t>
              </w:r>
            </w:ins>
            <w:ins w:id="1361" w:author="DELL" w:date="2022-05-02T23:48:00Z">
              <w:r w:rsidR="00FB788D">
                <w:rPr>
                  <w:rFonts w:ascii="Times New Roman" w:eastAsia="Times New Roman" w:hAnsi="Times New Roman" w:cs="Times New Roman"/>
                  <w:bCs/>
                  <w:color w:val="000000"/>
                  <w:szCs w:val="24"/>
                  <w:bdr w:val="none" w:sz="0" w:space="0" w:color="auto" w:frame="1"/>
                  <w:lang w:eastAsia="en-GB"/>
                </w:rPr>
                <w:t>5</w:t>
              </w:r>
            </w:ins>
          </w:p>
        </w:tc>
      </w:tr>
      <w:tr w:rsidR="007D4DD7" w:rsidRPr="00FE6343" w:rsidTr="008A6309">
        <w:trPr>
          <w:ins w:id="1362"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363" w:author="DELL" w:date="2022-05-02T23:48:00Z"/>
                <w:rFonts w:ascii="Times New Roman" w:hAnsi="Times New Roman" w:cs="Times New Roman"/>
                <w:szCs w:val="24"/>
              </w:rPr>
            </w:pPr>
            <w:ins w:id="1364" w:author="DELL" w:date="2022-05-02T23:48:00Z">
              <w:r w:rsidRPr="00FE6343">
                <w:rPr>
                  <w:rFonts w:ascii="Times New Roman" w:hAnsi="Times New Roman" w:cs="Times New Roman"/>
                  <w:szCs w:val="24"/>
                </w:rPr>
                <w:t>Relative Humidity</w:t>
              </w:r>
            </w:ins>
          </w:p>
        </w:tc>
        <w:tc>
          <w:tcPr>
            <w:tcW w:w="557" w:type="pct"/>
            <w:shd w:val="clear" w:color="auto" w:fill="auto"/>
          </w:tcPr>
          <w:p w:rsidR="007D4DD7" w:rsidRPr="00FE6343" w:rsidRDefault="007D4DD7" w:rsidP="008A6309">
            <w:pPr>
              <w:tabs>
                <w:tab w:val="left" w:pos="1200"/>
              </w:tabs>
              <w:spacing w:line="240" w:lineRule="auto"/>
              <w:jc w:val="both"/>
              <w:rPr>
                <w:ins w:id="1365" w:author="DELL" w:date="2022-05-02T23:48:00Z"/>
                <w:rFonts w:ascii="Times New Roman" w:hAnsi="Times New Roman" w:cs="Times New Roman"/>
                <w:b/>
                <w:bCs/>
                <w:szCs w:val="24"/>
              </w:rPr>
            </w:pPr>
            <w:ins w:id="1366" w:author="DELL" w:date="2022-05-02T23:48:00Z">
              <w:r>
                <w:rPr>
                  <w:rFonts w:ascii="Times New Roman" w:hAnsi="Times New Roman" w:cs="Times New Roman"/>
                  <w:b/>
                  <w:bCs/>
                  <w:szCs w:val="24"/>
                </w:rPr>
                <w:t>-82.74</w:t>
              </w:r>
            </w:ins>
          </w:p>
        </w:tc>
        <w:tc>
          <w:tcPr>
            <w:tcW w:w="707" w:type="pct"/>
            <w:shd w:val="clear" w:color="auto" w:fill="auto"/>
          </w:tcPr>
          <w:p w:rsidR="007D4DD7" w:rsidRPr="00FE6343" w:rsidRDefault="006A7AF8" w:rsidP="008A6309">
            <w:pPr>
              <w:tabs>
                <w:tab w:val="left" w:pos="1200"/>
              </w:tabs>
              <w:spacing w:line="240" w:lineRule="auto"/>
              <w:jc w:val="both"/>
              <w:rPr>
                <w:ins w:id="1367" w:author="DELL" w:date="2022-05-02T23:48:00Z"/>
                <w:rFonts w:ascii="Times New Roman" w:hAnsi="Times New Roman" w:cs="Times New Roman"/>
                <w:b/>
                <w:bCs/>
                <w:szCs w:val="24"/>
              </w:rPr>
            </w:pPr>
            <w:ins w:id="1368" w:author="DELL" w:date="2022-05-02T23:48:00Z">
              <w:r>
                <w:rPr>
                  <w:rStyle w:val="gnkrckgcgsb"/>
                  <w:rFonts w:ascii="Times New Roman" w:hAnsi="Times New Roman" w:cs="Times New Roman"/>
                  <w:b/>
                  <w:bCs/>
                  <w:color w:val="000000"/>
                  <w:szCs w:val="24"/>
                </w:rPr>
                <w:t>-321.70 to -</w:t>
              </w:r>
              <w:r w:rsidR="007D4DD7">
                <w:rPr>
                  <w:rStyle w:val="gnkrckgcgsb"/>
                  <w:rFonts w:ascii="Times New Roman" w:hAnsi="Times New Roman" w:cs="Times New Roman"/>
                  <w:b/>
                  <w:bCs/>
                  <w:color w:val="000000"/>
                  <w:szCs w:val="24"/>
                </w:rPr>
                <w:t>6.23</w:t>
              </w:r>
            </w:ins>
          </w:p>
        </w:tc>
        <w:tc>
          <w:tcPr>
            <w:tcW w:w="587" w:type="pct"/>
            <w:shd w:val="clear" w:color="auto" w:fill="auto"/>
          </w:tcPr>
          <w:p w:rsidR="007D4DD7" w:rsidRPr="00FE6343" w:rsidRDefault="006A7AF8" w:rsidP="008A6309">
            <w:pPr>
              <w:tabs>
                <w:tab w:val="left" w:pos="1200"/>
              </w:tabs>
              <w:spacing w:line="240" w:lineRule="auto"/>
              <w:jc w:val="both"/>
              <w:rPr>
                <w:ins w:id="1369" w:author="DELL" w:date="2022-05-02T23:48:00Z"/>
                <w:rFonts w:ascii="Times New Roman" w:hAnsi="Times New Roman" w:cs="Times New Roman"/>
                <w:bCs/>
                <w:szCs w:val="24"/>
              </w:rPr>
            </w:pPr>
            <w:ins w:id="1370" w:author="DELL" w:date="2022-05-02T23:48:00Z">
              <w:r>
                <w:rPr>
                  <w:rFonts w:ascii="Times New Roman" w:hAnsi="Times New Roman" w:cs="Times New Roman"/>
                  <w:bCs/>
                  <w:color w:val="000000"/>
                  <w:szCs w:val="24"/>
                </w:rPr>
                <w:t>0.00</w:t>
              </w:r>
              <w:r w:rsidR="0080768A">
                <w:rPr>
                  <w:rFonts w:ascii="Times New Roman" w:hAnsi="Times New Roman" w:cs="Times New Roman"/>
                  <w:bCs/>
                  <w:color w:val="000000"/>
                  <w:szCs w:val="24"/>
                </w:rPr>
                <w:t>7</w:t>
              </w:r>
            </w:ins>
          </w:p>
        </w:tc>
        <w:tc>
          <w:tcPr>
            <w:tcW w:w="385" w:type="pct"/>
          </w:tcPr>
          <w:p w:rsidR="007D4DD7" w:rsidRPr="00FE6343" w:rsidRDefault="007D4DD7" w:rsidP="008A6309">
            <w:pPr>
              <w:tabs>
                <w:tab w:val="left" w:pos="1200"/>
              </w:tabs>
              <w:spacing w:line="240" w:lineRule="auto"/>
              <w:jc w:val="both"/>
              <w:rPr>
                <w:ins w:id="1371" w:author="DELL" w:date="2022-05-02T23:48:00Z"/>
                <w:rFonts w:ascii="Times New Roman" w:hAnsi="Times New Roman" w:cs="Times New Roman"/>
                <w:b/>
                <w:bCs/>
                <w:color w:val="000000"/>
                <w:szCs w:val="24"/>
              </w:rPr>
            </w:pPr>
            <w:ins w:id="1372" w:author="DELL" w:date="2022-05-02T23:48:00Z">
              <w:r>
                <w:rPr>
                  <w:rFonts w:ascii="Times New Roman" w:hAnsi="Times New Roman" w:cs="Times New Roman"/>
                  <w:b/>
                  <w:bCs/>
                  <w:color w:val="000000"/>
                  <w:szCs w:val="24"/>
                </w:rPr>
                <w:t>-84.31</w:t>
              </w:r>
            </w:ins>
          </w:p>
        </w:tc>
        <w:tc>
          <w:tcPr>
            <w:tcW w:w="708" w:type="pct"/>
          </w:tcPr>
          <w:p w:rsidR="007D4DD7" w:rsidRPr="00FE6343" w:rsidRDefault="006A7AF8" w:rsidP="008A6309">
            <w:pPr>
              <w:tabs>
                <w:tab w:val="left" w:pos="1200"/>
              </w:tabs>
              <w:spacing w:line="240" w:lineRule="auto"/>
              <w:jc w:val="both"/>
              <w:rPr>
                <w:ins w:id="1373" w:author="DELL" w:date="2022-05-02T23:48:00Z"/>
                <w:rFonts w:ascii="Times New Roman" w:hAnsi="Times New Roman" w:cs="Times New Roman"/>
                <w:b/>
                <w:bCs/>
                <w:color w:val="000000"/>
                <w:szCs w:val="24"/>
              </w:rPr>
            </w:pPr>
            <w:ins w:id="1374" w:author="DELL" w:date="2022-05-02T23:48:00Z">
              <w:r>
                <w:rPr>
                  <w:rFonts w:ascii="Times New Roman" w:eastAsia="Times New Roman" w:hAnsi="Times New Roman" w:cs="Times New Roman"/>
                  <w:bCs/>
                  <w:color w:val="000000"/>
                  <w:szCs w:val="24"/>
                  <w:bdr w:val="none" w:sz="0" w:space="0" w:color="auto" w:frame="1"/>
                  <w:lang w:eastAsia="en-GB"/>
                </w:rPr>
                <w:t>-323.60 to -</w:t>
              </w:r>
              <w:r w:rsidR="007D4DD7">
                <w:rPr>
                  <w:rFonts w:ascii="Times New Roman" w:eastAsia="Times New Roman" w:hAnsi="Times New Roman" w:cs="Times New Roman"/>
                  <w:bCs/>
                  <w:color w:val="000000"/>
                  <w:szCs w:val="24"/>
                  <w:bdr w:val="none" w:sz="0" w:space="0" w:color="auto" w:frame="1"/>
                  <w:lang w:eastAsia="en-GB"/>
                </w:rPr>
                <w:t>4.99</w:t>
              </w:r>
            </w:ins>
          </w:p>
        </w:tc>
        <w:tc>
          <w:tcPr>
            <w:tcW w:w="588" w:type="pct"/>
          </w:tcPr>
          <w:p w:rsidR="007D4DD7" w:rsidRPr="00FE6343" w:rsidRDefault="006A7AF8" w:rsidP="008A6309">
            <w:pPr>
              <w:tabs>
                <w:tab w:val="left" w:pos="1200"/>
              </w:tabs>
              <w:spacing w:line="240" w:lineRule="auto"/>
              <w:jc w:val="both"/>
              <w:rPr>
                <w:ins w:id="1375" w:author="DELL" w:date="2022-05-02T23:48:00Z"/>
                <w:rFonts w:ascii="Times New Roman" w:hAnsi="Times New Roman" w:cs="Times New Roman"/>
                <w:b/>
                <w:bCs/>
                <w:color w:val="000000"/>
                <w:szCs w:val="24"/>
              </w:rPr>
            </w:pPr>
            <w:ins w:id="1376" w:author="DELL" w:date="2022-05-02T23:48:00Z">
              <w:r>
                <w:rPr>
                  <w:rFonts w:ascii="Times New Roman" w:eastAsia="Times New Roman" w:hAnsi="Times New Roman" w:cs="Times New Roman"/>
                  <w:bCs/>
                  <w:color w:val="000000"/>
                  <w:szCs w:val="24"/>
                  <w:bdr w:val="none" w:sz="0" w:space="0" w:color="auto" w:frame="1"/>
                  <w:lang w:eastAsia="en-GB"/>
                </w:rPr>
                <w:t>0.002</w:t>
              </w:r>
            </w:ins>
          </w:p>
        </w:tc>
      </w:tr>
      <w:tr w:rsidR="007D4DD7" w:rsidRPr="00FE6343" w:rsidTr="008A6309">
        <w:trPr>
          <w:ins w:id="1377"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378" w:author="DELL" w:date="2022-05-02T23:48:00Z"/>
                <w:rFonts w:ascii="Times New Roman" w:hAnsi="Times New Roman" w:cs="Times New Roman"/>
                <w:szCs w:val="24"/>
              </w:rPr>
            </w:pPr>
            <w:ins w:id="1379" w:author="DELL" w:date="2022-05-02T23:48:00Z">
              <w:r w:rsidRPr="00FE6343">
                <w:rPr>
                  <w:rFonts w:ascii="Times New Roman" w:hAnsi="Times New Roman" w:cs="Times New Roman"/>
                  <w:szCs w:val="24"/>
                </w:rPr>
                <w:t>Surface Pressure</w:t>
              </w:r>
            </w:ins>
          </w:p>
        </w:tc>
        <w:tc>
          <w:tcPr>
            <w:tcW w:w="557" w:type="pct"/>
            <w:shd w:val="clear" w:color="auto" w:fill="auto"/>
          </w:tcPr>
          <w:p w:rsidR="007D4DD7" w:rsidRPr="00FE6343" w:rsidRDefault="007D4DD7" w:rsidP="008A6309">
            <w:pPr>
              <w:tabs>
                <w:tab w:val="left" w:pos="1200"/>
              </w:tabs>
              <w:spacing w:line="240" w:lineRule="auto"/>
              <w:jc w:val="both"/>
              <w:rPr>
                <w:ins w:id="1380" w:author="DELL" w:date="2022-05-02T23:48:00Z"/>
                <w:rFonts w:ascii="Times New Roman" w:hAnsi="Times New Roman" w:cs="Times New Roman"/>
                <w:b/>
                <w:szCs w:val="24"/>
              </w:rPr>
            </w:pPr>
            <w:ins w:id="1381" w:author="DELL" w:date="2022-05-02T23:48:00Z">
              <w:r>
                <w:rPr>
                  <w:rFonts w:ascii="Times New Roman" w:hAnsi="Times New Roman" w:cs="Times New Roman"/>
                  <w:b/>
                  <w:color w:val="000000"/>
                  <w:szCs w:val="24"/>
                </w:rPr>
                <w:t>-15.97</w:t>
              </w:r>
            </w:ins>
          </w:p>
        </w:tc>
        <w:tc>
          <w:tcPr>
            <w:tcW w:w="707" w:type="pct"/>
            <w:shd w:val="clear" w:color="auto" w:fill="auto"/>
          </w:tcPr>
          <w:p w:rsidR="007D4DD7" w:rsidRPr="00FE6343" w:rsidRDefault="007D4DD7" w:rsidP="008A6309">
            <w:pPr>
              <w:tabs>
                <w:tab w:val="left" w:pos="1200"/>
              </w:tabs>
              <w:spacing w:line="240" w:lineRule="auto"/>
              <w:jc w:val="both"/>
              <w:rPr>
                <w:ins w:id="1382" w:author="DELL" w:date="2022-05-02T23:48:00Z"/>
                <w:rFonts w:ascii="Times New Roman" w:hAnsi="Times New Roman" w:cs="Times New Roman"/>
                <w:b/>
                <w:szCs w:val="24"/>
              </w:rPr>
            </w:pPr>
            <w:ins w:id="1383" w:author="DELL" w:date="2022-05-02T23:48:00Z">
              <w:r>
                <w:rPr>
                  <w:rStyle w:val="gnkrckgcgsb"/>
                  <w:rFonts w:ascii="Times New Roman" w:hAnsi="Times New Roman" w:cs="Times New Roman"/>
                  <w:b/>
                  <w:color w:val="000000"/>
                  <w:szCs w:val="24"/>
                  <w:bdr w:val="none" w:sz="0" w:space="0" w:color="auto" w:frame="1"/>
                </w:rPr>
                <w:t>-174.12 to 142.18</w:t>
              </w:r>
            </w:ins>
          </w:p>
        </w:tc>
        <w:tc>
          <w:tcPr>
            <w:tcW w:w="587" w:type="pct"/>
            <w:shd w:val="clear" w:color="auto" w:fill="auto"/>
          </w:tcPr>
          <w:p w:rsidR="007D4DD7" w:rsidRPr="00FE6343" w:rsidRDefault="0080768A" w:rsidP="008A6309">
            <w:pPr>
              <w:tabs>
                <w:tab w:val="left" w:pos="1200"/>
              </w:tabs>
              <w:spacing w:line="240" w:lineRule="auto"/>
              <w:jc w:val="both"/>
              <w:rPr>
                <w:ins w:id="1384" w:author="DELL" w:date="2022-05-02T23:48:00Z"/>
                <w:rFonts w:ascii="Times New Roman" w:hAnsi="Times New Roman" w:cs="Times New Roman"/>
                <w:szCs w:val="24"/>
              </w:rPr>
            </w:pPr>
            <w:ins w:id="1385" w:author="DELL" w:date="2022-05-02T23:48:00Z">
              <w:r>
                <w:rPr>
                  <w:rFonts w:ascii="Times New Roman" w:hAnsi="Times New Roman" w:cs="Times New Roman"/>
                  <w:color w:val="000000"/>
                  <w:szCs w:val="24"/>
                </w:rPr>
                <w:t>0.843</w:t>
              </w:r>
            </w:ins>
          </w:p>
        </w:tc>
        <w:tc>
          <w:tcPr>
            <w:tcW w:w="385" w:type="pct"/>
          </w:tcPr>
          <w:p w:rsidR="007D4DD7" w:rsidRPr="00FE6343" w:rsidRDefault="007D4DD7" w:rsidP="008A6309">
            <w:pPr>
              <w:tabs>
                <w:tab w:val="left" w:pos="1200"/>
              </w:tabs>
              <w:spacing w:line="240" w:lineRule="auto"/>
              <w:jc w:val="both"/>
              <w:rPr>
                <w:ins w:id="1386" w:author="DELL" w:date="2022-05-02T23:48:00Z"/>
                <w:rFonts w:ascii="Times New Roman" w:hAnsi="Times New Roman" w:cs="Times New Roman"/>
                <w:b/>
                <w:color w:val="000000"/>
                <w:szCs w:val="24"/>
              </w:rPr>
            </w:pPr>
            <w:ins w:id="1387" w:author="DELL" w:date="2022-05-02T23:48:00Z">
              <w:r>
                <w:rPr>
                  <w:rFonts w:ascii="Times New Roman" w:hAnsi="Times New Roman" w:cs="Times New Roman"/>
                  <w:b/>
                  <w:color w:val="000000"/>
                  <w:szCs w:val="24"/>
                </w:rPr>
                <w:t>-16.87</w:t>
              </w:r>
            </w:ins>
          </w:p>
        </w:tc>
        <w:tc>
          <w:tcPr>
            <w:tcW w:w="708" w:type="pct"/>
          </w:tcPr>
          <w:p w:rsidR="007D4DD7" w:rsidRPr="00FE6343" w:rsidRDefault="007D4DD7" w:rsidP="008A6309">
            <w:pPr>
              <w:tabs>
                <w:tab w:val="left" w:pos="1200"/>
              </w:tabs>
              <w:spacing w:line="240" w:lineRule="auto"/>
              <w:jc w:val="both"/>
              <w:rPr>
                <w:ins w:id="1388" w:author="DELL" w:date="2022-05-02T23:48:00Z"/>
                <w:rFonts w:ascii="Times New Roman" w:hAnsi="Times New Roman" w:cs="Times New Roman"/>
                <w:b/>
                <w:color w:val="000000"/>
                <w:szCs w:val="24"/>
              </w:rPr>
            </w:pPr>
            <w:ins w:id="1389" w:author="DELL" w:date="2022-05-02T23:48:00Z">
              <w:r>
                <w:rPr>
                  <w:rFonts w:ascii="Times New Roman" w:hAnsi="Times New Roman" w:cs="Times New Roman"/>
                  <w:b/>
                  <w:color w:val="000000"/>
                  <w:szCs w:val="24"/>
                </w:rPr>
                <w:t>-175.19 to 141.45</w:t>
              </w:r>
            </w:ins>
          </w:p>
        </w:tc>
        <w:tc>
          <w:tcPr>
            <w:tcW w:w="588" w:type="pct"/>
          </w:tcPr>
          <w:p w:rsidR="007D4DD7" w:rsidRPr="00FE6343" w:rsidRDefault="0080768A" w:rsidP="008A6309">
            <w:pPr>
              <w:tabs>
                <w:tab w:val="left" w:pos="1200"/>
              </w:tabs>
              <w:spacing w:line="240" w:lineRule="auto"/>
              <w:jc w:val="both"/>
              <w:rPr>
                <w:ins w:id="1390" w:author="DELL" w:date="2022-05-02T23:48:00Z"/>
                <w:rFonts w:ascii="Times New Roman" w:hAnsi="Times New Roman" w:cs="Times New Roman"/>
                <w:b/>
                <w:color w:val="000000"/>
                <w:szCs w:val="24"/>
              </w:rPr>
            </w:pPr>
            <w:ins w:id="1391" w:author="DELL" w:date="2022-05-02T23:48:00Z">
              <w:r>
                <w:rPr>
                  <w:rFonts w:ascii="Times New Roman" w:eastAsia="Times New Roman" w:hAnsi="Times New Roman" w:cs="Times New Roman"/>
                  <w:bCs/>
                  <w:color w:val="000000"/>
                  <w:szCs w:val="24"/>
                  <w:bdr w:val="none" w:sz="0" w:space="0" w:color="auto" w:frame="1"/>
                  <w:lang w:eastAsia="en-GB"/>
                </w:rPr>
                <w:t>0.835</w:t>
              </w:r>
              <w:r w:rsidR="007D4DD7" w:rsidRPr="00CB07BE">
                <w:rPr>
                  <w:rFonts w:ascii="Times New Roman" w:eastAsia="Times New Roman" w:hAnsi="Times New Roman" w:cs="Times New Roman"/>
                  <w:bCs/>
                  <w:color w:val="000000"/>
                  <w:szCs w:val="24"/>
                  <w:bdr w:val="none" w:sz="0" w:space="0" w:color="auto" w:frame="1"/>
                  <w:lang w:eastAsia="en-GB"/>
                </w:rPr>
                <w:t xml:space="preserve">  </w:t>
              </w:r>
            </w:ins>
          </w:p>
        </w:tc>
      </w:tr>
      <w:tr w:rsidR="007D4DD7" w:rsidRPr="00FE6343" w:rsidTr="008A6309">
        <w:trPr>
          <w:ins w:id="1392" w:author="DELL" w:date="2022-05-02T23:48:00Z"/>
        </w:trPr>
        <w:tc>
          <w:tcPr>
            <w:tcW w:w="1467" w:type="pct"/>
            <w:shd w:val="clear" w:color="auto" w:fill="auto"/>
          </w:tcPr>
          <w:p w:rsidR="007D4DD7" w:rsidRPr="00FE6343" w:rsidRDefault="007D4DD7" w:rsidP="008A6309">
            <w:pPr>
              <w:tabs>
                <w:tab w:val="left" w:pos="1200"/>
              </w:tabs>
              <w:spacing w:line="240" w:lineRule="auto"/>
              <w:jc w:val="both"/>
              <w:rPr>
                <w:ins w:id="1393" w:author="DELL" w:date="2022-05-02T23:48:00Z"/>
                <w:rFonts w:ascii="Times New Roman" w:hAnsi="Times New Roman" w:cs="Times New Roman"/>
                <w:szCs w:val="24"/>
              </w:rPr>
            </w:pPr>
            <w:ins w:id="1394" w:author="DELL" w:date="2022-05-02T23:48:00Z">
              <w:r>
                <w:rPr>
                  <w:rFonts w:ascii="Times New Roman" w:hAnsi="Times New Roman" w:cs="Times New Roman"/>
                  <w:szCs w:val="24"/>
                </w:rPr>
                <w:t>Vaccination</w:t>
              </w:r>
            </w:ins>
          </w:p>
        </w:tc>
        <w:tc>
          <w:tcPr>
            <w:tcW w:w="557" w:type="pct"/>
            <w:shd w:val="clear" w:color="auto" w:fill="auto"/>
          </w:tcPr>
          <w:p w:rsidR="007D4DD7" w:rsidRDefault="007D4DD7" w:rsidP="008A6309">
            <w:pPr>
              <w:tabs>
                <w:tab w:val="left" w:pos="1200"/>
              </w:tabs>
              <w:spacing w:line="240" w:lineRule="auto"/>
              <w:jc w:val="both"/>
              <w:rPr>
                <w:ins w:id="1395" w:author="DELL" w:date="2022-05-02T23:48:00Z"/>
                <w:rFonts w:ascii="Times New Roman" w:hAnsi="Times New Roman" w:cs="Times New Roman"/>
                <w:b/>
                <w:color w:val="000000"/>
                <w:szCs w:val="24"/>
              </w:rPr>
            </w:pPr>
            <w:ins w:id="1396" w:author="DELL" w:date="2022-05-02T23:48:00Z">
              <w:r>
                <w:rPr>
                  <w:rFonts w:ascii="Times New Roman" w:hAnsi="Times New Roman" w:cs="Times New Roman"/>
                  <w:b/>
                  <w:color w:val="000000"/>
                  <w:szCs w:val="24"/>
                </w:rPr>
                <w:t>-</w:t>
              </w:r>
            </w:ins>
          </w:p>
        </w:tc>
        <w:tc>
          <w:tcPr>
            <w:tcW w:w="707" w:type="pct"/>
            <w:shd w:val="clear" w:color="auto" w:fill="auto"/>
          </w:tcPr>
          <w:p w:rsidR="007D4DD7" w:rsidRDefault="007D4DD7" w:rsidP="008A6309">
            <w:pPr>
              <w:tabs>
                <w:tab w:val="left" w:pos="1200"/>
              </w:tabs>
              <w:spacing w:line="240" w:lineRule="auto"/>
              <w:jc w:val="both"/>
              <w:rPr>
                <w:ins w:id="1397" w:author="DELL" w:date="2022-05-02T23:48:00Z"/>
                <w:rStyle w:val="gnkrckgcgsb"/>
                <w:rFonts w:ascii="Times New Roman" w:hAnsi="Times New Roman" w:cs="Times New Roman"/>
                <w:b/>
                <w:color w:val="000000"/>
                <w:szCs w:val="24"/>
                <w:bdr w:val="none" w:sz="0" w:space="0" w:color="auto" w:frame="1"/>
              </w:rPr>
            </w:pPr>
            <w:ins w:id="1398" w:author="DELL" w:date="2022-05-02T23:48:00Z">
              <w:r>
                <w:rPr>
                  <w:rStyle w:val="gnkrckgcgsb"/>
                  <w:rFonts w:ascii="Times New Roman" w:hAnsi="Times New Roman" w:cs="Times New Roman"/>
                  <w:b/>
                  <w:color w:val="000000"/>
                  <w:szCs w:val="24"/>
                  <w:bdr w:val="none" w:sz="0" w:space="0" w:color="auto" w:frame="1"/>
                </w:rPr>
                <w:t>-</w:t>
              </w:r>
            </w:ins>
          </w:p>
        </w:tc>
        <w:tc>
          <w:tcPr>
            <w:tcW w:w="587" w:type="pct"/>
            <w:shd w:val="clear" w:color="auto" w:fill="auto"/>
          </w:tcPr>
          <w:p w:rsidR="007D4DD7" w:rsidRPr="007B1475" w:rsidRDefault="007D4DD7" w:rsidP="008A6309">
            <w:pPr>
              <w:tabs>
                <w:tab w:val="left" w:pos="1200"/>
              </w:tabs>
              <w:spacing w:line="240" w:lineRule="auto"/>
              <w:jc w:val="both"/>
              <w:rPr>
                <w:ins w:id="1399" w:author="DELL" w:date="2022-05-02T23:48:00Z"/>
                <w:rFonts w:ascii="Times New Roman" w:hAnsi="Times New Roman" w:cs="Times New Roman"/>
                <w:color w:val="000000"/>
                <w:szCs w:val="24"/>
              </w:rPr>
            </w:pPr>
            <w:ins w:id="1400" w:author="DELL" w:date="2022-05-02T23:48:00Z">
              <w:r>
                <w:rPr>
                  <w:rFonts w:ascii="Times New Roman" w:hAnsi="Times New Roman" w:cs="Times New Roman"/>
                  <w:color w:val="000000"/>
                  <w:szCs w:val="24"/>
                </w:rPr>
                <w:t>-</w:t>
              </w:r>
            </w:ins>
          </w:p>
        </w:tc>
        <w:tc>
          <w:tcPr>
            <w:tcW w:w="385" w:type="pct"/>
          </w:tcPr>
          <w:p w:rsidR="007D4DD7" w:rsidRPr="001B37F0" w:rsidRDefault="00FB788D" w:rsidP="008A6309">
            <w:pPr>
              <w:tabs>
                <w:tab w:val="left" w:pos="1200"/>
              </w:tabs>
              <w:spacing w:line="240" w:lineRule="auto"/>
              <w:jc w:val="both"/>
              <w:rPr>
                <w:ins w:id="1401" w:author="DELL" w:date="2022-05-02T23:48:00Z"/>
                <w:rFonts w:ascii="Times New Roman" w:hAnsi="Times New Roman" w:cs="Times New Roman"/>
                <w:b/>
                <w:color w:val="000000"/>
                <w:szCs w:val="24"/>
              </w:rPr>
            </w:pPr>
            <w:ins w:id="1402" w:author="DELL" w:date="2022-05-07T01:00:00Z">
              <w:r>
                <w:rPr>
                  <w:rFonts w:ascii="Times New Roman" w:hAnsi="Times New Roman" w:cs="Times New Roman"/>
                  <w:b/>
                  <w:color w:val="000000"/>
                  <w:szCs w:val="24"/>
                </w:rPr>
                <w:t>-</w:t>
              </w:r>
            </w:ins>
            <w:ins w:id="1403" w:author="DELL" w:date="2022-05-02T23:48:00Z">
              <w:r w:rsidR="007D4DD7">
                <w:rPr>
                  <w:rFonts w:ascii="Times New Roman" w:hAnsi="Times New Roman" w:cs="Times New Roman"/>
                  <w:b/>
                  <w:color w:val="000000"/>
                  <w:szCs w:val="24"/>
                </w:rPr>
                <w:t>4.63</w:t>
              </w:r>
            </w:ins>
          </w:p>
        </w:tc>
        <w:tc>
          <w:tcPr>
            <w:tcW w:w="708" w:type="pct"/>
          </w:tcPr>
          <w:p w:rsidR="007D4DD7" w:rsidRPr="00FE6343" w:rsidRDefault="00FB788D" w:rsidP="008A6309">
            <w:pPr>
              <w:tabs>
                <w:tab w:val="left" w:pos="1200"/>
              </w:tabs>
              <w:spacing w:line="240" w:lineRule="auto"/>
              <w:jc w:val="both"/>
              <w:rPr>
                <w:ins w:id="1404" w:author="DELL" w:date="2022-05-02T23:48:00Z"/>
                <w:rFonts w:ascii="Times New Roman" w:hAnsi="Times New Roman" w:cs="Times New Roman"/>
                <w:b/>
                <w:color w:val="000000"/>
                <w:szCs w:val="24"/>
              </w:rPr>
            </w:pPr>
            <w:ins w:id="1405" w:author="DELL" w:date="2022-05-02T23:48:00Z">
              <w:r>
                <w:rPr>
                  <w:rFonts w:ascii="Times New Roman" w:hAnsi="Times New Roman" w:cs="Times New Roman"/>
                  <w:b/>
                  <w:color w:val="000000"/>
                  <w:szCs w:val="24"/>
                </w:rPr>
                <w:t>-</w:t>
              </w:r>
              <w:r w:rsidR="007D4DD7">
                <w:rPr>
                  <w:rFonts w:ascii="Times New Roman" w:hAnsi="Times New Roman" w:cs="Times New Roman"/>
                  <w:b/>
                  <w:color w:val="000000"/>
                  <w:szCs w:val="24"/>
                </w:rPr>
                <w:t>8.65</w:t>
              </w:r>
              <w:r w:rsidR="007D4DD7" w:rsidRPr="00DE28B0">
                <w:rPr>
                  <w:rFonts w:ascii="Times New Roman" w:hAnsi="Times New Roman" w:cs="Times New Roman"/>
                  <w:b/>
                  <w:color w:val="000000"/>
                  <w:szCs w:val="24"/>
                </w:rPr>
                <w:t xml:space="preserve"> </w:t>
              </w:r>
              <w:r>
                <w:rPr>
                  <w:rFonts w:ascii="Times New Roman" w:hAnsi="Times New Roman" w:cs="Times New Roman"/>
                  <w:b/>
                  <w:color w:val="000000"/>
                  <w:szCs w:val="24"/>
                </w:rPr>
                <w:t xml:space="preserve">to </w:t>
              </w:r>
            </w:ins>
            <w:ins w:id="1406" w:author="DELL" w:date="2022-05-07T01:01:00Z">
              <w:r>
                <w:rPr>
                  <w:rFonts w:ascii="Times New Roman" w:hAnsi="Times New Roman" w:cs="Times New Roman"/>
                  <w:b/>
                  <w:color w:val="000000"/>
                  <w:szCs w:val="24"/>
                </w:rPr>
                <w:t>-</w:t>
              </w:r>
            </w:ins>
            <w:ins w:id="1407" w:author="DELL" w:date="2022-05-02T23:48:00Z">
              <w:r>
                <w:rPr>
                  <w:rFonts w:ascii="Times New Roman" w:hAnsi="Times New Roman" w:cs="Times New Roman"/>
                  <w:b/>
                  <w:color w:val="000000"/>
                  <w:szCs w:val="24"/>
                </w:rPr>
                <w:t>2</w:t>
              </w:r>
              <w:r w:rsidR="007D4DD7">
                <w:rPr>
                  <w:rFonts w:ascii="Times New Roman" w:hAnsi="Times New Roman" w:cs="Times New Roman"/>
                  <w:b/>
                  <w:color w:val="000000"/>
                  <w:szCs w:val="24"/>
                </w:rPr>
                <w:t>.92</w:t>
              </w:r>
            </w:ins>
          </w:p>
        </w:tc>
        <w:tc>
          <w:tcPr>
            <w:tcW w:w="588" w:type="pct"/>
          </w:tcPr>
          <w:p w:rsidR="007D4DD7" w:rsidRPr="00FE6343" w:rsidRDefault="00FB788D" w:rsidP="008A6309">
            <w:pPr>
              <w:tabs>
                <w:tab w:val="left" w:pos="1200"/>
              </w:tabs>
              <w:spacing w:line="240" w:lineRule="auto"/>
              <w:jc w:val="both"/>
              <w:rPr>
                <w:ins w:id="1408" w:author="DELL" w:date="2022-05-02T23:48:00Z"/>
                <w:rFonts w:ascii="Times New Roman" w:eastAsia="Times New Roman" w:hAnsi="Times New Roman" w:cs="Times New Roman"/>
                <w:bCs/>
                <w:color w:val="000000"/>
                <w:szCs w:val="24"/>
                <w:bdr w:val="none" w:sz="0" w:space="0" w:color="auto" w:frame="1"/>
                <w:lang w:eastAsia="en-GB"/>
              </w:rPr>
            </w:pPr>
            <w:ins w:id="1409" w:author="DELL" w:date="2022-05-02T23:48:00Z">
              <w:r>
                <w:rPr>
                  <w:rFonts w:ascii="Times New Roman" w:eastAsia="Times New Roman" w:hAnsi="Times New Roman" w:cs="Times New Roman"/>
                  <w:bCs/>
                  <w:color w:val="000000"/>
                  <w:szCs w:val="24"/>
                  <w:bdr w:val="none" w:sz="0" w:space="0" w:color="auto" w:frame="1"/>
                  <w:lang w:eastAsia="en-GB"/>
                </w:rPr>
                <w:t>0.00</w:t>
              </w:r>
              <w:r w:rsidR="0080768A">
                <w:rPr>
                  <w:rFonts w:ascii="Times New Roman" w:eastAsia="Times New Roman" w:hAnsi="Times New Roman" w:cs="Times New Roman"/>
                  <w:bCs/>
                  <w:color w:val="000000"/>
                  <w:szCs w:val="24"/>
                  <w:bdr w:val="none" w:sz="0" w:space="0" w:color="auto" w:frame="1"/>
                  <w:lang w:eastAsia="en-GB"/>
                </w:rPr>
                <w:t>4</w:t>
              </w:r>
            </w:ins>
          </w:p>
        </w:tc>
      </w:tr>
    </w:tbl>
    <w:p w:rsidR="007D4DD7" w:rsidRDefault="007D4DD7" w:rsidP="00016BD9">
      <w:pPr>
        <w:tabs>
          <w:tab w:val="left" w:pos="1200"/>
        </w:tabs>
        <w:spacing w:after="0" w:line="360" w:lineRule="auto"/>
        <w:jc w:val="both"/>
        <w:rPr>
          <w:ins w:id="1410" w:author="DELL" w:date="2022-05-02T23:48:00Z"/>
          <w:rFonts w:ascii="Times New Roman" w:hAnsi="Times New Roman" w:cs="Times New Roman"/>
          <w:color w:val="000000"/>
          <w:sz w:val="24"/>
          <w:szCs w:val="24"/>
        </w:rPr>
      </w:pPr>
    </w:p>
    <w:p w:rsidR="00101035" w:rsidRPr="00FE6343" w:rsidRDefault="00101035" w:rsidP="00101035">
      <w:pPr>
        <w:spacing w:line="360" w:lineRule="auto"/>
        <w:jc w:val="both"/>
        <w:rPr>
          <w:ins w:id="1411" w:author="DELL" w:date="2022-05-03T01:58:00Z"/>
          <w:rFonts w:ascii="Times New Roman" w:hAnsi="Times New Roman" w:cs="Times New Roman"/>
          <w:color w:val="000000"/>
          <w:szCs w:val="24"/>
        </w:rPr>
      </w:pPr>
      <w:ins w:id="1412" w:author="DELL" w:date="2022-05-03T01:58:00Z">
        <w:r>
          <w:rPr>
            <w:rFonts w:ascii="Times New Roman" w:hAnsi="Times New Roman" w:cs="Times New Roman"/>
            <w:b/>
            <w:bCs/>
            <w:color w:val="000000"/>
            <w:szCs w:val="24"/>
          </w:rPr>
          <w:t>Table-</w:t>
        </w:r>
        <w:r w:rsidR="00B03FFC">
          <w:rPr>
            <w:rFonts w:ascii="Times New Roman" w:hAnsi="Times New Roman" w:cs="Times New Roman"/>
            <w:b/>
            <w:bCs/>
            <w:color w:val="000000"/>
            <w:szCs w:val="24"/>
          </w:rPr>
          <w:t>7</w:t>
        </w:r>
        <w:r w:rsidRPr="00FE6343">
          <w:rPr>
            <w:rFonts w:ascii="Times New Roman" w:hAnsi="Times New Roman" w:cs="Times New Roman"/>
            <w:b/>
            <w:bCs/>
            <w:color w:val="000000"/>
            <w:szCs w:val="24"/>
          </w:rPr>
          <w:t>.</w:t>
        </w:r>
        <w:r w:rsidRPr="00FE6343">
          <w:rPr>
            <w:rFonts w:ascii="Times New Roman" w:hAnsi="Times New Roman" w:cs="Times New Roman"/>
            <w:color w:val="000000"/>
            <w:szCs w:val="24"/>
          </w:rPr>
          <w:t xml:space="preserve"> F</w:t>
        </w:r>
        <w:r w:rsidR="001519F9">
          <w:rPr>
            <w:rFonts w:ascii="Times New Roman" w:hAnsi="Times New Roman" w:cs="Times New Roman"/>
            <w:color w:val="000000"/>
            <w:szCs w:val="24"/>
          </w:rPr>
          <w:t xml:space="preserve">actors associated with </w:t>
        </w:r>
        <w:r w:rsidRPr="00FE6343">
          <w:rPr>
            <w:rFonts w:ascii="Times New Roman" w:hAnsi="Times New Roman" w:cs="Times New Roman"/>
            <w:color w:val="000000"/>
            <w:szCs w:val="24"/>
          </w:rPr>
          <w:t xml:space="preserve">COVID-19 </w:t>
        </w:r>
        <w:r w:rsidR="001519F9">
          <w:rPr>
            <w:rFonts w:ascii="Times New Roman" w:hAnsi="Times New Roman" w:cs="Times New Roman"/>
            <w:color w:val="000000"/>
            <w:szCs w:val="24"/>
          </w:rPr>
          <w:t xml:space="preserve">deaths using ARIMAX </w:t>
        </w:r>
        <w:r w:rsidRPr="00FE6343">
          <w:rPr>
            <w:rFonts w:ascii="Times New Roman" w:hAnsi="Times New Roman" w:cs="Times New Roman"/>
            <w:color w:val="000000"/>
            <w:szCs w:val="24"/>
          </w:rPr>
          <w:t>model.</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0"/>
        <w:gridCol w:w="1067"/>
        <w:gridCol w:w="1354"/>
        <w:gridCol w:w="1126"/>
        <w:gridCol w:w="737"/>
        <w:gridCol w:w="1356"/>
        <w:gridCol w:w="1126"/>
        <w:tblGridChange w:id="1413">
          <w:tblGrid>
            <w:gridCol w:w="2810"/>
            <w:gridCol w:w="1067"/>
            <w:gridCol w:w="1354"/>
            <w:gridCol w:w="1126"/>
            <w:gridCol w:w="737"/>
            <w:gridCol w:w="1356"/>
            <w:gridCol w:w="1126"/>
          </w:tblGrid>
        </w:tblGridChange>
      </w:tblGrid>
      <w:tr w:rsidR="00101035" w:rsidRPr="00FE6343" w:rsidTr="008A6309">
        <w:trPr>
          <w:ins w:id="1414" w:author="DELL" w:date="2022-05-03T01:58:00Z"/>
        </w:trPr>
        <w:tc>
          <w:tcPr>
            <w:tcW w:w="1467" w:type="pct"/>
            <w:shd w:val="clear" w:color="auto" w:fill="auto"/>
          </w:tcPr>
          <w:p w:rsidR="00101035" w:rsidRPr="00FE6343" w:rsidRDefault="00101035" w:rsidP="008A6309">
            <w:pPr>
              <w:tabs>
                <w:tab w:val="left" w:pos="1200"/>
              </w:tabs>
              <w:spacing w:line="240" w:lineRule="auto"/>
              <w:jc w:val="both"/>
              <w:rPr>
                <w:ins w:id="1415" w:author="DELL" w:date="2022-05-03T01:58:00Z"/>
                <w:rFonts w:ascii="Times New Roman" w:hAnsi="Times New Roman" w:cs="Times New Roman"/>
                <w:color w:val="000000"/>
                <w:szCs w:val="24"/>
              </w:rPr>
            </w:pPr>
          </w:p>
        </w:tc>
        <w:tc>
          <w:tcPr>
            <w:tcW w:w="3533" w:type="pct"/>
            <w:gridSpan w:val="6"/>
            <w:shd w:val="clear" w:color="auto" w:fill="auto"/>
          </w:tcPr>
          <w:p w:rsidR="00101035" w:rsidRPr="00FE6343" w:rsidRDefault="00101035" w:rsidP="008A6309">
            <w:pPr>
              <w:tabs>
                <w:tab w:val="left" w:pos="1200"/>
              </w:tabs>
              <w:spacing w:line="240" w:lineRule="auto"/>
              <w:jc w:val="both"/>
              <w:rPr>
                <w:ins w:id="1416" w:author="DELL" w:date="2022-05-03T01:58:00Z"/>
                <w:rFonts w:ascii="Times New Roman" w:hAnsi="Times New Roman" w:cs="Times New Roman"/>
                <w:color w:val="000000"/>
                <w:szCs w:val="24"/>
              </w:rPr>
            </w:pPr>
            <w:ins w:id="1417" w:author="DELL" w:date="2022-05-03T01:58:00Z">
              <w:r>
                <w:rPr>
                  <w:rFonts w:ascii="Times New Roman" w:hAnsi="Times New Roman" w:cs="Times New Roman"/>
                  <w:color w:val="000000"/>
                  <w:szCs w:val="24"/>
                </w:rPr>
                <w:t>Confirmed Cases</w:t>
              </w:r>
            </w:ins>
          </w:p>
        </w:tc>
      </w:tr>
      <w:tr w:rsidR="00101035" w:rsidRPr="00FE6343" w:rsidTr="008A6309">
        <w:trPr>
          <w:ins w:id="1418" w:author="DELL" w:date="2022-05-03T01:58:00Z"/>
        </w:trPr>
        <w:tc>
          <w:tcPr>
            <w:tcW w:w="1467" w:type="pct"/>
            <w:shd w:val="clear" w:color="auto" w:fill="auto"/>
          </w:tcPr>
          <w:p w:rsidR="00101035" w:rsidRPr="00FE6343" w:rsidRDefault="00101035" w:rsidP="008A6309">
            <w:pPr>
              <w:tabs>
                <w:tab w:val="left" w:pos="1200"/>
              </w:tabs>
              <w:spacing w:line="240" w:lineRule="auto"/>
              <w:jc w:val="both"/>
              <w:rPr>
                <w:ins w:id="1419" w:author="DELL" w:date="2022-05-03T01:58:00Z"/>
                <w:rFonts w:ascii="Times New Roman" w:hAnsi="Times New Roman" w:cs="Times New Roman"/>
                <w:color w:val="000000"/>
                <w:szCs w:val="24"/>
              </w:rPr>
            </w:pPr>
            <w:ins w:id="1420" w:author="DELL" w:date="2022-05-03T01:58:00Z">
              <w:r w:rsidRPr="00FE6343">
                <w:rPr>
                  <w:rFonts w:ascii="Times New Roman" w:hAnsi="Times New Roman" w:cs="Times New Roman"/>
                  <w:color w:val="000000"/>
                  <w:szCs w:val="24"/>
                </w:rPr>
                <w:t>Variables</w:t>
              </w:r>
            </w:ins>
          </w:p>
        </w:tc>
        <w:tc>
          <w:tcPr>
            <w:tcW w:w="1852" w:type="pct"/>
            <w:gridSpan w:val="3"/>
            <w:shd w:val="clear" w:color="auto" w:fill="auto"/>
          </w:tcPr>
          <w:p w:rsidR="00101035" w:rsidRPr="00FE6343" w:rsidRDefault="00101035" w:rsidP="008A6309">
            <w:pPr>
              <w:tabs>
                <w:tab w:val="left" w:pos="1200"/>
              </w:tabs>
              <w:spacing w:line="240" w:lineRule="auto"/>
              <w:jc w:val="both"/>
              <w:rPr>
                <w:ins w:id="1421" w:author="DELL" w:date="2022-05-03T01:58:00Z"/>
                <w:rFonts w:ascii="Times New Roman" w:hAnsi="Times New Roman" w:cs="Times New Roman"/>
                <w:color w:val="000000"/>
                <w:szCs w:val="24"/>
              </w:rPr>
            </w:pPr>
            <w:ins w:id="1422" w:author="DELL" w:date="2022-05-03T01:58:00Z">
              <w:r>
                <w:rPr>
                  <w:rFonts w:ascii="Times New Roman" w:hAnsi="Times New Roman" w:cs="Times New Roman"/>
                  <w:color w:val="000000"/>
                  <w:szCs w:val="24"/>
                </w:rPr>
                <w:t>Without Vaccination</w:t>
              </w:r>
            </w:ins>
          </w:p>
        </w:tc>
        <w:tc>
          <w:tcPr>
            <w:tcW w:w="1681" w:type="pct"/>
            <w:gridSpan w:val="3"/>
          </w:tcPr>
          <w:p w:rsidR="00101035" w:rsidRPr="00FE6343" w:rsidRDefault="00101035" w:rsidP="008A6309">
            <w:pPr>
              <w:tabs>
                <w:tab w:val="left" w:pos="1200"/>
              </w:tabs>
              <w:spacing w:line="240" w:lineRule="auto"/>
              <w:jc w:val="both"/>
              <w:rPr>
                <w:ins w:id="1423" w:author="DELL" w:date="2022-05-03T01:58:00Z"/>
                <w:rFonts w:ascii="Times New Roman" w:hAnsi="Times New Roman" w:cs="Times New Roman"/>
                <w:color w:val="000000"/>
                <w:szCs w:val="24"/>
              </w:rPr>
            </w:pPr>
            <w:ins w:id="1424" w:author="DELL" w:date="2022-05-03T01:58:00Z">
              <w:r>
                <w:rPr>
                  <w:rFonts w:ascii="Times New Roman" w:hAnsi="Times New Roman" w:cs="Times New Roman"/>
                  <w:color w:val="000000"/>
                  <w:szCs w:val="24"/>
                </w:rPr>
                <w:t>With Vaccination</w:t>
              </w:r>
            </w:ins>
          </w:p>
        </w:tc>
      </w:tr>
      <w:tr w:rsidR="00101035" w:rsidRPr="00FE6343" w:rsidTr="003A280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25" w:author="DELL" w:date="2022-05-03T11:0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426" w:author="DELL" w:date="2022-05-03T01:58:00Z"/>
        </w:trPr>
        <w:tc>
          <w:tcPr>
            <w:tcW w:w="1467" w:type="pct"/>
            <w:shd w:val="clear" w:color="auto" w:fill="auto"/>
            <w:tcPrChange w:id="1427" w:author="DELL" w:date="2022-05-03T11:06:00Z">
              <w:tcPr>
                <w:tcW w:w="1467" w:type="pct"/>
                <w:shd w:val="clear" w:color="auto" w:fill="auto"/>
              </w:tcPr>
            </w:tcPrChange>
          </w:tcPr>
          <w:p w:rsidR="00101035" w:rsidRPr="00FE6343" w:rsidRDefault="00101035" w:rsidP="008A6309">
            <w:pPr>
              <w:tabs>
                <w:tab w:val="left" w:pos="1200"/>
              </w:tabs>
              <w:spacing w:line="240" w:lineRule="auto"/>
              <w:jc w:val="both"/>
              <w:rPr>
                <w:ins w:id="1428" w:author="DELL" w:date="2022-05-03T01:58:00Z"/>
                <w:rFonts w:ascii="Times New Roman" w:hAnsi="Times New Roman" w:cs="Times New Roman"/>
                <w:color w:val="000000"/>
                <w:szCs w:val="24"/>
              </w:rPr>
            </w:pPr>
          </w:p>
        </w:tc>
        <w:tc>
          <w:tcPr>
            <w:tcW w:w="557" w:type="pct"/>
            <w:shd w:val="clear" w:color="auto" w:fill="auto"/>
            <w:tcPrChange w:id="1429" w:author="DELL" w:date="2022-05-03T11:06:00Z">
              <w:tcPr>
                <w:tcW w:w="557" w:type="pct"/>
                <w:shd w:val="clear" w:color="auto" w:fill="auto"/>
              </w:tcPr>
            </w:tcPrChange>
          </w:tcPr>
          <w:p w:rsidR="00101035" w:rsidRPr="00FE6343" w:rsidRDefault="00101035" w:rsidP="008A6309">
            <w:pPr>
              <w:tabs>
                <w:tab w:val="left" w:pos="1200"/>
              </w:tabs>
              <w:spacing w:line="240" w:lineRule="auto"/>
              <w:jc w:val="both"/>
              <w:rPr>
                <w:ins w:id="1430" w:author="DELL" w:date="2022-05-03T01:58:00Z"/>
                <w:rFonts w:ascii="Times New Roman" w:hAnsi="Times New Roman" w:cs="Times New Roman"/>
                <w:color w:val="000000"/>
                <w:szCs w:val="24"/>
              </w:rPr>
            </w:pPr>
            <w:ins w:id="1431" w:author="DELL" w:date="2022-05-03T01:58:00Z">
              <w:r>
                <w:rPr>
                  <w:rFonts w:ascii="Times New Roman" w:hAnsi="Times New Roman" w:cs="Times New Roman"/>
                  <w:color w:val="000000"/>
                  <w:szCs w:val="24"/>
                </w:rPr>
                <w:t>Coef.</w:t>
              </w:r>
            </w:ins>
          </w:p>
        </w:tc>
        <w:tc>
          <w:tcPr>
            <w:tcW w:w="707" w:type="pct"/>
            <w:shd w:val="clear" w:color="auto" w:fill="auto"/>
            <w:tcPrChange w:id="1432" w:author="DELL" w:date="2022-05-03T11:06:00Z">
              <w:tcPr>
                <w:tcW w:w="707" w:type="pct"/>
                <w:shd w:val="clear" w:color="auto" w:fill="auto"/>
              </w:tcPr>
            </w:tcPrChange>
          </w:tcPr>
          <w:p w:rsidR="00101035" w:rsidRPr="00FE6343" w:rsidRDefault="00101035" w:rsidP="008A6309">
            <w:pPr>
              <w:tabs>
                <w:tab w:val="left" w:pos="1200"/>
              </w:tabs>
              <w:spacing w:line="240" w:lineRule="auto"/>
              <w:jc w:val="both"/>
              <w:rPr>
                <w:ins w:id="1433" w:author="DELL" w:date="2022-05-03T01:58:00Z"/>
                <w:rFonts w:ascii="Times New Roman" w:hAnsi="Times New Roman" w:cs="Times New Roman"/>
                <w:color w:val="000000"/>
                <w:szCs w:val="24"/>
              </w:rPr>
            </w:pPr>
            <w:ins w:id="1434" w:author="DELL" w:date="2022-05-03T01:58:00Z">
              <w:r w:rsidRPr="00FE6343">
                <w:rPr>
                  <w:rFonts w:ascii="Times New Roman" w:hAnsi="Times New Roman" w:cs="Times New Roman"/>
                  <w:color w:val="000000"/>
                  <w:szCs w:val="24"/>
                </w:rPr>
                <w:t>95%CI</w:t>
              </w:r>
            </w:ins>
          </w:p>
        </w:tc>
        <w:tc>
          <w:tcPr>
            <w:tcW w:w="588" w:type="pct"/>
            <w:shd w:val="clear" w:color="auto" w:fill="auto"/>
            <w:tcPrChange w:id="1435" w:author="DELL" w:date="2022-05-03T11:06:00Z">
              <w:tcPr>
                <w:tcW w:w="587" w:type="pct"/>
                <w:shd w:val="clear" w:color="auto" w:fill="auto"/>
              </w:tcPr>
            </w:tcPrChange>
          </w:tcPr>
          <w:p w:rsidR="00101035" w:rsidRPr="00FE6343" w:rsidRDefault="00101035" w:rsidP="008A6309">
            <w:pPr>
              <w:tabs>
                <w:tab w:val="left" w:pos="1200"/>
              </w:tabs>
              <w:spacing w:line="240" w:lineRule="auto"/>
              <w:jc w:val="both"/>
              <w:rPr>
                <w:ins w:id="1436" w:author="DELL" w:date="2022-05-03T01:58:00Z"/>
                <w:rFonts w:ascii="Times New Roman" w:hAnsi="Times New Roman" w:cs="Times New Roman"/>
                <w:color w:val="000000"/>
                <w:szCs w:val="24"/>
              </w:rPr>
            </w:pPr>
            <w:ins w:id="1437" w:author="DELL" w:date="2022-05-03T01:58:00Z">
              <w:r w:rsidRPr="00FE6343">
                <w:rPr>
                  <w:rFonts w:ascii="Times New Roman" w:hAnsi="Times New Roman" w:cs="Times New Roman"/>
                  <w:color w:val="000000"/>
                  <w:szCs w:val="24"/>
                </w:rPr>
                <w:t>P-value</w:t>
              </w:r>
            </w:ins>
          </w:p>
        </w:tc>
        <w:tc>
          <w:tcPr>
            <w:tcW w:w="385" w:type="pct"/>
            <w:tcPrChange w:id="1438" w:author="DELL" w:date="2022-05-03T11:06:00Z">
              <w:tcPr>
                <w:tcW w:w="385" w:type="pct"/>
              </w:tcPr>
            </w:tcPrChange>
          </w:tcPr>
          <w:p w:rsidR="00101035" w:rsidRPr="00FE6343" w:rsidRDefault="00101035" w:rsidP="008A6309">
            <w:pPr>
              <w:tabs>
                <w:tab w:val="left" w:pos="1200"/>
              </w:tabs>
              <w:spacing w:line="240" w:lineRule="auto"/>
              <w:jc w:val="both"/>
              <w:rPr>
                <w:ins w:id="1439" w:author="DELL" w:date="2022-05-03T01:58:00Z"/>
                <w:rFonts w:ascii="Times New Roman" w:hAnsi="Times New Roman" w:cs="Times New Roman"/>
                <w:color w:val="000000"/>
                <w:szCs w:val="24"/>
              </w:rPr>
            </w:pPr>
            <w:ins w:id="1440" w:author="DELL" w:date="2022-05-03T01:58:00Z">
              <w:r>
                <w:rPr>
                  <w:rFonts w:ascii="Times New Roman" w:hAnsi="Times New Roman" w:cs="Times New Roman"/>
                  <w:color w:val="000000"/>
                  <w:szCs w:val="24"/>
                </w:rPr>
                <w:t>Coef.</w:t>
              </w:r>
            </w:ins>
          </w:p>
        </w:tc>
        <w:tc>
          <w:tcPr>
            <w:tcW w:w="708" w:type="pct"/>
            <w:tcPrChange w:id="1441" w:author="DELL" w:date="2022-05-03T11:06:00Z">
              <w:tcPr>
                <w:tcW w:w="708" w:type="pct"/>
              </w:tcPr>
            </w:tcPrChange>
          </w:tcPr>
          <w:p w:rsidR="00101035" w:rsidRPr="00FE6343" w:rsidRDefault="00101035" w:rsidP="008A6309">
            <w:pPr>
              <w:tabs>
                <w:tab w:val="left" w:pos="1200"/>
              </w:tabs>
              <w:spacing w:line="240" w:lineRule="auto"/>
              <w:jc w:val="both"/>
              <w:rPr>
                <w:ins w:id="1442" w:author="DELL" w:date="2022-05-03T01:58:00Z"/>
                <w:rFonts w:ascii="Times New Roman" w:hAnsi="Times New Roman" w:cs="Times New Roman"/>
                <w:color w:val="000000"/>
                <w:szCs w:val="24"/>
              </w:rPr>
            </w:pPr>
            <w:ins w:id="1443" w:author="DELL" w:date="2022-05-03T01:58:00Z">
              <w:r w:rsidRPr="00FE6343">
                <w:rPr>
                  <w:rFonts w:ascii="Times New Roman" w:hAnsi="Times New Roman" w:cs="Times New Roman"/>
                  <w:color w:val="000000"/>
                  <w:szCs w:val="24"/>
                </w:rPr>
                <w:t>95%CI</w:t>
              </w:r>
            </w:ins>
          </w:p>
        </w:tc>
        <w:tc>
          <w:tcPr>
            <w:tcW w:w="588" w:type="pct"/>
            <w:tcPrChange w:id="1444" w:author="DELL" w:date="2022-05-03T11:06:00Z">
              <w:tcPr>
                <w:tcW w:w="588" w:type="pct"/>
              </w:tcPr>
            </w:tcPrChange>
          </w:tcPr>
          <w:p w:rsidR="00101035" w:rsidRPr="00FE6343" w:rsidRDefault="00101035" w:rsidP="008A6309">
            <w:pPr>
              <w:tabs>
                <w:tab w:val="left" w:pos="1200"/>
              </w:tabs>
              <w:spacing w:line="240" w:lineRule="auto"/>
              <w:jc w:val="both"/>
              <w:rPr>
                <w:ins w:id="1445" w:author="DELL" w:date="2022-05-03T01:58:00Z"/>
                <w:rFonts w:ascii="Times New Roman" w:hAnsi="Times New Roman" w:cs="Times New Roman"/>
                <w:color w:val="000000"/>
                <w:szCs w:val="24"/>
              </w:rPr>
            </w:pPr>
            <w:ins w:id="1446" w:author="DELL" w:date="2022-05-03T01:58:00Z">
              <w:r w:rsidRPr="00FE6343">
                <w:rPr>
                  <w:rFonts w:ascii="Times New Roman" w:hAnsi="Times New Roman" w:cs="Times New Roman"/>
                  <w:color w:val="000000"/>
                  <w:szCs w:val="24"/>
                </w:rPr>
                <w:t>P-value</w:t>
              </w:r>
            </w:ins>
          </w:p>
        </w:tc>
      </w:tr>
      <w:tr w:rsidR="00101035" w:rsidRPr="00FE6343" w:rsidTr="003A280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47" w:author="DELL" w:date="2022-05-03T11:0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448" w:author="DELL" w:date="2022-05-03T01:58:00Z"/>
        </w:trPr>
        <w:tc>
          <w:tcPr>
            <w:tcW w:w="1467" w:type="pct"/>
            <w:shd w:val="clear" w:color="auto" w:fill="auto"/>
            <w:tcPrChange w:id="1449" w:author="DELL" w:date="2022-05-03T11:06:00Z">
              <w:tcPr>
                <w:tcW w:w="1467" w:type="pct"/>
                <w:shd w:val="clear" w:color="auto" w:fill="auto"/>
              </w:tcPr>
            </w:tcPrChange>
          </w:tcPr>
          <w:p w:rsidR="00101035" w:rsidRPr="00FE6343" w:rsidRDefault="00101035" w:rsidP="008A6309">
            <w:pPr>
              <w:tabs>
                <w:tab w:val="left" w:pos="1200"/>
              </w:tabs>
              <w:spacing w:line="240" w:lineRule="auto"/>
              <w:jc w:val="both"/>
              <w:rPr>
                <w:ins w:id="1450" w:author="DELL" w:date="2022-05-03T01:58:00Z"/>
                <w:rFonts w:ascii="Times New Roman" w:hAnsi="Times New Roman" w:cs="Times New Roman"/>
                <w:szCs w:val="24"/>
              </w:rPr>
            </w:pPr>
            <w:ins w:id="1451" w:author="DELL" w:date="2022-05-03T01:58:00Z">
              <w:r w:rsidRPr="00FE6343">
                <w:rPr>
                  <w:rFonts w:ascii="Times New Roman" w:hAnsi="Times New Roman" w:cs="Times New Roman"/>
                  <w:szCs w:val="24"/>
                </w:rPr>
                <w:t>Wind Speed</w:t>
              </w:r>
            </w:ins>
          </w:p>
        </w:tc>
        <w:tc>
          <w:tcPr>
            <w:tcW w:w="557" w:type="pct"/>
            <w:shd w:val="clear" w:color="auto" w:fill="auto"/>
            <w:tcPrChange w:id="1452" w:author="DELL" w:date="2022-05-03T11:06:00Z">
              <w:tcPr>
                <w:tcW w:w="557" w:type="pct"/>
                <w:shd w:val="clear" w:color="auto" w:fill="auto"/>
              </w:tcPr>
            </w:tcPrChange>
          </w:tcPr>
          <w:p w:rsidR="00101035" w:rsidRPr="00FE6343" w:rsidRDefault="0007454F" w:rsidP="008A6309">
            <w:pPr>
              <w:tabs>
                <w:tab w:val="left" w:pos="1200"/>
              </w:tabs>
              <w:spacing w:line="240" w:lineRule="auto"/>
              <w:jc w:val="both"/>
              <w:rPr>
                <w:ins w:id="1453" w:author="DELL" w:date="2022-05-03T01:58:00Z"/>
                <w:rFonts w:ascii="Times New Roman" w:hAnsi="Times New Roman" w:cs="Times New Roman"/>
                <w:bCs/>
                <w:szCs w:val="24"/>
              </w:rPr>
            </w:pPr>
            <w:ins w:id="1454" w:author="DELL" w:date="2022-05-03T02:05:00Z">
              <w:r>
                <w:rPr>
                  <w:rFonts w:ascii="Times New Roman" w:hAnsi="Times New Roman" w:cs="Times New Roman"/>
                  <w:bCs/>
                  <w:color w:val="000000"/>
                  <w:szCs w:val="24"/>
                </w:rPr>
                <w:t>0.75</w:t>
              </w:r>
            </w:ins>
          </w:p>
        </w:tc>
        <w:tc>
          <w:tcPr>
            <w:tcW w:w="707" w:type="pct"/>
            <w:shd w:val="clear" w:color="auto" w:fill="auto"/>
            <w:tcPrChange w:id="1455" w:author="DELL" w:date="2022-05-03T11:06:00Z">
              <w:tcPr>
                <w:tcW w:w="707" w:type="pct"/>
                <w:shd w:val="clear" w:color="auto" w:fill="auto"/>
              </w:tcPr>
            </w:tcPrChange>
          </w:tcPr>
          <w:p w:rsidR="00101035" w:rsidRPr="00FE6343" w:rsidRDefault="0007454F" w:rsidP="008A6309">
            <w:pPr>
              <w:tabs>
                <w:tab w:val="left" w:pos="1200"/>
              </w:tabs>
              <w:spacing w:line="240" w:lineRule="auto"/>
              <w:jc w:val="both"/>
              <w:rPr>
                <w:ins w:id="1456" w:author="DELL" w:date="2022-05-03T01:58:00Z"/>
                <w:rFonts w:ascii="Times New Roman" w:hAnsi="Times New Roman" w:cs="Times New Roman"/>
                <w:bCs/>
                <w:szCs w:val="24"/>
              </w:rPr>
            </w:pPr>
            <w:ins w:id="1457" w:author="DELL" w:date="2022-05-03T02:10:00Z">
              <w:r>
                <w:rPr>
                  <w:rStyle w:val="gnkrckgcgsb"/>
                  <w:rFonts w:ascii="Times New Roman" w:hAnsi="Times New Roman" w:cs="Times New Roman"/>
                  <w:bCs/>
                  <w:color w:val="000000"/>
                  <w:szCs w:val="24"/>
                </w:rPr>
                <w:t>0.23 to 1.73</w:t>
              </w:r>
            </w:ins>
          </w:p>
        </w:tc>
        <w:tc>
          <w:tcPr>
            <w:tcW w:w="588" w:type="pct"/>
            <w:shd w:val="clear" w:color="auto" w:fill="auto"/>
            <w:tcPrChange w:id="1458" w:author="DELL" w:date="2022-05-03T11:06:00Z">
              <w:tcPr>
                <w:tcW w:w="587" w:type="pct"/>
                <w:shd w:val="clear" w:color="auto" w:fill="auto"/>
              </w:tcPr>
            </w:tcPrChange>
          </w:tcPr>
          <w:p w:rsidR="00101035" w:rsidRPr="00FE6343" w:rsidRDefault="00B25B55" w:rsidP="008A6309">
            <w:pPr>
              <w:tabs>
                <w:tab w:val="left" w:pos="1200"/>
              </w:tabs>
              <w:spacing w:line="240" w:lineRule="auto"/>
              <w:jc w:val="both"/>
              <w:rPr>
                <w:ins w:id="1459" w:author="DELL" w:date="2022-05-03T01:58:00Z"/>
                <w:rFonts w:ascii="Times New Roman" w:hAnsi="Times New Roman" w:cs="Times New Roman"/>
                <w:bCs/>
                <w:szCs w:val="24"/>
              </w:rPr>
            </w:pPr>
            <w:ins w:id="1460" w:author="DELL" w:date="2022-05-03T02:28:00Z">
              <w:r>
                <w:rPr>
                  <w:rFonts w:ascii="Times New Roman" w:eastAsia="Times New Roman" w:hAnsi="Times New Roman" w:cs="Times New Roman"/>
                  <w:bCs/>
                  <w:color w:val="000000"/>
                  <w:szCs w:val="24"/>
                  <w:bdr w:val="none" w:sz="0" w:space="0" w:color="auto" w:frame="1"/>
                  <w:lang w:eastAsia="en-GB"/>
                </w:rPr>
                <w:t>0.0</w:t>
              </w:r>
              <w:r w:rsidR="0007454F">
                <w:rPr>
                  <w:rFonts w:ascii="Times New Roman" w:eastAsia="Times New Roman" w:hAnsi="Times New Roman" w:cs="Times New Roman"/>
                  <w:bCs/>
                  <w:color w:val="000000"/>
                  <w:szCs w:val="24"/>
                  <w:bdr w:val="none" w:sz="0" w:space="0" w:color="auto" w:frame="1"/>
                  <w:lang w:eastAsia="en-GB"/>
                </w:rPr>
                <w:t>33</w:t>
              </w:r>
            </w:ins>
          </w:p>
        </w:tc>
        <w:tc>
          <w:tcPr>
            <w:tcW w:w="385" w:type="pct"/>
            <w:tcPrChange w:id="1461" w:author="DELL" w:date="2022-05-03T11:06:00Z">
              <w:tcPr>
                <w:tcW w:w="385" w:type="pct"/>
              </w:tcPr>
            </w:tcPrChange>
          </w:tcPr>
          <w:p w:rsidR="00101035" w:rsidRPr="00FE6343" w:rsidRDefault="0007454F" w:rsidP="008A6309">
            <w:pPr>
              <w:tabs>
                <w:tab w:val="left" w:pos="1200"/>
              </w:tabs>
              <w:spacing w:line="240" w:lineRule="auto"/>
              <w:jc w:val="both"/>
              <w:rPr>
                <w:ins w:id="1462" w:author="DELL" w:date="2022-05-03T01:58:00Z"/>
                <w:rFonts w:ascii="Times New Roman" w:eastAsia="Times New Roman" w:hAnsi="Times New Roman" w:cs="Times New Roman"/>
                <w:bCs/>
                <w:color w:val="000000"/>
                <w:szCs w:val="24"/>
                <w:bdr w:val="none" w:sz="0" w:space="0" w:color="auto" w:frame="1"/>
                <w:lang w:eastAsia="en-GB"/>
              </w:rPr>
            </w:pPr>
            <w:ins w:id="1463" w:author="DELL" w:date="2022-05-03T02:49:00Z">
              <w:r>
                <w:rPr>
                  <w:rFonts w:ascii="Times New Roman" w:eastAsia="Times New Roman" w:hAnsi="Times New Roman" w:cs="Times New Roman"/>
                  <w:bCs/>
                  <w:color w:val="000000"/>
                  <w:szCs w:val="24"/>
                  <w:bdr w:val="none" w:sz="0" w:space="0" w:color="auto" w:frame="1"/>
                  <w:lang w:eastAsia="en-GB"/>
                </w:rPr>
                <w:t>0.75</w:t>
              </w:r>
            </w:ins>
          </w:p>
        </w:tc>
        <w:tc>
          <w:tcPr>
            <w:tcW w:w="708" w:type="pct"/>
            <w:tcPrChange w:id="1464" w:author="DELL" w:date="2022-05-03T11:06:00Z">
              <w:tcPr>
                <w:tcW w:w="708" w:type="pct"/>
              </w:tcPr>
            </w:tcPrChange>
          </w:tcPr>
          <w:p w:rsidR="00101035" w:rsidRPr="00FE6343" w:rsidRDefault="00A873A2" w:rsidP="008A6309">
            <w:pPr>
              <w:tabs>
                <w:tab w:val="left" w:pos="1200"/>
              </w:tabs>
              <w:spacing w:line="240" w:lineRule="auto"/>
              <w:jc w:val="both"/>
              <w:rPr>
                <w:ins w:id="1465" w:author="DELL" w:date="2022-05-03T01:58:00Z"/>
                <w:rFonts w:ascii="Times New Roman" w:eastAsia="Times New Roman" w:hAnsi="Times New Roman" w:cs="Times New Roman"/>
                <w:bCs/>
                <w:color w:val="000000"/>
                <w:szCs w:val="24"/>
                <w:bdr w:val="none" w:sz="0" w:space="0" w:color="auto" w:frame="1"/>
                <w:lang w:eastAsia="en-GB"/>
              </w:rPr>
            </w:pPr>
            <w:ins w:id="1466" w:author="DELL" w:date="2022-05-03T02:50:00Z">
              <w:r>
                <w:rPr>
                  <w:rFonts w:ascii="Times New Roman" w:eastAsia="Times New Roman" w:hAnsi="Times New Roman" w:cs="Times New Roman"/>
                  <w:bCs/>
                  <w:color w:val="000000"/>
                  <w:szCs w:val="24"/>
                  <w:bdr w:val="none" w:sz="0" w:space="0" w:color="auto" w:frame="1"/>
                  <w:lang w:eastAsia="en-GB"/>
                </w:rPr>
                <w:t>0.23 to  1.72</w:t>
              </w:r>
            </w:ins>
          </w:p>
        </w:tc>
        <w:tc>
          <w:tcPr>
            <w:tcW w:w="588" w:type="pct"/>
            <w:tcPrChange w:id="1467" w:author="DELL" w:date="2022-05-03T11:06:00Z">
              <w:tcPr>
                <w:tcW w:w="588" w:type="pct"/>
              </w:tcPr>
            </w:tcPrChange>
          </w:tcPr>
          <w:p w:rsidR="00101035" w:rsidRPr="00FE6343" w:rsidRDefault="002E5578" w:rsidP="008A6309">
            <w:pPr>
              <w:tabs>
                <w:tab w:val="left" w:pos="1200"/>
              </w:tabs>
              <w:spacing w:line="240" w:lineRule="auto"/>
              <w:jc w:val="both"/>
              <w:rPr>
                <w:ins w:id="1468" w:author="DELL" w:date="2022-05-03T01:58:00Z"/>
                <w:rFonts w:ascii="Times New Roman" w:eastAsia="Times New Roman" w:hAnsi="Times New Roman" w:cs="Times New Roman"/>
                <w:bCs/>
                <w:color w:val="000000"/>
                <w:szCs w:val="24"/>
                <w:bdr w:val="none" w:sz="0" w:space="0" w:color="auto" w:frame="1"/>
                <w:lang w:eastAsia="en-GB"/>
              </w:rPr>
            </w:pPr>
            <w:ins w:id="1469" w:author="DELL" w:date="2022-05-03T02:52:00Z">
              <w:r>
                <w:rPr>
                  <w:rFonts w:ascii="Times New Roman" w:eastAsia="Times New Roman" w:hAnsi="Times New Roman" w:cs="Times New Roman"/>
                  <w:bCs/>
                  <w:color w:val="000000"/>
                  <w:szCs w:val="24"/>
                  <w:bdr w:val="none" w:sz="0" w:space="0" w:color="auto" w:frame="1"/>
                  <w:lang w:eastAsia="en-GB"/>
                </w:rPr>
                <w:t>0.0</w:t>
              </w:r>
              <w:r w:rsidR="009A1D9C">
                <w:rPr>
                  <w:rFonts w:ascii="Times New Roman" w:eastAsia="Times New Roman" w:hAnsi="Times New Roman" w:cs="Times New Roman"/>
                  <w:bCs/>
                  <w:color w:val="000000"/>
                  <w:szCs w:val="24"/>
                  <w:bdr w:val="none" w:sz="0" w:space="0" w:color="auto" w:frame="1"/>
                  <w:lang w:eastAsia="en-GB"/>
                </w:rPr>
                <w:t>34</w:t>
              </w:r>
            </w:ins>
          </w:p>
        </w:tc>
      </w:tr>
      <w:tr w:rsidR="00101035" w:rsidRPr="00FE6343" w:rsidTr="003A280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70" w:author="DELL" w:date="2022-05-03T11:0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471" w:author="DELL" w:date="2022-05-03T01:58:00Z"/>
        </w:trPr>
        <w:tc>
          <w:tcPr>
            <w:tcW w:w="1467" w:type="pct"/>
            <w:shd w:val="clear" w:color="auto" w:fill="auto"/>
            <w:tcPrChange w:id="1472" w:author="DELL" w:date="2022-05-03T11:06:00Z">
              <w:tcPr>
                <w:tcW w:w="1467" w:type="pct"/>
                <w:shd w:val="clear" w:color="auto" w:fill="auto"/>
              </w:tcPr>
            </w:tcPrChange>
          </w:tcPr>
          <w:p w:rsidR="00101035" w:rsidRPr="00FE6343" w:rsidRDefault="00101035" w:rsidP="008A6309">
            <w:pPr>
              <w:tabs>
                <w:tab w:val="left" w:pos="1200"/>
              </w:tabs>
              <w:spacing w:line="240" w:lineRule="auto"/>
              <w:jc w:val="both"/>
              <w:rPr>
                <w:ins w:id="1473" w:author="DELL" w:date="2022-05-03T01:58:00Z"/>
                <w:rFonts w:ascii="Times New Roman" w:hAnsi="Times New Roman" w:cs="Times New Roman"/>
                <w:szCs w:val="24"/>
              </w:rPr>
            </w:pPr>
            <w:ins w:id="1474" w:author="DELL" w:date="2022-05-03T01:58:00Z">
              <w:r w:rsidRPr="00FE6343">
                <w:rPr>
                  <w:rFonts w:ascii="Times New Roman" w:hAnsi="Times New Roman" w:cs="Times New Roman"/>
                  <w:szCs w:val="24"/>
                </w:rPr>
                <w:t>Average Temperature</w:t>
              </w:r>
            </w:ins>
          </w:p>
        </w:tc>
        <w:tc>
          <w:tcPr>
            <w:tcW w:w="557" w:type="pct"/>
            <w:shd w:val="clear" w:color="auto" w:fill="auto"/>
            <w:tcPrChange w:id="1475" w:author="DELL" w:date="2022-05-03T11:06:00Z">
              <w:tcPr>
                <w:tcW w:w="557" w:type="pct"/>
                <w:shd w:val="clear" w:color="auto" w:fill="auto"/>
              </w:tcPr>
            </w:tcPrChange>
          </w:tcPr>
          <w:p w:rsidR="00101035" w:rsidRPr="00FE6343" w:rsidRDefault="0007454F" w:rsidP="008A6309">
            <w:pPr>
              <w:tabs>
                <w:tab w:val="left" w:pos="1200"/>
              </w:tabs>
              <w:spacing w:line="240" w:lineRule="auto"/>
              <w:jc w:val="both"/>
              <w:rPr>
                <w:ins w:id="1476" w:author="DELL" w:date="2022-05-03T01:58:00Z"/>
                <w:rFonts w:ascii="Times New Roman" w:hAnsi="Times New Roman" w:cs="Times New Roman"/>
                <w:b/>
                <w:bCs/>
                <w:szCs w:val="24"/>
              </w:rPr>
            </w:pPr>
            <w:ins w:id="1477" w:author="DELL" w:date="2022-05-03T02:05:00Z">
              <w:r>
                <w:rPr>
                  <w:rFonts w:ascii="Times New Roman" w:hAnsi="Times New Roman" w:cs="Times New Roman"/>
                  <w:b/>
                  <w:bCs/>
                  <w:color w:val="000000"/>
                  <w:szCs w:val="24"/>
                </w:rPr>
                <w:t>2.66</w:t>
              </w:r>
            </w:ins>
          </w:p>
        </w:tc>
        <w:tc>
          <w:tcPr>
            <w:tcW w:w="707" w:type="pct"/>
            <w:shd w:val="clear" w:color="auto" w:fill="auto"/>
            <w:tcPrChange w:id="1478" w:author="DELL" w:date="2022-05-03T11:06:00Z">
              <w:tcPr>
                <w:tcW w:w="707" w:type="pct"/>
                <w:shd w:val="clear" w:color="auto" w:fill="auto"/>
              </w:tcPr>
            </w:tcPrChange>
          </w:tcPr>
          <w:p w:rsidR="00101035" w:rsidRPr="00FE6343" w:rsidRDefault="0007454F" w:rsidP="008A6309">
            <w:pPr>
              <w:tabs>
                <w:tab w:val="left" w:pos="1200"/>
              </w:tabs>
              <w:spacing w:line="240" w:lineRule="auto"/>
              <w:jc w:val="both"/>
              <w:rPr>
                <w:ins w:id="1479" w:author="DELL" w:date="2022-05-03T01:58:00Z"/>
                <w:rStyle w:val="gnkrckgcgsb"/>
                <w:rFonts w:ascii="Times New Roman" w:hAnsi="Times New Roman" w:cs="Times New Roman"/>
                <w:b/>
                <w:bCs/>
                <w:szCs w:val="24"/>
              </w:rPr>
            </w:pPr>
            <w:ins w:id="1480" w:author="DELL" w:date="2022-05-03T02:28:00Z">
              <w:r>
                <w:rPr>
                  <w:rStyle w:val="gnkrckgcgsb"/>
                  <w:rFonts w:ascii="Times New Roman" w:hAnsi="Times New Roman" w:cs="Times New Roman"/>
                  <w:b/>
                  <w:bCs/>
                  <w:color w:val="000000"/>
                  <w:szCs w:val="24"/>
                </w:rPr>
                <w:t>2.24 to  7.56</w:t>
              </w:r>
            </w:ins>
          </w:p>
        </w:tc>
        <w:tc>
          <w:tcPr>
            <w:tcW w:w="588" w:type="pct"/>
            <w:shd w:val="clear" w:color="auto" w:fill="auto"/>
            <w:tcPrChange w:id="1481" w:author="DELL" w:date="2022-05-03T11:06:00Z">
              <w:tcPr>
                <w:tcW w:w="587" w:type="pct"/>
                <w:shd w:val="clear" w:color="auto" w:fill="auto"/>
              </w:tcPr>
            </w:tcPrChange>
          </w:tcPr>
          <w:p w:rsidR="00101035" w:rsidRPr="00FE6343" w:rsidRDefault="00B25B55" w:rsidP="008A6309">
            <w:pPr>
              <w:tabs>
                <w:tab w:val="left" w:pos="1200"/>
              </w:tabs>
              <w:spacing w:line="240" w:lineRule="auto"/>
              <w:jc w:val="both"/>
              <w:rPr>
                <w:ins w:id="1482" w:author="DELL" w:date="2022-05-03T01:58:00Z"/>
                <w:rFonts w:ascii="Times New Roman" w:eastAsia="Times New Roman" w:hAnsi="Times New Roman" w:cs="Times New Roman"/>
                <w:bCs/>
                <w:szCs w:val="24"/>
                <w:bdr w:val="none" w:sz="0" w:space="0" w:color="auto" w:frame="1"/>
                <w:lang w:eastAsia="en-GB"/>
              </w:rPr>
            </w:pPr>
            <w:ins w:id="1483" w:author="DELL" w:date="2022-05-03T02:28:00Z">
              <w:r>
                <w:rPr>
                  <w:rFonts w:ascii="Times New Roman" w:eastAsia="Times New Roman" w:hAnsi="Times New Roman" w:cs="Times New Roman"/>
                  <w:bCs/>
                  <w:color w:val="000000"/>
                  <w:szCs w:val="24"/>
                  <w:bdr w:val="none" w:sz="0" w:space="0" w:color="auto" w:frame="1"/>
                  <w:lang w:eastAsia="en-GB"/>
                </w:rPr>
                <w:t>0.00</w:t>
              </w:r>
              <w:r w:rsidR="0007454F">
                <w:rPr>
                  <w:rFonts w:ascii="Times New Roman" w:eastAsia="Times New Roman" w:hAnsi="Times New Roman" w:cs="Times New Roman"/>
                  <w:bCs/>
                  <w:color w:val="000000"/>
                  <w:szCs w:val="24"/>
                  <w:bdr w:val="none" w:sz="0" w:space="0" w:color="auto" w:frame="1"/>
                  <w:lang w:eastAsia="en-GB"/>
                </w:rPr>
                <w:t>8</w:t>
              </w:r>
            </w:ins>
          </w:p>
        </w:tc>
        <w:tc>
          <w:tcPr>
            <w:tcW w:w="385" w:type="pct"/>
            <w:tcPrChange w:id="1484" w:author="DELL" w:date="2022-05-03T11:06:00Z">
              <w:tcPr>
                <w:tcW w:w="385" w:type="pct"/>
              </w:tcPr>
            </w:tcPrChange>
          </w:tcPr>
          <w:p w:rsidR="00101035" w:rsidRPr="00FE6343" w:rsidRDefault="0007454F" w:rsidP="008A6309">
            <w:pPr>
              <w:tabs>
                <w:tab w:val="left" w:pos="1200"/>
              </w:tabs>
              <w:spacing w:line="240" w:lineRule="auto"/>
              <w:jc w:val="both"/>
              <w:rPr>
                <w:ins w:id="1485" w:author="DELL" w:date="2022-05-03T01:58:00Z"/>
                <w:rFonts w:ascii="Times New Roman" w:eastAsia="Times New Roman" w:hAnsi="Times New Roman" w:cs="Times New Roman"/>
                <w:bCs/>
                <w:color w:val="000000"/>
                <w:szCs w:val="24"/>
                <w:bdr w:val="none" w:sz="0" w:space="0" w:color="auto" w:frame="1"/>
                <w:lang w:eastAsia="en-GB"/>
              </w:rPr>
            </w:pPr>
            <w:ins w:id="1486" w:author="DELL" w:date="2022-05-03T02:49:00Z">
              <w:r>
                <w:rPr>
                  <w:rFonts w:ascii="Times New Roman" w:eastAsia="Times New Roman" w:hAnsi="Times New Roman" w:cs="Times New Roman"/>
                  <w:bCs/>
                  <w:color w:val="000000"/>
                  <w:szCs w:val="24"/>
                  <w:bdr w:val="none" w:sz="0" w:space="0" w:color="auto" w:frame="1"/>
                  <w:lang w:eastAsia="en-GB"/>
                </w:rPr>
                <w:t>2.61</w:t>
              </w:r>
            </w:ins>
          </w:p>
        </w:tc>
        <w:tc>
          <w:tcPr>
            <w:tcW w:w="708" w:type="pct"/>
            <w:tcPrChange w:id="1487" w:author="DELL" w:date="2022-05-03T11:06:00Z">
              <w:tcPr>
                <w:tcW w:w="708" w:type="pct"/>
              </w:tcPr>
            </w:tcPrChange>
          </w:tcPr>
          <w:p w:rsidR="00101035" w:rsidRPr="00FE6343" w:rsidRDefault="00A873A2" w:rsidP="008A6309">
            <w:pPr>
              <w:tabs>
                <w:tab w:val="left" w:pos="1200"/>
              </w:tabs>
              <w:spacing w:line="240" w:lineRule="auto"/>
              <w:jc w:val="both"/>
              <w:rPr>
                <w:ins w:id="1488" w:author="DELL" w:date="2022-05-03T01:58:00Z"/>
                <w:rFonts w:ascii="Times New Roman" w:eastAsia="Times New Roman" w:hAnsi="Times New Roman" w:cs="Times New Roman"/>
                <w:bCs/>
                <w:color w:val="000000"/>
                <w:szCs w:val="24"/>
                <w:bdr w:val="none" w:sz="0" w:space="0" w:color="auto" w:frame="1"/>
                <w:lang w:eastAsia="en-GB"/>
              </w:rPr>
            </w:pPr>
            <w:ins w:id="1489" w:author="DELL" w:date="2022-05-03T02:51:00Z">
              <w:r>
                <w:rPr>
                  <w:rFonts w:ascii="Times New Roman" w:eastAsia="Times New Roman" w:hAnsi="Times New Roman" w:cs="Times New Roman"/>
                  <w:bCs/>
                  <w:color w:val="000000"/>
                  <w:szCs w:val="24"/>
                  <w:bdr w:val="none" w:sz="0" w:space="0" w:color="auto" w:frame="1"/>
                  <w:lang w:eastAsia="en-GB"/>
                </w:rPr>
                <w:t>2.29 to  7.51</w:t>
              </w:r>
            </w:ins>
          </w:p>
        </w:tc>
        <w:tc>
          <w:tcPr>
            <w:tcW w:w="588" w:type="pct"/>
            <w:tcPrChange w:id="1490" w:author="DELL" w:date="2022-05-03T11:06:00Z">
              <w:tcPr>
                <w:tcW w:w="588" w:type="pct"/>
              </w:tcPr>
            </w:tcPrChange>
          </w:tcPr>
          <w:p w:rsidR="00101035" w:rsidRPr="00FE6343" w:rsidRDefault="002E5578" w:rsidP="008A6309">
            <w:pPr>
              <w:tabs>
                <w:tab w:val="left" w:pos="1200"/>
              </w:tabs>
              <w:spacing w:line="240" w:lineRule="auto"/>
              <w:jc w:val="both"/>
              <w:rPr>
                <w:ins w:id="1491" w:author="DELL" w:date="2022-05-03T01:58:00Z"/>
                <w:rFonts w:ascii="Times New Roman" w:eastAsia="Times New Roman" w:hAnsi="Times New Roman" w:cs="Times New Roman"/>
                <w:bCs/>
                <w:color w:val="000000"/>
                <w:szCs w:val="24"/>
                <w:bdr w:val="none" w:sz="0" w:space="0" w:color="auto" w:frame="1"/>
                <w:lang w:eastAsia="en-GB"/>
              </w:rPr>
            </w:pPr>
            <w:ins w:id="1492" w:author="DELL" w:date="2022-05-03T02:52:00Z">
              <w:r>
                <w:rPr>
                  <w:rFonts w:ascii="Times New Roman" w:eastAsia="Times New Roman" w:hAnsi="Times New Roman" w:cs="Times New Roman"/>
                  <w:bCs/>
                  <w:color w:val="000000"/>
                  <w:szCs w:val="24"/>
                  <w:bdr w:val="none" w:sz="0" w:space="0" w:color="auto" w:frame="1"/>
                  <w:lang w:eastAsia="en-GB"/>
                </w:rPr>
                <w:t>0.00</w:t>
              </w:r>
              <w:r w:rsidR="009A1D9C">
                <w:rPr>
                  <w:rFonts w:ascii="Times New Roman" w:eastAsia="Times New Roman" w:hAnsi="Times New Roman" w:cs="Times New Roman"/>
                  <w:bCs/>
                  <w:color w:val="000000"/>
                  <w:szCs w:val="24"/>
                  <w:bdr w:val="none" w:sz="0" w:space="0" w:color="auto" w:frame="1"/>
                  <w:lang w:eastAsia="en-GB"/>
                </w:rPr>
                <w:t>6</w:t>
              </w:r>
            </w:ins>
          </w:p>
        </w:tc>
      </w:tr>
      <w:tr w:rsidR="00101035" w:rsidRPr="00FE6343" w:rsidTr="003A280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93" w:author="DELL" w:date="2022-05-03T11:0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494" w:author="DELL" w:date="2022-05-03T01:58:00Z"/>
        </w:trPr>
        <w:tc>
          <w:tcPr>
            <w:tcW w:w="1467" w:type="pct"/>
            <w:shd w:val="clear" w:color="auto" w:fill="auto"/>
            <w:tcPrChange w:id="1495" w:author="DELL" w:date="2022-05-03T11:06:00Z">
              <w:tcPr>
                <w:tcW w:w="1467" w:type="pct"/>
                <w:shd w:val="clear" w:color="auto" w:fill="auto"/>
              </w:tcPr>
            </w:tcPrChange>
          </w:tcPr>
          <w:p w:rsidR="00101035" w:rsidRPr="00FE6343" w:rsidRDefault="00101035" w:rsidP="008A6309">
            <w:pPr>
              <w:tabs>
                <w:tab w:val="left" w:pos="1200"/>
              </w:tabs>
              <w:spacing w:line="240" w:lineRule="auto"/>
              <w:jc w:val="both"/>
              <w:rPr>
                <w:ins w:id="1496" w:author="DELL" w:date="2022-05-03T01:58:00Z"/>
                <w:rFonts w:ascii="Times New Roman" w:hAnsi="Times New Roman" w:cs="Times New Roman"/>
                <w:szCs w:val="24"/>
              </w:rPr>
            </w:pPr>
            <w:ins w:id="1497" w:author="DELL" w:date="2022-05-03T01:58:00Z">
              <w:r w:rsidRPr="00FE6343">
                <w:rPr>
                  <w:rFonts w:ascii="Times New Roman" w:hAnsi="Times New Roman" w:cs="Times New Roman"/>
                  <w:szCs w:val="24"/>
                </w:rPr>
                <w:t>Dew Point</w:t>
              </w:r>
            </w:ins>
          </w:p>
        </w:tc>
        <w:tc>
          <w:tcPr>
            <w:tcW w:w="557" w:type="pct"/>
            <w:shd w:val="clear" w:color="auto" w:fill="auto"/>
            <w:tcPrChange w:id="1498" w:author="DELL" w:date="2022-05-03T11:06:00Z">
              <w:tcPr>
                <w:tcW w:w="557" w:type="pct"/>
                <w:shd w:val="clear" w:color="auto" w:fill="auto"/>
              </w:tcPr>
            </w:tcPrChange>
          </w:tcPr>
          <w:p w:rsidR="00101035" w:rsidRPr="00FE6343" w:rsidRDefault="0007454F" w:rsidP="008A6309">
            <w:pPr>
              <w:tabs>
                <w:tab w:val="left" w:pos="1200"/>
              </w:tabs>
              <w:spacing w:line="240" w:lineRule="auto"/>
              <w:jc w:val="both"/>
              <w:rPr>
                <w:ins w:id="1499" w:author="DELL" w:date="2022-05-03T01:58:00Z"/>
                <w:rFonts w:ascii="Times New Roman" w:hAnsi="Times New Roman" w:cs="Times New Roman"/>
                <w:bCs/>
                <w:szCs w:val="24"/>
              </w:rPr>
            </w:pPr>
            <w:ins w:id="1500" w:author="DELL" w:date="2022-05-03T02:05:00Z">
              <w:r>
                <w:rPr>
                  <w:rFonts w:ascii="Times New Roman" w:hAnsi="Times New Roman" w:cs="Times New Roman"/>
                  <w:bCs/>
                  <w:color w:val="000000"/>
                  <w:szCs w:val="24"/>
                </w:rPr>
                <w:t>-2.22</w:t>
              </w:r>
            </w:ins>
          </w:p>
        </w:tc>
        <w:tc>
          <w:tcPr>
            <w:tcW w:w="707" w:type="pct"/>
            <w:shd w:val="clear" w:color="auto" w:fill="auto"/>
            <w:tcPrChange w:id="1501" w:author="DELL" w:date="2022-05-03T11:06:00Z">
              <w:tcPr>
                <w:tcW w:w="707" w:type="pct"/>
                <w:shd w:val="clear" w:color="auto" w:fill="auto"/>
              </w:tcPr>
            </w:tcPrChange>
          </w:tcPr>
          <w:p w:rsidR="00101035" w:rsidRPr="00FE6343" w:rsidRDefault="0007454F" w:rsidP="008A6309">
            <w:pPr>
              <w:tabs>
                <w:tab w:val="left" w:pos="1200"/>
              </w:tabs>
              <w:spacing w:line="240" w:lineRule="auto"/>
              <w:jc w:val="both"/>
              <w:rPr>
                <w:ins w:id="1502" w:author="DELL" w:date="2022-05-03T01:58:00Z"/>
                <w:rFonts w:ascii="Times New Roman" w:hAnsi="Times New Roman" w:cs="Times New Roman"/>
                <w:bCs/>
                <w:szCs w:val="24"/>
              </w:rPr>
            </w:pPr>
            <w:ins w:id="1503" w:author="DELL" w:date="2022-05-03T02:28:00Z">
              <w:r>
                <w:rPr>
                  <w:rStyle w:val="gnkrckgcgsb"/>
                  <w:rFonts w:ascii="Times New Roman" w:hAnsi="Times New Roman" w:cs="Times New Roman"/>
                  <w:bCs/>
                  <w:color w:val="000000"/>
                  <w:szCs w:val="24"/>
                  <w:bdr w:val="none" w:sz="0" w:space="0" w:color="auto" w:frame="1"/>
                </w:rPr>
                <w:t>-7.02 to  2.58</w:t>
              </w:r>
            </w:ins>
          </w:p>
        </w:tc>
        <w:tc>
          <w:tcPr>
            <w:tcW w:w="588" w:type="pct"/>
            <w:shd w:val="clear" w:color="auto" w:fill="auto"/>
            <w:tcPrChange w:id="1504" w:author="DELL" w:date="2022-05-03T11:06:00Z">
              <w:tcPr>
                <w:tcW w:w="587" w:type="pct"/>
                <w:shd w:val="clear" w:color="auto" w:fill="auto"/>
              </w:tcPr>
            </w:tcPrChange>
          </w:tcPr>
          <w:p w:rsidR="00101035" w:rsidRPr="00FE6343" w:rsidRDefault="0007454F" w:rsidP="008A6309">
            <w:pPr>
              <w:tabs>
                <w:tab w:val="left" w:pos="1200"/>
              </w:tabs>
              <w:spacing w:line="240" w:lineRule="auto"/>
              <w:jc w:val="both"/>
              <w:rPr>
                <w:ins w:id="1505" w:author="DELL" w:date="2022-05-03T01:58:00Z"/>
                <w:rFonts w:ascii="Times New Roman" w:hAnsi="Times New Roman" w:cs="Times New Roman"/>
                <w:bCs/>
                <w:szCs w:val="24"/>
              </w:rPr>
            </w:pPr>
            <w:ins w:id="1506" w:author="DELL" w:date="2022-05-03T02:29:00Z">
              <w:r>
                <w:rPr>
                  <w:rFonts w:ascii="Times New Roman" w:hAnsi="Times New Roman" w:cs="Times New Roman"/>
                  <w:bCs/>
                  <w:color w:val="000000"/>
                  <w:szCs w:val="24"/>
                </w:rPr>
                <w:t>0.366</w:t>
              </w:r>
            </w:ins>
          </w:p>
        </w:tc>
        <w:tc>
          <w:tcPr>
            <w:tcW w:w="385" w:type="pct"/>
            <w:tcPrChange w:id="1507" w:author="DELL" w:date="2022-05-03T11:06:00Z">
              <w:tcPr>
                <w:tcW w:w="385" w:type="pct"/>
              </w:tcPr>
            </w:tcPrChange>
          </w:tcPr>
          <w:p w:rsidR="00101035" w:rsidRPr="00FE6343" w:rsidRDefault="0007454F" w:rsidP="008A6309">
            <w:pPr>
              <w:tabs>
                <w:tab w:val="left" w:pos="1200"/>
              </w:tabs>
              <w:spacing w:line="240" w:lineRule="auto"/>
              <w:jc w:val="both"/>
              <w:rPr>
                <w:ins w:id="1508" w:author="DELL" w:date="2022-05-03T01:58:00Z"/>
                <w:rFonts w:ascii="Times New Roman" w:hAnsi="Times New Roman" w:cs="Times New Roman"/>
                <w:bCs/>
                <w:color w:val="000000"/>
                <w:szCs w:val="24"/>
              </w:rPr>
            </w:pPr>
            <w:ins w:id="1509" w:author="DELL" w:date="2022-05-03T02:49:00Z">
              <w:r>
                <w:rPr>
                  <w:rFonts w:ascii="Times New Roman" w:hAnsi="Times New Roman" w:cs="Times New Roman"/>
                  <w:bCs/>
                  <w:color w:val="000000"/>
                  <w:szCs w:val="24"/>
                </w:rPr>
                <w:t>-2.23</w:t>
              </w:r>
            </w:ins>
          </w:p>
        </w:tc>
        <w:tc>
          <w:tcPr>
            <w:tcW w:w="708" w:type="pct"/>
            <w:tcPrChange w:id="1510" w:author="DELL" w:date="2022-05-03T11:06:00Z">
              <w:tcPr>
                <w:tcW w:w="708" w:type="pct"/>
              </w:tcPr>
            </w:tcPrChange>
          </w:tcPr>
          <w:p w:rsidR="00101035" w:rsidRPr="00FE6343" w:rsidRDefault="00A873A2" w:rsidP="008A6309">
            <w:pPr>
              <w:tabs>
                <w:tab w:val="left" w:pos="1200"/>
              </w:tabs>
              <w:spacing w:line="240" w:lineRule="auto"/>
              <w:jc w:val="both"/>
              <w:rPr>
                <w:ins w:id="1511" w:author="DELL" w:date="2022-05-03T01:58:00Z"/>
                <w:rFonts w:ascii="Times New Roman" w:hAnsi="Times New Roman" w:cs="Times New Roman"/>
                <w:bCs/>
                <w:color w:val="000000"/>
                <w:szCs w:val="24"/>
              </w:rPr>
            </w:pPr>
            <w:ins w:id="1512" w:author="DELL" w:date="2022-05-03T02:51:00Z">
              <w:r>
                <w:rPr>
                  <w:rFonts w:ascii="Times New Roman" w:hAnsi="Times New Roman" w:cs="Times New Roman"/>
                  <w:bCs/>
                  <w:color w:val="000000"/>
                  <w:szCs w:val="24"/>
                </w:rPr>
                <w:t>-7.02</w:t>
              </w:r>
            </w:ins>
            <w:ins w:id="1513" w:author="DELL" w:date="2022-05-03T02:57:00Z">
              <w:r>
                <w:rPr>
                  <w:rFonts w:ascii="Times New Roman" w:hAnsi="Times New Roman" w:cs="Times New Roman"/>
                  <w:bCs/>
                  <w:color w:val="000000"/>
                  <w:szCs w:val="24"/>
                </w:rPr>
                <w:t xml:space="preserve"> to</w:t>
              </w:r>
            </w:ins>
            <w:ins w:id="1514" w:author="DELL" w:date="2022-05-03T02:51:00Z">
              <w:r>
                <w:rPr>
                  <w:rFonts w:ascii="Times New Roman" w:hAnsi="Times New Roman" w:cs="Times New Roman"/>
                  <w:bCs/>
                  <w:color w:val="000000"/>
                  <w:szCs w:val="24"/>
                </w:rPr>
                <w:t xml:space="preserve">  2.57</w:t>
              </w:r>
            </w:ins>
          </w:p>
        </w:tc>
        <w:tc>
          <w:tcPr>
            <w:tcW w:w="588" w:type="pct"/>
            <w:tcPrChange w:id="1515" w:author="DELL" w:date="2022-05-03T11:06:00Z">
              <w:tcPr>
                <w:tcW w:w="588" w:type="pct"/>
              </w:tcPr>
            </w:tcPrChange>
          </w:tcPr>
          <w:p w:rsidR="00101035" w:rsidRPr="00FE6343" w:rsidRDefault="009A1D9C" w:rsidP="008A6309">
            <w:pPr>
              <w:tabs>
                <w:tab w:val="left" w:pos="1200"/>
              </w:tabs>
              <w:spacing w:line="240" w:lineRule="auto"/>
              <w:jc w:val="both"/>
              <w:rPr>
                <w:ins w:id="1516" w:author="DELL" w:date="2022-05-03T01:58:00Z"/>
                <w:rFonts w:ascii="Times New Roman" w:hAnsi="Times New Roman" w:cs="Times New Roman"/>
                <w:bCs/>
                <w:color w:val="000000"/>
                <w:szCs w:val="24"/>
              </w:rPr>
            </w:pPr>
            <w:ins w:id="1517" w:author="DELL" w:date="2022-05-03T02:52:00Z">
              <w:r>
                <w:rPr>
                  <w:rFonts w:ascii="Times New Roman" w:eastAsia="Times New Roman" w:hAnsi="Times New Roman" w:cs="Times New Roman"/>
                  <w:bCs/>
                  <w:color w:val="000000"/>
                  <w:szCs w:val="24"/>
                  <w:bdr w:val="none" w:sz="0" w:space="0" w:color="auto" w:frame="1"/>
                  <w:lang w:eastAsia="en-GB"/>
                </w:rPr>
                <w:t>0.364</w:t>
              </w:r>
            </w:ins>
          </w:p>
        </w:tc>
      </w:tr>
      <w:tr w:rsidR="00101035" w:rsidRPr="00FE6343" w:rsidTr="003A280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18" w:author="DELL" w:date="2022-05-03T11:0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519" w:author="DELL" w:date="2022-05-03T01:58:00Z"/>
        </w:trPr>
        <w:tc>
          <w:tcPr>
            <w:tcW w:w="1467" w:type="pct"/>
            <w:shd w:val="clear" w:color="auto" w:fill="auto"/>
            <w:tcPrChange w:id="1520" w:author="DELL" w:date="2022-05-03T11:06:00Z">
              <w:tcPr>
                <w:tcW w:w="1467" w:type="pct"/>
                <w:shd w:val="clear" w:color="auto" w:fill="auto"/>
              </w:tcPr>
            </w:tcPrChange>
          </w:tcPr>
          <w:p w:rsidR="00101035" w:rsidRPr="00FE6343" w:rsidRDefault="00101035" w:rsidP="008A6309">
            <w:pPr>
              <w:tabs>
                <w:tab w:val="left" w:pos="1200"/>
              </w:tabs>
              <w:spacing w:line="240" w:lineRule="auto"/>
              <w:jc w:val="both"/>
              <w:rPr>
                <w:ins w:id="1521" w:author="DELL" w:date="2022-05-03T01:58:00Z"/>
                <w:rFonts w:ascii="Times New Roman" w:hAnsi="Times New Roman" w:cs="Times New Roman"/>
                <w:szCs w:val="24"/>
              </w:rPr>
            </w:pPr>
            <w:ins w:id="1522" w:author="DELL" w:date="2022-05-03T01:58:00Z">
              <w:r w:rsidRPr="00FE6343">
                <w:rPr>
                  <w:rFonts w:ascii="Times New Roman" w:hAnsi="Times New Roman" w:cs="Times New Roman"/>
                  <w:szCs w:val="24"/>
                </w:rPr>
                <w:t>Rainfall</w:t>
              </w:r>
            </w:ins>
          </w:p>
        </w:tc>
        <w:tc>
          <w:tcPr>
            <w:tcW w:w="557" w:type="pct"/>
            <w:shd w:val="clear" w:color="auto" w:fill="auto"/>
            <w:tcPrChange w:id="1523" w:author="DELL" w:date="2022-05-03T11:06:00Z">
              <w:tcPr>
                <w:tcW w:w="557" w:type="pct"/>
                <w:shd w:val="clear" w:color="auto" w:fill="auto"/>
              </w:tcPr>
            </w:tcPrChange>
          </w:tcPr>
          <w:p w:rsidR="00101035" w:rsidRPr="00FE6343" w:rsidRDefault="0007454F" w:rsidP="008A6309">
            <w:pPr>
              <w:tabs>
                <w:tab w:val="left" w:pos="1200"/>
              </w:tabs>
              <w:spacing w:line="240" w:lineRule="auto"/>
              <w:jc w:val="both"/>
              <w:rPr>
                <w:ins w:id="1524" w:author="DELL" w:date="2022-05-03T01:58:00Z"/>
                <w:rFonts w:ascii="Times New Roman" w:hAnsi="Times New Roman" w:cs="Times New Roman"/>
                <w:szCs w:val="24"/>
              </w:rPr>
            </w:pPr>
            <w:ins w:id="1525" w:author="DELL" w:date="2022-05-03T02:06:00Z">
              <w:r>
                <w:rPr>
                  <w:rFonts w:ascii="Times New Roman" w:hAnsi="Times New Roman" w:cs="Times New Roman"/>
                  <w:b/>
                  <w:bCs/>
                  <w:color w:val="000000"/>
                  <w:szCs w:val="24"/>
                </w:rPr>
                <w:t>0.15</w:t>
              </w:r>
            </w:ins>
          </w:p>
        </w:tc>
        <w:tc>
          <w:tcPr>
            <w:tcW w:w="707" w:type="pct"/>
            <w:shd w:val="clear" w:color="auto" w:fill="auto"/>
            <w:tcPrChange w:id="1526" w:author="DELL" w:date="2022-05-03T11:06:00Z">
              <w:tcPr>
                <w:tcW w:w="707" w:type="pct"/>
                <w:shd w:val="clear" w:color="auto" w:fill="auto"/>
              </w:tcPr>
            </w:tcPrChange>
          </w:tcPr>
          <w:p w:rsidR="00101035" w:rsidRPr="00FE6343" w:rsidRDefault="0007454F" w:rsidP="008A6309">
            <w:pPr>
              <w:tabs>
                <w:tab w:val="left" w:pos="1200"/>
              </w:tabs>
              <w:spacing w:line="240" w:lineRule="auto"/>
              <w:jc w:val="both"/>
              <w:rPr>
                <w:ins w:id="1527" w:author="DELL" w:date="2022-05-03T01:58:00Z"/>
                <w:rStyle w:val="gnkrckgcgsb"/>
                <w:rFonts w:ascii="Times New Roman" w:hAnsi="Times New Roman" w:cs="Times New Roman"/>
                <w:szCs w:val="24"/>
                <w:bdr w:val="none" w:sz="0" w:space="0" w:color="auto" w:frame="1"/>
              </w:rPr>
            </w:pPr>
            <w:ins w:id="1528" w:author="DELL" w:date="2022-05-03T02:28:00Z">
              <w:r>
                <w:rPr>
                  <w:rStyle w:val="gnkrckgcgsb"/>
                  <w:rFonts w:ascii="Times New Roman" w:hAnsi="Times New Roman" w:cs="Times New Roman"/>
                  <w:b/>
                  <w:bCs/>
                  <w:color w:val="000000"/>
                  <w:szCs w:val="24"/>
                  <w:bdr w:val="none" w:sz="0" w:space="0" w:color="auto" w:frame="1"/>
                </w:rPr>
                <w:t>-0.51 to  0.80</w:t>
              </w:r>
            </w:ins>
          </w:p>
        </w:tc>
        <w:tc>
          <w:tcPr>
            <w:tcW w:w="588" w:type="pct"/>
            <w:shd w:val="clear" w:color="auto" w:fill="auto"/>
            <w:tcPrChange w:id="1529" w:author="DELL" w:date="2022-05-03T11:06:00Z">
              <w:tcPr>
                <w:tcW w:w="587" w:type="pct"/>
                <w:shd w:val="clear" w:color="auto" w:fill="auto"/>
              </w:tcPr>
            </w:tcPrChange>
          </w:tcPr>
          <w:p w:rsidR="00101035" w:rsidRPr="00FE6343" w:rsidRDefault="0007454F" w:rsidP="008A6309">
            <w:pPr>
              <w:tabs>
                <w:tab w:val="left" w:pos="1200"/>
              </w:tabs>
              <w:spacing w:line="240" w:lineRule="auto"/>
              <w:jc w:val="both"/>
              <w:rPr>
                <w:ins w:id="1530" w:author="DELL" w:date="2022-05-03T01:58:00Z"/>
                <w:rFonts w:ascii="Times New Roman" w:eastAsia="Times New Roman" w:hAnsi="Times New Roman" w:cs="Times New Roman"/>
                <w:szCs w:val="24"/>
                <w:bdr w:val="none" w:sz="0" w:space="0" w:color="auto" w:frame="1"/>
                <w:lang w:eastAsia="en-GB"/>
              </w:rPr>
            </w:pPr>
            <w:ins w:id="1531" w:author="DELL" w:date="2022-05-03T02:29:00Z">
              <w:r>
                <w:rPr>
                  <w:rFonts w:ascii="Times New Roman" w:eastAsia="Times New Roman" w:hAnsi="Times New Roman" w:cs="Times New Roman"/>
                  <w:bCs/>
                  <w:color w:val="000000"/>
                  <w:szCs w:val="24"/>
                  <w:bdr w:val="none" w:sz="0" w:space="0" w:color="auto" w:frame="1"/>
                  <w:lang w:eastAsia="en-GB"/>
                </w:rPr>
                <w:t>0.666</w:t>
              </w:r>
            </w:ins>
          </w:p>
        </w:tc>
        <w:tc>
          <w:tcPr>
            <w:tcW w:w="385" w:type="pct"/>
            <w:tcPrChange w:id="1532" w:author="DELL" w:date="2022-05-03T11:06:00Z">
              <w:tcPr>
                <w:tcW w:w="385" w:type="pct"/>
              </w:tcPr>
            </w:tcPrChange>
          </w:tcPr>
          <w:p w:rsidR="00101035" w:rsidRPr="00FE6343" w:rsidRDefault="0007454F" w:rsidP="008A6309">
            <w:pPr>
              <w:tabs>
                <w:tab w:val="left" w:pos="1200"/>
              </w:tabs>
              <w:spacing w:line="240" w:lineRule="auto"/>
              <w:jc w:val="both"/>
              <w:rPr>
                <w:ins w:id="1533" w:author="DELL" w:date="2022-05-03T01:58:00Z"/>
                <w:rFonts w:ascii="Times New Roman" w:eastAsia="Times New Roman" w:hAnsi="Times New Roman" w:cs="Times New Roman"/>
                <w:bCs/>
                <w:color w:val="000000"/>
                <w:szCs w:val="24"/>
                <w:bdr w:val="none" w:sz="0" w:space="0" w:color="auto" w:frame="1"/>
                <w:lang w:eastAsia="en-GB"/>
              </w:rPr>
            </w:pPr>
            <w:ins w:id="1534" w:author="DELL" w:date="2022-05-03T02:49:00Z">
              <w:r>
                <w:rPr>
                  <w:rFonts w:ascii="Times New Roman" w:eastAsia="Times New Roman" w:hAnsi="Times New Roman" w:cs="Times New Roman"/>
                  <w:bCs/>
                  <w:color w:val="000000"/>
                  <w:szCs w:val="24"/>
                  <w:bdr w:val="none" w:sz="0" w:space="0" w:color="auto" w:frame="1"/>
                  <w:lang w:eastAsia="en-GB"/>
                </w:rPr>
                <w:t>0.15</w:t>
              </w:r>
            </w:ins>
          </w:p>
        </w:tc>
        <w:tc>
          <w:tcPr>
            <w:tcW w:w="708" w:type="pct"/>
            <w:tcPrChange w:id="1535" w:author="DELL" w:date="2022-05-03T11:06:00Z">
              <w:tcPr>
                <w:tcW w:w="708" w:type="pct"/>
              </w:tcPr>
            </w:tcPrChange>
          </w:tcPr>
          <w:p w:rsidR="00101035" w:rsidRPr="00FE6343" w:rsidRDefault="00A873A2" w:rsidP="008A6309">
            <w:pPr>
              <w:tabs>
                <w:tab w:val="left" w:pos="1200"/>
              </w:tabs>
              <w:spacing w:line="240" w:lineRule="auto"/>
              <w:jc w:val="both"/>
              <w:rPr>
                <w:ins w:id="1536" w:author="DELL" w:date="2022-05-03T01:58:00Z"/>
                <w:rFonts w:ascii="Times New Roman" w:eastAsia="Times New Roman" w:hAnsi="Times New Roman" w:cs="Times New Roman"/>
                <w:bCs/>
                <w:color w:val="000000"/>
                <w:szCs w:val="24"/>
                <w:bdr w:val="none" w:sz="0" w:space="0" w:color="auto" w:frame="1"/>
                <w:lang w:eastAsia="en-GB"/>
              </w:rPr>
            </w:pPr>
            <w:ins w:id="1537" w:author="DELL" w:date="2022-05-03T02:51:00Z">
              <w:r>
                <w:rPr>
                  <w:rFonts w:ascii="Times New Roman" w:eastAsia="Times New Roman" w:hAnsi="Times New Roman" w:cs="Times New Roman"/>
                  <w:bCs/>
                  <w:color w:val="000000"/>
                  <w:szCs w:val="24"/>
                  <w:bdr w:val="none" w:sz="0" w:space="0" w:color="auto" w:frame="1"/>
                  <w:lang w:eastAsia="en-GB"/>
                </w:rPr>
                <w:t xml:space="preserve">-0.51  </w:t>
              </w:r>
            </w:ins>
            <w:ins w:id="1538" w:author="DELL" w:date="2022-05-03T02:57:00Z">
              <w:r>
                <w:rPr>
                  <w:rFonts w:ascii="Times New Roman" w:eastAsia="Times New Roman" w:hAnsi="Times New Roman" w:cs="Times New Roman"/>
                  <w:bCs/>
                  <w:color w:val="000000"/>
                  <w:szCs w:val="24"/>
                  <w:bdr w:val="none" w:sz="0" w:space="0" w:color="auto" w:frame="1"/>
                  <w:lang w:eastAsia="en-GB"/>
                </w:rPr>
                <w:t xml:space="preserve">to </w:t>
              </w:r>
            </w:ins>
            <w:ins w:id="1539" w:author="DELL" w:date="2022-05-03T02:51:00Z">
              <w:r>
                <w:rPr>
                  <w:rFonts w:ascii="Times New Roman" w:eastAsia="Times New Roman" w:hAnsi="Times New Roman" w:cs="Times New Roman"/>
                  <w:bCs/>
                  <w:color w:val="000000"/>
                  <w:szCs w:val="24"/>
                  <w:bdr w:val="none" w:sz="0" w:space="0" w:color="auto" w:frame="1"/>
                  <w:lang w:eastAsia="en-GB"/>
                </w:rPr>
                <w:t>0.81</w:t>
              </w:r>
            </w:ins>
          </w:p>
        </w:tc>
        <w:tc>
          <w:tcPr>
            <w:tcW w:w="588" w:type="pct"/>
            <w:tcPrChange w:id="1540" w:author="DELL" w:date="2022-05-03T11:06:00Z">
              <w:tcPr>
                <w:tcW w:w="588" w:type="pct"/>
              </w:tcPr>
            </w:tcPrChange>
          </w:tcPr>
          <w:p w:rsidR="00101035" w:rsidRPr="00FE6343" w:rsidRDefault="009A1D9C" w:rsidP="008A6309">
            <w:pPr>
              <w:tabs>
                <w:tab w:val="left" w:pos="1200"/>
              </w:tabs>
              <w:spacing w:line="240" w:lineRule="auto"/>
              <w:jc w:val="both"/>
              <w:rPr>
                <w:ins w:id="1541" w:author="DELL" w:date="2022-05-03T01:58:00Z"/>
                <w:rFonts w:ascii="Times New Roman" w:eastAsia="Times New Roman" w:hAnsi="Times New Roman" w:cs="Times New Roman"/>
                <w:bCs/>
                <w:color w:val="000000"/>
                <w:szCs w:val="24"/>
                <w:bdr w:val="none" w:sz="0" w:space="0" w:color="auto" w:frame="1"/>
                <w:lang w:eastAsia="en-GB"/>
              </w:rPr>
            </w:pPr>
            <w:ins w:id="1542" w:author="DELL" w:date="2022-05-03T02:52:00Z">
              <w:r>
                <w:rPr>
                  <w:rFonts w:ascii="Times New Roman" w:eastAsia="Times New Roman" w:hAnsi="Times New Roman" w:cs="Times New Roman"/>
                  <w:bCs/>
                  <w:color w:val="000000"/>
                  <w:szCs w:val="24"/>
                  <w:bdr w:val="none" w:sz="0" w:space="0" w:color="auto" w:frame="1"/>
                  <w:lang w:eastAsia="en-GB"/>
                </w:rPr>
                <w:t>0.364</w:t>
              </w:r>
            </w:ins>
          </w:p>
        </w:tc>
      </w:tr>
      <w:tr w:rsidR="00101035" w:rsidRPr="00FE6343" w:rsidTr="003A280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43" w:author="DELL" w:date="2022-05-03T11:0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544" w:author="DELL" w:date="2022-05-03T01:58:00Z"/>
        </w:trPr>
        <w:tc>
          <w:tcPr>
            <w:tcW w:w="1467" w:type="pct"/>
            <w:shd w:val="clear" w:color="auto" w:fill="auto"/>
            <w:tcPrChange w:id="1545" w:author="DELL" w:date="2022-05-03T11:06:00Z">
              <w:tcPr>
                <w:tcW w:w="1467" w:type="pct"/>
                <w:shd w:val="clear" w:color="auto" w:fill="auto"/>
              </w:tcPr>
            </w:tcPrChange>
          </w:tcPr>
          <w:p w:rsidR="00101035" w:rsidRPr="00FE6343" w:rsidRDefault="00101035" w:rsidP="008A6309">
            <w:pPr>
              <w:tabs>
                <w:tab w:val="left" w:pos="1200"/>
              </w:tabs>
              <w:spacing w:line="240" w:lineRule="auto"/>
              <w:jc w:val="both"/>
              <w:rPr>
                <w:ins w:id="1546" w:author="DELL" w:date="2022-05-03T01:58:00Z"/>
                <w:rFonts w:ascii="Times New Roman" w:hAnsi="Times New Roman" w:cs="Times New Roman"/>
                <w:szCs w:val="24"/>
              </w:rPr>
            </w:pPr>
            <w:ins w:id="1547" w:author="DELL" w:date="2022-05-03T01:58:00Z">
              <w:r w:rsidRPr="00FE6343">
                <w:rPr>
                  <w:rFonts w:ascii="Times New Roman" w:hAnsi="Times New Roman" w:cs="Times New Roman"/>
                  <w:szCs w:val="24"/>
                </w:rPr>
                <w:t>Relative Humidity</w:t>
              </w:r>
            </w:ins>
          </w:p>
        </w:tc>
        <w:tc>
          <w:tcPr>
            <w:tcW w:w="557" w:type="pct"/>
            <w:shd w:val="clear" w:color="auto" w:fill="auto"/>
            <w:tcPrChange w:id="1548" w:author="DELL" w:date="2022-05-03T11:06:00Z">
              <w:tcPr>
                <w:tcW w:w="557" w:type="pct"/>
                <w:shd w:val="clear" w:color="auto" w:fill="auto"/>
              </w:tcPr>
            </w:tcPrChange>
          </w:tcPr>
          <w:p w:rsidR="00101035" w:rsidRPr="00FE6343" w:rsidRDefault="0007454F" w:rsidP="008A6309">
            <w:pPr>
              <w:tabs>
                <w:tab w:val="left" w:pos="1200"/>
              </w:tabs>
              <w:spacing w:line="240" w:lineRule="auto"/>
              <w:jc w:val="both"/>
              <w:rPr>
                <w:ins w:id="1549" w:author="DELL" w:date="2022-05-03T01:58:00Z"/>
                <w:rFonts w:ascii="Times New Roman" w:hAnsi="Times New Roman" w:cs="Times New Roman"/>
                <w:b/>
                <w:bCs/>
                <w:szCs w:val="24"/>
              </w:rPr>
            </w:pPr>
            <w:ins w:id="1550" w:author="DELL" w:date="2022-05-03T02:06:00Z">
              <w:r>
                <w:rPr>
                  <w:rFonts w:ascii="Times New Roman" w:hAnsi="Times New Roman" w:cs="Times New Roman"/>
                  <w:b/>
                  <w:bCs/>
                  <w:szCs w:val="24"/>
                </w:rPr>
                <w:t>1.25</w:t>
              </w:r>
            </w:ins>
          </w:p>
        </w:tc>
        <w:tc>
          <w:tcPr>
            <w:tcW w:w="707" w:type="pct"/>
            <w:shd w:val="clear" w:color="auto" w:fill="auto"/>
            <w:tcPrChange w:id="1551" w:author="DELL" w:date="2022-05-03T11:06:00Z">
              <w:tcPr>
                <w:tcW w:w="707" w:type="pct"/>
                <w:shd w:val="clear" w:color="auto" w:fill="auto"/>
              </w:tcPr>
            </w:tcPrChange>
          </w:tcPr>
          <w:p w:rsidR="00101035" w:rsidRPr="00FE6343" w:rsidRDefault="00B25B55" w:rsidP="008A6309">
            <w:pPr>
              <w:tabs>
                <w:tab w:val="left" w:pos="1200"/>
              </w:tabs>
              <w:spacing w:line="240" w:lineRule="auto"/>
              <w:jc w:val="both"/>
              <w:rPr>
                <w:ins w:id="1552" w:author="DELL" w:date="2022-05-03T01:58:00Z"/>
                <w:rFonts w:ascii="Times New Roman" w:hAnsi="Times New Roman" w:cs="Times New Roman"/>
                <w:b/>
                <w:bCs/>
                <w:szCs w:val="24"/>
              </w:rPr>
            </w:pPr>
            <w:ins w:id="1553" w:author="DELL" w:date="2022-05-03T02:28:00Z">
              <w:r>
                <w:rPr>
                  <w:rStyle w:val="gnkrckgcgsb"/>
                  <w:rFonts w:ascii="Times New Roman" w:hAnsi="Times New Roman" w:cs="Times New Roman"/>
                  <w:b/>
                  <w:bCs/>
                  <w:color w:val="000000"/>
                  <w:szCs w:val="24"/>
                </w:rPr>
                <w:t>0</w:t>
              </w:r>
              <w:r w:rsidR="0007454F">
                <w:rPr>
                  <w:rStyle w:val="gnkrckgcgsb"/>
                  <w:rFonts w:ascii="Times New Roman" w:hAnsi="Times New Roman" w:cs="Times New Roman"/>
                  <w:b/>
                  <w:bCs/>
                  <w:color w:val="000000"/>
                  <w:szCs w:val="24"/>
                </w:rPr>
                <w:t>.96 to  4.47</w:t>
              </w:r>
            </w:ins>
          </w:p>
        </w:tc>
        <w:tc>
          <w:tcPr>
            <w:tcW w:w="588" w:type="pct"/>
            <w:shd w:val="clear" w:color="auto" w:fill="auto"/>
            <w:tcPrChange w:id="1554" w:author="DELL" w:date="2022-05-03T11:06:00Z">
              <w:tcPr>
                <w:tcW w:w="587" w:type="pct"/>
                <w:shd w:val="clear" w:color="auto" w:fill="auto"/>
              </w:tcPr>
            </w:tcPrChange>
          </w:tcPr>
          <w:p w:rsidR="00101035" w:rsidRPr="00FE6343" w:rsidRDefault="00B25B55" w:rsidP="008A6309">
            <w:pPr>
              <w:tabs>
                <w:tab w:val="left" w:pos="1200"/>
              </w:tabs>
              <w:spacing w:line="240" w:lineRule="auto"/>
              <w:jc w:val="both"/>
              <w:rPr>
                <w:ins w:id="1555" w:author="DELL" w:date="2022-05-03T01:58:00Z"/>
                <w:rFonts w:ascii="Times New Roman" w:hAnsi="Times New Roman" w:cs="Times New Roman"/>
                <w:bCs/>
                <w:szCs w:val="24"/>
              </w:rPr>
            </w:pPr>
            <w:ins w:id="1556" w:author="DELL" w:date="2022-05-03T02:29:00Z">
              <w:r>
                <w:rPr>
                  <w:rFonts w:ascii="Times New Roman" w:hAnsi="Times New Roman" w:cs="Times New Roman"/>
                  <w:bCs/>
                  <w:color w:val="000000"/>
                  <w:szCs w:val="24"/>
                </w:rPr>
                <w:t>0.0</w:t>
              </w:r>
              <w:r w:rsidR="0007454F">
                <w:rPr>
                  <w:rFonts w:ascii="Times New Roman" w:hAnsi="Times New Roman" w:cs="Times New Roman"/>
                  <w:bCs/>
                  <w:color w:val="000000"/>
                  <w:szCs w:val="24"/>
                </w:rPr>
                <w:t>45</w:t>
              </w:r>
            </w:ins>
          </w:p>
        </w:tc>
        <w:tc>
          <w:tcPr>
            <w:tcW w:w="385" w:type="pct"/>
            <w:tcPrChange w:id="1557" w:author="DELL" w:date="2022-05-03T11:06:00Z">
              <w:tcPr>
                <w:tcW w:w="385" w:type="pct"/>
              </w:tcPr>
            </w:tcPrChange>
          </w:tcPr>
          <w:p w:rsidR="00101035" w:rsidRPr="00FE6343" w:rsidRDefault="0007454F" w:rsidP="008A6309">
            <w:pPr>
              <w:tabs>
                <w:tab w:val="left" w:pos="1200"/>
              </w:tabs>
              <w:spacing w:line="240" w:lineRule="auto"/>
              <w:jc w:val="both"/>
              <w:rPr>
                <w:ins w:id="1558" w:author="DELL" w:date="2022-05-03T01:58:00Z"/>
                <w:rFonts w:ascii="Times New Roman" w:hAnsi="Times New Roman" w:cs="Times New Roman"/>
                <w:b/>
                <w:bCs/>
                <w:color w:val="000000"/>
                <w:szCs w:val="24"/>
              </w:rPr>
            </w:pPr>
            <w:ins w:id="1559" w:author="DELL" w:date="2022-05-03T02:50:00Z">
              <w:r>
                <w:rPr>
                  <w:rFonts w:ascii="Times New Roman" w:hAnsi="Times New Roman" w:cs="Times New Roman"/>
                  <w:b/>
                  <w:bCs/>
                  <w:color w:val="000000"/>
                  <w:szCs w:val="24"/>
                </w:rPr>
                <w:t>1.28</w:t>
              </w:r>
            </w:ins>
          </w:p>
        </w:tc>
        <w:tc>
          <w:tcPr>
            <w:tcW w:w="708" w:type="pct"/>
            <w:tcPrChange w:id="1560" w:author="DELL" w:date="2022-05-03T11:06:00Z">
              <w:tcPr>
                <w:tcW w:w="708" w:type="pct"/>
              </w:tcPr>
            </w:tcPrChange>
          </w:tcPr>
          <w:p w:rsidR="00101035" w:rsidRPr="00FE6343" w:rsidRDefault="002E5578" w:rsidP="008A6309">
            <w:pPr>
              <w:tabs>
                <w:tab w:val="left" w:pos="1200"/>
              </w:tabs>
              <w:spacing w:line="240" w:lineRule="auto"/>
              <w:jc w:val="both"/>
              <w:rPr>
                <w:ins w:id="1561" w:author="DELL" w:date="2022-05-03T01:58:00Z"/>
                <w:rFonts w:ascii="Times New Roman" w:hAnsi="Times New Roman" w:cs="Times New Roman"/>
                <w:b/>
                <w:bCs/>
                <w:color w:val="000000"/>
                <w:szCs w:val="24"/>
              </w:rPr>
            </w:pPr>
            <w:ins w:id="1562" w:author="DELL" w:date="2022-05-03T02:51:00Z">
              <w:r>
                <w:rPr>
                  <w:rFonts w:ascii="Times New Roman" w:eastAsia="Times New Roman" w:hAnsi="Times New Roman" w:cs="Times New Roman"/>
                  <w:bCs/>
                  <w:color w:val="000000"/>
                  <w:szCs w:val="24"/>
                  <w:bdr w:val="none" w:sz="0" w:space="0" w:color="auto" w:frame="1"/>
                  <w:lang w:eastAsia="en-GB"/>
                </w:rPr>
                <w:t>0</w:t>
              </w:r>
              <w:r w:rsidR="00A873A2">
                <w:rPr>
                  <w:rFonts w:ascii="Times New Roman" w:eastAsia="Times New Roman" w:hAnsi="Times New Roman" w:cs="Times New Roman"/>
                  <w:bCs/>
                  <w:color w:val="000000"/>
                  <w:szCs w:val="24"/>
                  <w:bdr w:val="none" w:sz="0" w:space="0" w:color="auto" w:frame="1"/>
                  <w:lang w:eastAsia="en-GB"/>
                </w:rPr>
                <w:t>.93 to  4.50</w:t>
              </w:r>
            </w:ins>
          </w:p>
        </w:tc>
        <w:tc>
          <w:tcPr>
            <w:tcW w:w="588" w:type="pct"/>
            <w:tcPrChange w:id="1563" w:author="DELL" w:date="2022-05-03T11:06:00Z">
              <w:tcPr>
                <w:tcW w:w="588" w:type="pct"/>
              </w:tcPr>
            </w:tcPrChange>
          </w:tcPr>
          <w:p w:rsidR="00101035" w:rsidRPr="00FE6343" w:rsidRDefault="002E5578" w:rsidP="008A6309">
            <w:pPr>
              <w:tabs>
                <w:tab w:val="left" w:pos="1200"/>
              </w:tabs>
              <w:spacing w:line="240" w:lineRule="auto"/>
              <w:jc w:val="both"/>
              <w:rPr>
                <w:ins w:id="1564" w:author="DELL" w:date="2022-05-03T01:58:00Z"/>
                <w:rFonts w:ascii="Times New Roman" w:hAnsi="Times New Roman" w:cs="Times New Roman"/>
                <w:b/>
                <w:bCs/>
                <w:color w:val="000000"/>
                <w:szCs w:val="24"/>
              </w:rPr>
            </w:pPr>
            <w:ins w:id="1565" w:author="DELL" w:date="2022-05-03T02:52:00Z">
              <w:r>
                <w:rPr>
                  <w:rFonts w:ascii="Times New Roman" w:eastAsia="Times New Roman" w:hAnsi="Times New Roman" w:cs="Times New Roman"/>
                  <w:bCs/>
                  <w:color w:val="000000"/>
                  <w:szCs w:val="24"/>
                  <w:bdr w:val="none" w:sz="0" w:space="0" w:color="auto" w:frame="1"/>
                  <w:lang w:eastAsia="en-GB"/>
                </w:rPr>
                <w:t>0.0</w:t>
              </w:r>
              <w:r w:rsidR="009A1D9C">
                <w:rPr>
                  <w:rFonts w:ascii="Times New Roman" w:eastAsia="Times New Roman" w:hAnsi="Times New Roman" w:cs="Times New Roman"/>
                  <w:bCs/>
                  <w:color w:val="000000"/>
                  <w:szCs w:val="24"/>
                  <w:bdr w:val="none" w:sz="0" w:space="0" w:color="auto" w:frame="1"/>
                  <w:lang w:eastAsia="en-GB"/>
                </w:rPr>
                <w:t>33</w:t>
              </w:r>
            </w:ins>
          </w:p>
        </w:tc>
      </w:tr>
      <w:tr w:rsidR="00101035" w:rsidRPr="00FE6343" w:rsidTr="003A280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66" w:author="DELL" w:date="2022-05-03T11:0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567" w:author="DELL" w:date="2022-05-03T01:58:00Z"/>
        </w:trPr>
        <w:tc>
          <w:tcPr>
            <w:tcW w:w="1467" w:type="pct"/>
            <w:shd w:val="clear" w:color="auto" w:fill="auto"/>
            <w:tcPrChange w:id="1568" w:author="DELL" w:date="2022-05-03T11:06:00Z">
              <w:tcPr>
                <w:tcW w:w="1467" w:type="pct"/>
                <w:shd w:val="clear" w:color="auto" w:fill="auto"/>
              </w:tcPr>
            </w:tcPrChange>
          </w:tcPr>
          <w:p w:rsidR="00101035" w:rsidRPr="00FE6343" w:rsidRDefault="00101035" w:rsidP="008A6309">
            <w:pPr>
              <w:tabs>
                <w:tab w:val="left" w:pos="1200"/>
              </w:tabs>
              <w:spacing w:line="240" w:lineRule="auto"/>
              <w:jc w:val="both"/>
              <w:rPr>
                <w:ins w:id="1569" w:author="DELL" w:date="2022-05-03T01:58:00Z"/>
                <w:rFonts w:ascii="Times New Roman" w:hAnsi="Times New Roman" w:cs="Times New Roman"/>
                <w:szCs w:val="24"/>
              </w:rPr>
            </w:pPr>
            <w:ins w:id="1570" w:author="DELL" w:date="2022-05-03T01:58:00Z">
              <w:r w:rsidRPr="00FE6343">
                <w:rPr>
                  <w:rFonts w:ascii="Times New Roman" w:hAnsi="Times New Roman" w:cs="Times New Roman"/>
                  <w:szCs w:val="24"/>
                </w:rPr>
                <w:t>Surface Pressure</w:t>
              </w:r>
            </w:ins>
          </w:p>
        </w:tc>
        <w:tc>
          <w:tcPr>
            <w:tcW w:w="557" w:type="pct"/>
            <w:shd w:val="clear" w:color="auto" w:fill="auto"/>
            <w:tcPrChange w:id="1571" w:author="DELL" w:date="2022-05-03T11:06:00Z">
              <w:tcPr>
                <w:tcW w:w="557" w:type="pct"/>
                <w:shd w:val="clear" w:color="auto" w:fill="auto"/>
              </w:tcPr>
            </w:tcPrChange>
          </w:tcPr>
          <w:p w:rsidR="00101035" w:rsidRPr="00FE6343" w:rsidRDefault="0007454F" w:rsidP="008A6309">
            <w:pPr>
              <w:tabs>
                <w:tab w:val="left" w:pos="1200"/>
              </w:tabs>
              <w:spacing w:line="240" w:lineRule="auto"/>
              <w:jc w:val="both"/>
              <w:rPr>
                <w:ins w:id="1572" w:author="DELL" w:date="2022-05-03T01:58:00Z"/>
                <w:rFonts w:ascii="Times New Roman" w:hAnsi="Times New Roman" w:cs="Times New Roman"/>
                <w:b/>
                <w:szCs w:val="24"/>
              </w:rPr>
            </w:pPr>
            <w:ins w:id="1573" w:author="DELL" w:date="2022-05-03T02:09:00Z">
              <w:r>
                <w:rPr>
                  <w:rFonts w:ascii="Times New Roman" w:hAnsi="Times New Roman" w:cs="Times New Roman"/>
                  <w:b/>
                  <w:color w:val="000000"/>
                  <w:szCs w:val="24"/>
                </w:rPr>
                <w:t>-0.63</w:t>
              </w:r>
            </w:ins>
          </w:p>
        </w:tc>
        <w:tc>
          <w:tcPr>
            <w:tcW w:w="707" w:type="pct"/>
            <w:shd w:val="clear" w:color="auto" w:fill="auto"/>
            <w:tcPrChange w:id="1574" w:author="DELL" w:date="2022-05-03T11:06:00Z">
              <w:tcPr>
                <w:tcW w:w="707" w:type="pct"/>
                <w:shd w:val="clear" w:color="auto" w:fill="auto"/>
              </w:tcPr>
            </w:tcPrChange>
          </w:tcPr>
          <w:p w:rsidR="00101035" w:rsidRPr="00FE6343" w:rsidRDefault="0007454F" w:rsidP="008A6309">
            <w:pPr>
              <w:tabs>
                <w:tab w:val="left" w:pos="1200"/>
              </w:tabs>
              <w:spacing w:line="240" w:lineRule="auto"/>
              <w:jc w:val="both"/>
              <w:rPr>
                <w:ins w:id="1575" w:author="DELL" w:date="2022-05-03T01:58:00Z"/>
                <w:rFonts w:ascii="Times New Roman" w:hAnsi="Times New Roman" w:cs="Times New Roman"/>
                <w:b/>
                <w:szCs w:val="24"/>
              </w:rPr>
            </w:pPr>
            <w:ins w:id="1576" w:author="DELL" w:date="2022-05-03T02:28:00Z">
              <w:r>
                <w:rPr>
                  <w:rStyle w:val="gnkrckgcgsb"/>
                  <w:rFonts w:ascii="Times New Roman" w:hAnsi="Times New Roman" w:cs="Times New Roman"/>
                  <w:b/>
                  <w:color w:val="000000"/>
                  <w:szCs w:val="24"/>
                  <w:bdr w:val="none" w:sz="0" w:space="0" w:color="auto" w:frame="1"/>
                </w:rPr>
                <w:t>-2.53 to  1.27</w:t>
              </w:r>
            </w:ins>
          </w:p>
        </w:tc>
        <w:tc>
          <w:tcPr>
            <w:tcW w:w="588" w:type="pct"/>
            <w:shd w:val="clear" w:color="auto" w:fill="auto"/>
            <w:tcPrChange w:id="1577" w:author="DELL" w:date="2022-05-03T11:06:00Z">
              <w:tcPr>
                <w:tcW w:w="587" w:type="pct"/>
                <w:shd w:val="clear" w:color="auto" w:fill="auto"/>
              </w:tcPr>
            </w:tcPrChange>
          </w:tcPr>
          <w:p w:rsidR="00101035" w:rsidRPr="00FE6343" w:rsidRDefault="0007454F" w:rsidP="008A6309">
            <w:pPr>
              <w:tabs>
                <w:tab w:val="left" w:pos="1200"/>
              </w:tabs>
              <w:spacing w:line="240" w:lineRule="auto"/>
              <w:jc w:val="both"/>
              <w:rPr>
                <w:ins w:id="1578" w:author="DELL" w:date="2022-05-03T01:58:00Z"/>
                <w:rFonts w:ascii="Times New Roman" w:hAnsi="Times New Roman" w:cs="Times New Roman"/>
                <w:szCs w:val="24"/>
              </w:rPr>
            </w:pPr>
            <w:ins w:id="1579" w:author="DELL" w:date="2022-05-03T02:29:00Z">
              <w:r>
                <w:rPr>
                  <w:rFonts w:ascii="Times New Roman" w:hAnsi="Times New Roman" w:cs="Times New Roman"/>
                  <w:color w:val="000000"/>
                  <w:szCs w:val="24"/>
                </w:rPr>
                <w:t>0.517</w:t>
              </w:r>
            </w:ins>
          </w:p>
        </w:tc>
        <w:tc>
          <w:tcPr>
            <w:tcW w:w="385" w:type="pct"/>
            <w:tcPrChange w:id="1580" w:author="DELL" w:date="2022-05-03T11:06:00Z">
              <w:tcPr>
                <w:tcW w:w="385" w:type="pct"/>
              </w:tcPr>
            </w:tcPrChange>
          </w:tcPr>
          <w:p w:rsidR="00101035" w:rsidRPr="00FE6343" w:rsidRDefault="0007454F" w:rsidP="008A6309">
            <w:pPr>
              <w:tabs>
                <w:tab w:val="left" w:pos="1200"/>
              </w:tabs>
              <w:spacing w:line="240" w:lineRule="auto"/>
              <w:jc w:val="both"/>
              <w:rPr>
                <w:ins w:id="1581" w:author="DELL" w:date="2022-05-03T01:58:00Z"/>
                <w:rFonts w:ascii="Times New Roman" w:hAnsi="Times New Roman" w:cs="Times New Roman"/>
                <w:b/>
                <w:color w:val="000000"/>
                <w:szCs w:val="24"/>
              </w:rPr>
            </w:pPr>
            <w:ins w:id="1582" w:author="DELL" w:date="2022-05-03T02:50:00Z">
              <w:r>
                <w:rPr>
                  <w:rFonts w:ascii="Times New Roman" w:hAnsi="Times New Roman" w:cs="Times New Roman"/>
                  <w:b/>
                  <w:color w:val="000000"/>
                  <w:szCs w:val="24"/>
                </w:rPr>
                <w:t>-0.59</w:t>
              </w:r>
            </w:ins>
          </w:p>
        </w:tc>
        <w:tc>
          <w:tcPr>
            <w:tcW w:w="708" w:type="pct"/>
            <w:tcPrChange w:id="1583" w:author="DELL" w:date="2022-05-03T11:06:00Z">
              <w:tcPr>
                <w:tcW w:w="708" w:type="pct"/>
              </w:tcPr>
            </w:tcPrChange>
          </w:tcPr>
          <w:p w:rsidR="00101035" w:rsidRPr="00FE6343" w:rsidRDefault="00A873A2" w:rsidP="008A6309">
            <w:pPr>
              <w:tabs>
                <w:tab w:val="left" w:pos="1200"/>
              </w:tabs>
              <w:spacing w:line="240" w:lineRule="auto"/>
              <w:jc w:val="both"/>
              <w:rPr>
                <w:ins w:id="1584" w:author="DELL" w:date="2022-05-03T01:58:00Z"/>
                <w:rFonts w:ascii="Times New Roman" w:hAnsi="Times New Roman" w:cs="Times New Roman"/>
                <w:b/>
                <w:color w:val="000000"/>
                <w:szCs w:val="24"/>
              </w:rPr>
            </w:pPr>
            <w:ins w:id="1585" w:author="DELL" w:date="2022-05-03T02:51:00Z">
              <w:r>
                <w:rPr>
                  <w:rFonts w:ascii="Times New Roman" w:hAnsi="Times New Roman" w:cs="Times New Roman"/>
                  <w:b/>
                  <w:color w:val="000000"/>
                  <w:szCs w:val="24"/>
                </w:rPr>
                <w:t xml:space="preserve">-2.49  </w:t>
              </w:r>
            </w:ins>
            <w:ins w:id="1586" w:author="DELL" w:date="2022-05-03T02:57:00Z">
              <w:r>
                <w:rPr>
                  <w:rFonts w:ascii="Times New Roman" w:hAnsi="Times New Roman" w:cs="Times New Roman"/>
                  <w:b/>
                  <w:color w:val="000000"/>
                  <w:szCs w:val="24"/>
                </w:rPr>
                <w:t xml:space="preserve">to </w:t>
              </w:r>
            </w:ins>
            <w:ins w:id="1587" w:author="DELL" w:date="2022-05-03T02:51:00Z">
              <w:r>
                <w:rPr>
                  <w:rFonts w:ascii="Times New Roman" w:hAnsi="Times New Roman" w:cs="Times New Roman"/>
                  <w:b/>
                  <w:color w:val="000000"/>
                  <w:szCs w:val="24"/>
                </w:rPr>
                <w:t>1.31</w:t>
              </w:r>
            </w:ins>
          </w:p>
        </w:tc>
        <w:tc>
          <w:tcPr>
            <w:tcW w:w="588" w:type="pct"/>
            <w:tcPrChange w:id="1588" w:author="DELL" w:date="2022-05-03T11:06:00Z">
              <w:tcPr>
                <w:tcW w:w="588" w:type="pct"/>
              </w:tcPr>
            </w:tcPrChange>
          </w:tcPr>
          <w:p w:rsidR="00101035" w:rsidRPr="00FE6343" w:rsidRDefault="009A1D9C" w:rsidP="008A6309">
            <w:pPr>
              <w:tabs>
                <w:tab w:val="left" w:pos="1200"/>
              </w:tabs>
              <w:spacing w:line="240" w:lineRule="auto"/>
              <w:jc w:val="both"/>
              <w:rPr>
                <w:ins w:id="1589" w:author="DELL" w:date="2022-05-03T01:58:00Z"/>
                <w:rFonts w:ascii="Times New Roman" w:hAnsi="Times New Roman" w:cs="Times New Roman"/>
                <w:b/>
                <w:color w:val="000000"/>
                <w:szCs w:val="24"/>
              </w:rPr>
            </w:pPr>
            <w:ins w:id="1590" w:author="DELL" w:date="2022-05-03T02:53:00Z">
              <w:r>
                <w:rPr>
                  <w:rFonts w:ascii="Times New Roman" w:eastAsia="Times New Roman" w:hAnsi="Times New Roman" w:cs="Times New Roman"/>
                  <w:bCs/>
                  <w:color w:val="000000"/>
                  <w:szCs w:val="24"/>
                  <w:bdr w:val="none" w:sz="0" w:space="0" w:color="auto" w:frame="1"/>
                  <w:lang w:eastAsia="en-GB"/>
                </w:rPr>
                <w:t>0.544</w:t>
              </w:r>
            </w:ins>
          </w:p>
        </w:tc>
      </w:tr>
      <w:tr w:rsidR="00101035" w:rsidRPr="00FE6343" w:rsidTr="003A280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91" w:author="DELL" w:date="2022-05-03T11:0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592" w:author="DELL" w:date="2022-05-03T01:58:00Z"/>
        </w:trPr>
        <w:tc>
          <w:tcPr>
            <w:tcW w:w="1467" w:type="pct"/>
            <w:shd w:val="clear" w:color="auto" w:fill="auto"/>
            <w:tcPrChange w:id="1593" w:author="DELL" w:date="2022-05-03T11:06:00Z">
              <w:tcPr>
                <w:tcW w:w="1467" w:type="pct"/>
                <w:shd w:val="clear" w:color="auto" w:fill="auto"/>
              </w:tcPr>
            </w:tcPrChange>
          </w:tcPr>
          <w:p w:rsidR="00101035" w:rsidRPr="00FE6343" w:rsidRDefault="00101035" w:rsidP="008A6309">
            <w:pPr>
              <w:tabs>
                <w:tab w:val="left" w:pos="1200"/>
              </w:tabs>
              <w:spacing w:line="240" w:lineRule="auto"/>
              <w:jc w:val="both"/>
              <w:rPr>
                <w:ins w:id="1594" w:author="DELL" w:date="2022-05-03T01:58:00Z"/>
                <w:rFonts w:ascii="Times New Roman" w:hAnsi="Times New Roman" w:cs="Times New Roman"/>
                <w:szCs w:val="24"/>
              </w:rPr>
            </w:pPr>
            <w:ins w:id="1595" w:author="DELL" w:date="2022-05-03T01:58:00Z">
              <w:r>
                <w:rPr>
                  <w:rFonts w:ascii="Times New Roman" w:hAnsi="Times New Roman" w:cs="Times New Roman"/>
                  <w:szCs w:val="24"/>
                </w:rPr>
                <w:t>Vaccination</w:t>
              </w:r>
            </w:ins>
          </w:p>
        </w:tc>
        <w:tc>
          <w:tcPr>
            <w:tcW w:w="557" w:type="pct"/>
            <w:shd w:val="clear" w:color="auto" w:fill="auto"/>
            <w:tcPrChange w:id="1596" w:author="DELL" w:date="2022-05-03T11:06:00Z">
              <w:tcPr>
                <w:tcW w:w="557" w:type="pct"/>
                <w:shd w:val="clear" w:color="auto" w:fill="auto"/>
              </w:tcPr>
            </w:tcPrChange>
          </w:tcPr>
          <w:p w:rsidR="00101035" w:rsidRDefault="00101035" w:rsidP="008A6309">
            <w:pPr>
              <w:tabs>
                <w:tab w:val="left" w:pos="1200"/>
              </w:tabs>
              <w:spacing w:line="240" w:lineRule="auto"/>
              <w:jc w:val="both"/>
              <w:rPr>
                <w:ins w:id="1597" w:author="DELL" w:date="2022-05-03T01:58:00Z"/>
                <w:rFonts w:ascii="Times New Roman" w:hAnsi="Times New Roman" w:cs="Times New Roman"/>
                <w:b/>
                <w:color w:val="000000"/>
                <w:szCs w:val="24"/>
              </w:rPr>
            </w:pPr>
            <w:ins w:id="1598" w:author="DELL" w:date="2022-05-03T01:58:00Z">
              <w:r>
                <w:rPr>
                  <w:rFonts w:ascii="Times New Roman" w:hAnsi="Times New Roman" w:cs="Times New Roman"/>
                  <w:b/>
                  <w:color w:val="000000"/>
                  <w:szCs w:val="24"/>
                </w:rPr>
                <w:t>-</w:t>
              </w:r>
            </w:ins>
          </w:p>
        </w:tc>
        <w:tc>
          <w:tcPr>
            <w:tcW w:w="707" w:type="pct"/>
            <w:shd w:val="clear" w:color="auto" w:fill="auto"/>
            <w:tcPrChange w:id="1599" w:author="DELL" w:date="2022-05-03T11:06:00Z">
              <w:tcPr>
                <w:tcW w:w="707" w:type="pct"/>
                <w:shd w:val="clear" w:color="auto" w:fill="auto"/>
              </w:tcPr>
            </w:tcPrChange>
          </w:tcPr>
          <w:p w:rsidR="00101035" w:rsidRDefault="00101035" w:rsidP="008A6309">
            <w:pPr>
              <w:tabs>
                <w:tab w:val="left" w:pos="1200"/>
              </w:tabs>
              <w:spacing w:line="240" w:lineRule="auto"/>
              <w:jc w:val="both"/>
              <w:rPr>
                <w:ins w:id="1600" w:author="DELL" w:date="2022-05-03T01:58:00Z"/>
                <w:rStyle w:val="gnkrckgcgsb"/>
                <w:rFonts w:ascii="Times New Roman" w:hAnsi="Times New Roman" w:cs="Times New Roman"/>
                <w:b/>
                <w:color w:val="000000"/>
                <w:szCs w:val="24"/>
                <w:bdr w:val="none" w:sz="0" w:space="0" w:color="auto" w:frame="1"/>
              </w:rPr>
            </w:pPr>
            <w:ins w:id="1601" w:author="DELL" w:date="2022-05-03T01:58:00Z">
              <w:r>
                <w:rPr>
                  <w:rStyle w:val="gnkrckgcgsb"/>
                  <w:rFonts w:ascii="Times New Roman" w:hAnsi="Times New Roman" w:cs="Times New Roman"/>
                  <w:b/>
                  <w:color w:val="000000"/>
                  <w:szCs w:val="24"/>
                  <w:bdr w:val="none" w:sz="0" w:space="0" w:color="auto" w:frame="1"/>
                </w:rPr>
                <w:t>-</w:t>
              </w:r>
            </w:ins>
          </w:p>
        </w:tc>
        <w:tc>
          <w:tcPr>
            <w:tcW w:w="588" w:type="pct"/>
            <w:shd w:val="clear" w:color="auto" w:fill="auto"/>
            <w:tcPrChange w:id="1602" w:author="DELL" w:date="2022-05-03T11:06:00Z">
              <w:tcPr>
                <w:tcW w:w="587" w:type="pct"/>
                <w:shd w:val="clear" w:color="auto" w:fill="auto"/>
              </w:tcPr>
            </w:tcPrChange>
          </w:tcPr>
          <w:p w:rsidR="00101035" w:rsidRPr="007B1475" w:rsidRDefault="00101035" w:rsidP="008A6309">
            <w:pPr>
              <w:tabs>
                <w:tab w:val="left" w:pos="1200"/>
              </w:tabs>
              <w:spacing w:line="240" w:lineRule="auto"/>
              <w:jc w:val="both"/>
              <w:rPr>
                <w:ins w:id="1603" w:author="DELL" w:date="2022-05-03T01:58:00Z"/>
                <w:rFonts w:ascii="Times New Roman" w:hAnsi="Times New Roman" w:cs="Times New Roman"/>
                <w:color w:val="000000"/>
                <w:szCs w:val="24"/>
              </w:rPr>
            </w:pPr>
            <w:ins w:id="1604" w:author="DELL" w:date="2022-05-03T01:58:00Z">
              <w:r>
                <w:rPr>
                  <w:rFonts w:ascii="Times New Roman" w:hAnsi="Times New Roman" w:cs="Times New Roman"/>
                  <w:color w:val="000000"/>
                  <w:szCs w:val="24"/>
                </w:rPr>
                <w:t>-</w:t>
              </w:r>
            </w:ins>
          </w:p>
        </w:tc>
        <w:tc>
          <w:tcPr>
            <w:tcW w:w="385" w:type="pct"/>
            <w:tcPrChange w:id="1605" w:author="DELL" w:date="2022-05-03T11:06:00Z">
              <w:tcPr>
                <w:tcW w:w="385" w:type="pct"/>
              </w:tcPr>
            </w:tcPrChange>
          </w:tcPr>
          <w:p w:rsidR="00101035" w:rsidRPr="001B37F0" w:rsidRDefault="0007454F" w:rsidP="008A6309">
            <w:pPr>
              <w:tabs>
                <w:tab w:val="left" w:pos="1200"/>
              </w:tabs>
              <w:spacing w:line="240" w:lineRule="auto"/>
              <w:jc w:val="both"/>
              <w:rPr>
                <w:ins w:id="1606" w:author="DELL" w:date="2022-05-03T01:58:00Z"/>
                <w:rFonts w:ascii="Times New Roman" w:hAnsi="Times New Roman" w:cs="Times New Roman"/>
                <w:b/>
                <w:color w:val="000000"/>
                <w:szCs w:val="24"/>
              </w:rPr>
            </w:pPr>
            <w:ins w:id="1607" w:author="DELL" w:date="2022-05-03T02:50:00Z">
              <w:r>
                <w:rPr>
                  <w:rFonts w:ascii="Times New Roman" w:hAnsi="Times New Roman" w:cs="Times New Roman"/>
                  <w:b/>
                  <w:color w:val="000000"/>
                  <w:szCs w:val="24"/>
                </w:rPr>
                <w:t>-0.19</w:t>
              </w:r>
            </w:ins>
          </w:p>
        </w:tc>
        <w:tc>
          <w:tcPr>
            <w:tcW w:w="708" w:type="pct"/>
            <w:tcPrChange w:id="1608" w:author="DELL" w:date="2022-05-03T11:06:00Z">
              <w:tcPr>
                <w:tcW w:w="708" w:type="pct"/>
              </w:tcPr>
            </w:tcPrChange>
          </w:tcPr>
          <w:p w:rsidR="00101035" w:rsidRPr="00FE6343" w:rsidRDefault="00A873A2" w:rsidP="008A6309">
            <w:pPr>
              <w:tabs>
                <w:tab w:val="left" w:pos="1200"/>
              </w:tabs>
              <w:spacing w:line="240" w:lineRule="auto"/>
              <w:jc w:val="both"/>
              <w:rPr>
                <w:ins w:id="1609" w:author="DELL" w:date="2022-05-03T01:58:00Z"/>
                <w:rFonts w:ascii="Times New Roman" w:hAnsi="Times New Roman" w:cs="Times New Roman"/>
                <w:b/>
                <w:color w:val="000000"/>
                <w:szCs w:val="24"/>
              </w:rPr>
            </w:pPr>
            <w:ins w:id="1610" w:author="DELL" w:date="2022-05-03T02:51:00Z">
              <w:r>
                <w:rPr>
                  <w:rFonts w:ascii="Times New Roman" w:hAnsi="Times New Roman" w:cs="Times New Roman"/>
                  <w:b/>
                  <w:color w:val="000000"/>
                  <w:szCs w:val="24"/>
                </w:rPr>
                <w:t xml:space="preserve">-0.81 to  </w:t>
              </w:r>
            </w:ins>
            <w:ins w:id="1611" w:author="DELL" w:date="2022-05-07T00:40:00Z">
              <w:r w:rsidR="002E5578">
                <w:rPr>
                  <w:rFonts w:ascii="Times New Roman" w:hAnsi="Times New Roman" w:cs="Times New Roman"/>
                  <w:b/>
                  <w:color w:val="000000"/>
                  <w:szCs w:val="24"/>
                </w:rPr>
                <w:t>-</w:t>
              </w:r>
            </w:ins>
            <w:ins w:id="1612" w:author="DELL" w:date="2022-05-03T02:51:00Z">
              <w:r>
                <w:rPr>
                  <w:rFonts w:ascii="Times New Roman" w:hAnsi="Times New Roman" w:cs="Times New Roman"/>
                  <w:b/>
                  <w:color w:val="000000"/>
                  <w:szCs w:val="24"/>
                </w:rPr>
                <w:t>0.43</w:t>
              </w:r>
            </w:ins>
          </w:p>
        </w:tc>
        <w:tc>
          <w:tcPr>
            <w:tcW w:w="588" w:type="pct"/>
            <w:tcPrChange w:id="1613" w:author="DELL" w:date="2022-05-03T11:06:00Z">
              <w:tcPr>
                <w:tcW w:w="588" w:type="pct"/>
              </w:tcPr>
            </w:tcPrChange>
          </w:tcPr>
          <w:p w:rsidR="00101035" w:rsidRPr="00FE6343" w:rsidRDefault="002E5578" w:rsidP="008A6309">
            <w:pPr>
              <w:tabs>
                <w:tab w:val="left" w:pos="1200"/>
              </w:tabs>
              <w:spacing w:line="240" w:lineRule="auto"/>
              <w:jc w:val="both"/>
              <w:rPr>
                <w:ins w:id="1614" w:author="DELL" w:date="2022-05-03T01:58:00Z"/>
                <w:rFonts w:ascii="Times New Roman" w:eastAsia="Times New Roman" w:hAnsi="Times New Roman" w:cs="Times New Roman"/>
                <w:bCs/>
                <w:color w:val="000000"/>
                <w:szCs w:val="24"/>
                <w:bdr w:val="none" w:sz="0" w:space="0" w:color="auto" w:frame="1"/>
                <w:lang w:eastAsia="en-GB"/>
              </w:rPr>
            </w:pPr>
            <w:ins w:id="1615" w:author="DELL" w:date="2022-05-03T02:53:00Z">
              <w:r>
                <w:rPr>
                  <w:rFonts w:ascii="Times New Roman" w:eastAsia="Times New Roman" w:hAnsi="Times New Roman" w:cs="Times New Roman"/>
                  <w:bCs/>
                  <w:color w:val="000000"/>
                  <w:szCs w:val="24"/>
                  <w:bdr w:val="none" w:sz="0" w:space="0" w:color="auto" w:frame="1"/>
                  <w:lang w:eastAsia="en-GB"/>
                </w:rPr>
                <w:t>0.005</w:t>
              </w:r>
            </w:ins>
          </w:p>
        </w:tc>
      </w:tr>
    </w:tbl>
    <w:p w:rsidR="00101035" w:rsidRPr="00BC581F" w:rsidRDefault="00101035" w:rsidP="00101035">
      <w:pPr>
        <w:tabs>
          <w:tab w:val="left" w:pos="1200"/>
        </w:tabs>
        <w:spacing w:after="0" w:line="360" w:lineRule="auto"/>
        <w:jc w:val="both"/>
        <w:rPr>
          <w:ins w:id="1616" w:author="DELL" w:date="2022-05-03T01:58:00Z"/>
          <w:rFonts w:ascii="Times New Roman" w:hAnsi="Times New Roman" w:cs="Times New Roman"/>
          <w:color w:val="000000"/>
          <w:sz w:val="24"/>
          <w:szCs w:val="24"/>
        </w:rPr>
      </w:pPr>
    </w:p>
    <w:p w:rsidR="007D4DD7" w:rsidRPr="00BC581F" w:rsidRDefault="007D4DD7" w:rsidP="00016BD9">
      <w:pPr>
        <w:tabs>
          <w:tab w:val="left" w:pos="1200"/>
        </w:tabs>
        <w:spacing w:after="0" w:line="360" w:lineRule="auto"/>
        <w:jc w:val="both"/>
        <w:rPr>
          <w:rFonts w:ascii="Times New Roman" w:hAnsi="Times New Roman" w:cs="Times New Roman"/>
          <w:color w:val="000000"/>
          <w:sz w:val="24"/>
          <w:szCs w:val="24"/>
        </w:rPr>
      </w:pPr>
    </w:p>
    <w:p w:rsidR="00721D86" w:rsidRPr="00016BD9" w:rsidRDefault="00721D86" w:rsidP="00016BD9">
      <w:pPr>
        <w:tabs>
          <w:tab w:val="left" w:pos="1200"/>
        </w:tabs>
        <w:spacing w:after="0" w:line="360" w:lineRule="auto"/>
        <w:jc w:val="both"/>
        <w:rPr>
          <w:rFonts w:ascii="Times New Roman" w:hAnsi="Times New Roman" w:cs="Times New Roman"/>
          <w:b/>
          <w:bCs/>
          <w:color w:val="000000"/>
          <w:sz w:val="36"/>
          <w:szCs w:val="36"/>
        </w:rPr>
      </w:pPr>
      <w:r w:rsidRPr="00016BD9">
        <w:rPr>
          <w:rFonts w:ascii="Times New Roman" w:hAnsi="Times New Roman" w:cs="Times New Roman"/>
          <w:b/>
          <w:bCs/>
          <w:color w:val="000000"/>
          <w:sz w:val="36"/>
          <w:szCs w:val="36"/>
        </w:rPr>
        <w:lastRenderedPageBreak/>
        <w:t>Discussion:</w:t>
      </w:r>
    </w:p>
    <w:p w:rsidR="00721D86" w:rsidRPr="00BC581F" w:rsidDel="00854350" w:rsidRDefault="00721D86" w:rsidP="00016BD9">
      <w:pPr>
        <w:spacing w:after="0" w:line="360" w:lineRule="auto"/>
        <w:jc w:val="both"/>
        <w:rPr>
          <w:del w:id="1617" w:author="DELL" w:date="2022-05-03T11:08:00Z"/>
          <w:rFonts w:ascii="Times New Roman" w:hAnsi="Times New Roman" w:cs="Times New Roman"/>
          <w:color w:val="000000" w:themeColor="text1"/>
          <w:sz w:val="24"/>
          <w:szCs w:val="24"/>
        </w:rPr>
      </w:pPr>
      <w:r w:rsidRPr="00BC581F">
        <w:rPr>
          <w:rFonts w:ascii="Times New Roman" w:hAnsi="Times New Roman" w:cs="Times New Roman"/>
          <w:color w:val="000000" w:themeColor="text1"/>
          <w:sz w:val="24"/>
          <w:szCs w:val="24"/>
        </w:rPr>
        <w:t xml:space="preserve">This </w:t>
      </w:r>
      <w:r w:rsidR="00C81011" w:rsidRPr="00BC581F">
        <w:rPr>
          <w:rFonts w:ascii="Times New Roman" w:hAnsi="Times New Roman" w:cs="Times New Roman"/>
          <w:color w:val="000000" w:themeColor="text1"/>
          <w:sz w:val="24"/>
          <w:szCs w:val="24"/>
        </w:rPr>
        <w:t>is the first study, where we</w:t>
      </w:r>
      <w:r w:rsidRPr="00BC581F">
        <w:rPr>
          <w:rFonts w:ascii="Times New Roman" w:hAnsi="Times New Roman" w:cs="Times New Roman"/>
          <w:color w:val="000000" w:themeColor="text1"/>
          <w:sz w:val="24"/>
          <w:szCs w:val="24"/>
        </w:rPr>
        <w:t xml:space="preserve"> investigated the relationship between </w:t>
      </w:r>
      <w:del w:id="1618" w:author="DELL" w:date="2022-05-03T11:07:00Z">
        <w:r w:rsidRPr="00BC581F" w:rsidDel="00854350">
          <w:rPr>
            <w:rFonts w:ascii="Times New Roman" w:hAnsi="Times New Roman" w:cs="Times New Roman"/>
            <w:color w:val="000000" w:themeColor="text1"/>
            <w:sz w:val="24"/>
            <w:szCs w:val="24"/>
          </w:rPr>
          <w:delText xml:space="preserve">region specific </w:delText>
        </w:r>
      </w:del>
      <w:r w:rsidR="00C81011" w:rsidRPr="00BC581F">
        <w:rPr>
          <w:rFonts w:ascii="Times New Roman" w:hAnsi="Times New Roman" w:cs="Times New Roman"/>
          <w:color w:val="000000" w:themeColor="text1"/>
          <w:sz w:val="24"/>
          <w:szCs w:val="24"/>
        </w:rPr>
        <w:t>meteorological</w:t>
      </w:r>
      <w:r w:rsidRPr="00BC581F">
        <w:rPr>
          <w:rFonts w:ascii="Times New Roman" w:hAnsi="Times New Roman" w:cs="Times New Roman"/>
          <w:color w:val="000000" w:themeColor="text1"/>
          <w:sz w:val="24"/>
          <w:szCs w:val="24"/>
        </w:rPr>
        <w:t xml:space="preserve"> </w:t>
      </w:r>
      <w:r w:rsidR="00C81011" w:rsidRPr="00BC581F">
        <w:rPr>
          <w:rFonts w:ascii="Times New Roman" w:hAnsi="Times New Roman" w:cs="Times New Roman"/>
          <w:color w:val="000000" w:themeColor="text1"/>
          <w:sz w:val="24"/>
          <w:szCs w:val="24"/>
        </w:rPr>
        <w:t>parameters</w:t>
      </w:r>
      <w:r w:rsidRPr="00BC581F">
        <w:rPr>
          <w:rFonts w:ascii="Times New Roman" w:hAnsi="Times New Roman" w:cs="Times New Roman"/>
          <w:color w:val="000000" w:themeColor="text1"/>
          <w:sz w:val="24"/>
          <w:szCs w:val="24"/>
        </w:rPr>
        <w:t xml:space="preserve"> and COVID-19 </w:t>
      </w:r>
      <w:ins w:id="1619" w:author="DELL" w:date="2022-05-03T11:07:00Z">
        <w:r w:rsidR="00854350">
          <w:rPr>
            <w:rFonts w:ascii="Times New Roman" w:hAnsi="Times New Roman" w:cs="Times New Roman"/>
            <w:color w:val="000000" w:themeColor="text1"/>
            <w:sz w:val="24"/>
            <w:szCs w:val="24"/>
          </w:rPr>
          <w:t>incidence</w:t>
        </w:r>
      </w:ins>
      <w:del w:id="1620" w:author="DELL" w:date="2022-05-03T11:07:00Z">
        <w:r w:rsidRPr="00BC581F" w:rsidDel="00854350">
          <w:rPr>
            <w:rFonts w:ascii="Times New Roman" w:hAnsi="Times New Roman" w:cs="Times New Roman"/>
            <w:color w:val="000000" w:themeColor="text1"/>
            <w:sz w:val="24"/>
            <w:szCs w:val="24"/>
          </w:rPr>
          <w:delText>rCFR</w:delText>
        </w:r>
      </w:del>
      <w:r w:rsidRPr="00BC581F">
        <w:rPr>
          <w:rFonts w:ascii="Times New Roman" w:hAnsi="Times New Roman" w:cs="Times New Roman"/>
          <w:color w:val="000000" w:themeColor="text1"/>
          <w:sz w:val="24"/>
          <w:szCs w:val="24"/>
        </w:rPr>
        <w:t xml:space="preserve"> in Bangladesh, considering many potential confounding variables. </w:t>
      </w:r>
      <w:r w:rsidR="00C81011" w:rsidRPr="00BC581F">
        <w:rPr>
          <w:rFonts w:ascii="Times New Roman" w:hAnsi="Times New Roman" w:cs="Times New Roman"/>
          <w:color w:val="000000" w:themeColor="text1"/>
          <w:sz w:val="24"/>
          <w:szCs w:val="24"/>
        </w:rPr>
        <w:t>Our findings showed, there</w:t>
      </w:r>
      <w:r w:rsidRPr="00BC581F">
        <w:rPr>
          <w:rFonts w:ascii="Times New Roman" w:hAnsi="Times New Roman" w:cs="Times New Roman"/>
          <w:color w:val="000000" w:themeColor="text1"/>
          <w:sz w:val="24"/>
          <w:szCs w:val="24"/>
        </w:rPr>
        <w:t xml:space="preserve"> is a substantial modest relationship between climatic factors and dai</w:t>
      </w:r>
      <w:ins w:id="1621" w:author="DELL" w:date="2022-05-03T11:07:00Z">
        <w:r w:rsidR="00854350">
          <w:rPr>
            <w:rFonts w:ascii="Times New Roman" w:hAnsi="Times New Roman" w:cs="Times New Roman"/>
            <w:color w:val="000000" w:themeColor="text1"/>
            <w:sz w:val="24"/>
            <w:szCs w:val="24"/>
          </w:rPr>
          <w:t>ly COVID-19 cases and deaths</w:t>
        </w:r>
      </w:ins>
      <w:del w:id="1622" w:author="DELL" w:date="2022-05-03T11:07:00Z">
        <w:r w:rsidRPr="00BC581F" w:rsidDel="00854350">
          <w:rPr>
            <w:rFonts w:ascii="Times New Roman" w:hAnsi="Times New Roman" w:cs="Times New Roman"/>
            <w:color w:val="000000" w:themeColor="text1"/>
            <w:sz w:val="24"/>
            <w:szCs w:val="24"/>
          </w:rPr>
          <w:delText>ly rCFR</w:delText>
        </w:r>
      </w:del>
      <w:r w:rsidRPr="00BC581F">
        <w:rPr>
          <w:rFonts w:ascii="Times New Roman" w:hAnsi="Times New Roman" w:cs="Times New Roman"/>
          <w:color w:val="000000" w:themeColor="text1"/>
          <w:sz w:val="24"/>
          <w:szCs w:val="24"/>
        </w:rPr>
        <w:t xml:space="preserve">. Overall, the </w:t>
      </w:r>
      <w:r w:rsidR="00C81011" w:rsidRPr="00BC581F">
        <w:rPr>
          <w:rFonts w:ascii="Times New Roman" w:hAnsi="Times New Roman" w:cs="Times New Roman"/>
          <w:color w:val="000000" w:themeColor="text1"/>
          <w:sz w:val="24"/>
          <w:szCs w:val="24"/>
        </w:rPr>
        <w:t>results</w:t>
      </w:r>
      <w:r w:rsidRPr="00BC581F">
        <w:rPr>
          <w:rFonts w:ascii="Times New Roman" w:hAnsi="Times New Roman" w:cs="Times New Roman"/>
          <w:color w:val="000000" w:themeColor="text1"/>
          <w:sz w:val="24"/>
          <w:szCs w:val="24"/>
        </w:rPr>
        <w:t xml:space="preserve"> of the </w:t>
      </w:r>
      <w:ins w:id="1623" w:author="DELL" w:date="2022-05-03T11:07:00Z">
        <w:r w:rsidR="00854350">
          <w:rPr>
            <w:rFonts w:ascii="Times New Roman" w:hAnsi="Times New Roman" w:cs="Times New Roman"/>
            <w:color w:val="000000" w:themeColor="text1"/>
            <w:sz w:val="24"/>
            <w:szCs w:val="24"/>
          </w:rPr>
          <w:t>ARIMAX</w:t>
        </w:r>
      </w:ins>
      <w:del w:id="1624" w:author="DELL" w:date="2022-05-03T11:07:00Z">
        <w:r w:rsidRPr="00BC581F" w:rsidDel="00854350">
          <w:rPr>
            <w:rFonts w:ascii="Times New Roman" w:hAnsi="Times New Roman" w:cs="Times New Roman"/>
            <w:color w:val="000000" w:themeColor="text1"/>
            <w:sz w:val="24"/>
            <w:szCs w:val="24"/>
          </w:rPr>
          <w:delText>beta regression</w:delText>
        </w:r>
      </w:del>
      <w:r w:rsidRPr="00BC581F">
        <w:rPr>
          <w:rFonts w:ascii="Times New Roman" w:hAnsi="Times New Roman" w:cs="Times New Roman"/>
          <w:color w:val="000000" w:themeColor="text1"/>
          <w:sz w:val="24"/>
          <w:szCs w:val="24"/>
        </w:rPr>
        <w:t xml:space="preserve"> model and</w:t>
      </w:r>
      <w:ins w:id="1625" w:author="DELL" w:date="2022-05-03T11:07:00Z">
        <w:r w:rsidR="00854350">
          <w:rPr>
            <w:rFonts w:ascii="Times New Roman" w:hAnsi="Times New Roman" w:cs="Times New Roman"/>
            <w:color w:val="000000" w:themeColor="text1"/>
            <w:sz w:val="24"/>
            <w:szCs w:val="24"/>
          </w:rPr>
          <w:t xml:space="preserve"> trend analysis </w:t>
        </w:r>
      </w:ins>
      <w:del w:id="1626" w:author="DELL" w:date="2022-05-03T11:07:00Z">
        <w:r w:rsidRPr="00BC581F" w:rsidDel="00854350">
          <w:rPr>
            <w:rFonts w:ascii="Times New Roman" w:hAnsi="Times New Roman" w:cs="Times New Roman"/>
            <w:color w:val="000000" w:themeColor="text1"/>
            <w:sz w:val="24"/>
            <w:szCs w:val="24"/>
          </w:rPr>
          <w:delText xml:space="preserve"> area-aggregated </w:delText>
        </w:r>
      </w:del>
      <w:r w:rsidRPr="00BC581F">
        <w:rPr>
          <w:rFonts w:ascii="Times New Roman" w:hAnsi="Times New Roman" w:cs="Times New Roman"/>
          <w:color w:val="000000" w:themeColor="text1"/>
          <w:sz w:val="24"/>
          <w:szCs w:val="24"/>
        </w:rPr>
        <w:t xml:space="preserve">data imply that daily COVID-19 </w:t>
      </w:r>
      <w:ins w:id="1627" w:author="DELL" w:date="2022-05-03T11:08:00Z">
        <w:r w:rsidR="00854350">
          <w:rPr>
            <w:rFonts w:ascii="Times New Roman" w:hAnsi="Times New Roman" w:cs="Times New Roman"/>
            <w:color w:val="000000" w:themeColor="text1"/>
            <w:sz w:val="24"/>
            <w:szCs w:val="24"/>
          </w:rPr>
          <w:t>cases and deaths</w:t>
        </w:r>
      </w:ins>
      <w:del w:id="1628" w:author="DELL" w:date="2022-05-03T11:08:00Z">
        <w:r w:rsidRPr="00BC581F" w:rsidDel="00854350">
          <w:rPr>
            <w:rFonts w:ascii="Times New Roman" w:hAnsi="Times New Roman" w:cs="Times New Roman"/>
            <w:color w:val="000000" w:themeColor="text1"/>
            <w:sz w:val="24"/>
            <w:szCs w:val="24"/>
          </w:rPr>
          <w:delText>mortality</w:delText>
        </w:r>
      </w:del>
      <w:r w:rsidRPr="00BC581F">
        <w:rPr>
          <w:rFonts w:ascii="Times New Roman" w:hAnsi="Times New Roman" w:cs="Times New Roman"/>
          <w:color w:val="000000" w:themeColor="text1"/>
          <w:sz w:val="24"/>
          <w:szCs w:val="24"/>
        </w:rPr>
        <w:t xml:space="preserve"> </w:t>
      </w:r>
      <w:r w:rsidR="00E72D5F" w:rsidRPr="00BC581F">
        <w:rPr>
          <w:rFonts w:ascii="Times New Roman" w:hAnsi="Times New Roman" w:cs="Times New Roman"/>
          <w:color w:val="000000" w:themeColor="text1"/>
          <w:sz w:val="24"/>
          <w:szCs w:val="24"/>
        </w:rPr>
        <w:t>was</w:t>
      </w:r>
      <w:r w:rsidRPr="00BC581F">
        <w:rPr>
          <w:rFonts w:ascii="Times New Roman" w:hAnsi="Times New Roman" w:cs="Times New Roman"/>
          <w:color w:val="000000" w:themeColor="text1"/>
          <w:sz w:val="24"/>
          <w:szCs w:val="24"/>
        </w:rPr>
        <w:t xml:space="preserve"> linked to wind speed and surface pressu</w:t>
      </w:r>
      <w:ins w:id="1629" w:author="DELL" w:date="2022-05-03T11:08:00Z">
        <w:r w:rsidR="00854350">
          <w:rPr>
            <w:rFonts w:ascii="Times New Roman" w:hAnsi="Times New Roman" w:cs="Times New Roman"/>
            <w:color w:val="000000" w:themeColor="text1"/>
            <w:sz w:val="24"/>
            <w:szCs w:val="24"/>
          </w:rPr>
          <w:t>re</w:t>
        </w:r>
      </w:ins>
      <w:del w:id="1630" w:author="DELL" w:date="2022-05-03T11:08:00Z">
        <w:r w:rsidRPr="00BC581F" w:rsidDel="00854350">
          <w:rPr>
            <w:rFonts w:ascii="Times New Roman" w:hAnsi="Times New Roman" w:cs="Times New Roman"/>
            <w:color w:val="000000" w:themeColor="text1"/>
            <w:sz w:val="24"/>
            <w:szCs w:val="24"/>
          </w:rPr>
          <w:delText xml:space="preserve">re before </w:delText>
        </w:r>
        <w:r w:rsidR="00C81011" w:rsidRPr="00BC581F" w:rsidDel="00854350">
          <w:rPr>
            <w:rFonts w:ascii="Times New Roman" w:hAnsi="Times New Roman" w:cs="Times New Roman"/>
            <w:color w:val="000000" w:themeColor="text1"/>
            <w:sz w:val="24"/>
            <w:szCs w:val="24"/>
          </w:rPr>
          <w:delText xml:space="preserve">August, 2020 </w:delText>
        </w:r>
        <w:r w:rsidRPr="00BC581F" w:rsidDel="00854350">
          <w:rPr>
            <w:rFonts w:ascii="Times New Roman" w:hAnsi="Times New Roman" w:cs="Times New Roman"/>
            <w:color w:val="000000" w:themeColor="text1"/>
            <w:sz w:val="24"/>
            <w:szCs w:val="24"/>
          </w:rPr>
          <w:delText>(pre-peak cases period)</w:delText>
        </w:r>
      </w:del>
      <w:r w:rsidRPr="00BC581F">
        <w:rPr>
          <w:rFonts w:ascii="Times New Roman" w:hAnsi="Times New Roman" w:cs="Times New Roman"/>
          <w:color w:val="000000" w:themeColor="text1"/>
          <w:sz w:val="24"/>
          <w:szCs w:val="24"/>
        </w:rPr>
        <w:t>.</w:t>
      </w:r>
      <w:ins w:id="1631" w:author="DELL" w:date="2022-05-03T11:08:00Z">
        <w:r w:rsidR="00854350">
          <w:rPr>
            <w:rFonts w:ascii="Times New Roman" w:hAnsi="Times New Roman" w:cs="Times New Roman"/>
            <w:color w:val="000000" w:themeColor="text1"/>
            <w:sz w:val="24"/>
            <w:szCs w:val="24"/>
          </w:rPr>
          <w:t xml:space="preserve"> </w:t>
        </w:r>
      </w:ins>
      <w:del w:id="1632" w:author="DELL" w:date="2022-05-03T11:08:00Z">
        <w:r w:rsidRPr="00BC581F" w:rsidDel="00854350">
          <w:rPr>
            <w:rFonts w:ascii="Times New Roman" w:hAnsi="Times New Roman" w:cs="Times New Roman"/>
            <w:color w:val="000000" w:themeColor="text1"/>
            <w:sz w:val="24"/>
            <w:szCs w:val="24"/>
          </w:rPr>
          <w:delText xml:space="preserve"> Wind speed, dew point, and </w:delText>
        </w:r>
      </w:del>
      <w:ins w:id="1633" w:author="DELL" w:date="2022-05-03T11:08:00Z">
        <w:r w:rsidR="00854350">
          <w:rPr>
            <w:rFonts w:ascii="Times New Roman" w:hAnsi="Times New Roman" w:cs="Times New Roman"/>
            <w:color w:val="000000" w:themeColor="text1"/>
            <w:sz w:val="24"/>
            <w:szCs w:val="24"/>
          </w:rPr>
          <w:t>R</w:t>
        </w:r>
      </w:ins>
      <w:del w:id="1634" w:author="DELL" w:date="2022-05-03T11:08:00Z">
        <w:r w:rsidRPr="00BC581F" w:rsidDel="00854350">
          <w:rPr>
            <w:rFonts w:ascii="Times New Roman" w:hAnsi="Times New Roman" w:cs="Times New Roman"/>
            <w:color w:val="000000" w:themeColor="text1"/>
            <w:sz w:val="24"/>
            <w:szCs w:val="24"/>
          </w:rPr>
          <w:delText>r</w:delText>
        </w:r>
      </w:del>
      <w:r w:rsidRPr="00BC581F">
        <w:rPr>
          <w:rFonts w:ascii="Times New Roman" w:hAnsi="Times New Roman" w:cs="Times New Roman"/>
          <w:color w:val="000000" w:themeColor="text1"/>
          <w:sz w:val="24"/>
          <w:szCs w:val="24"/>
        </w:rPr>
        <w:t xml:space="preserve">ainfall </w:t>
      </w:r>
      <w:r w:rsidR="00C81011" w:rsidRPr="00BC581F">
        <w:rPr>
          <w:rFonts w:ascii="Times New Roman" w:hAnsi="Times New Roman" w:cs="Times New Roman"/>
          <w:color w:val="000000" w:themeColor="text1"/>
          <w:sz w:val="24"/>
          <w:szCs w:val="24"/>
        </w:rPr>
        <w:t>showed</w:t>
      </w:r>
      <w:r w:rsidR="00E72D5F" w:rsidRPr="00BC581F">
        <w:rPr>
          <w:rFonts w:ascii="Times New Roman" w:hAnsi="Times New Roman" w:cs="Times New Roman"/>
          <w:color w:val="000000" w:themeColor="text1"/>
          <w:sz w:val="24"/>
          <w:szCs w:val="24"/>
        </w:rPr>
        <w:t xml:space="preserve"> a</w:t>
      </w:r>
      <w:r w:rsidRPr="00BC581F">
        <w:rPr>
          <w:rFonts w:ascii="Times New Roman" w:hAnsi="Times New Roman" w:cs="Times New Roman"/>
          <w:color w:val="000000" w:themeColor="text1"/>
          <w:sz w:val="24"/>
          <w:szCs w:val="24"/>
        </w:rPr>
        <w:t xml:space="preserve"> </w:t>
      </w:r>
      <w:ins w:id="1635" w:author="DELL" w:date="2022-05-03T11:08:00Z">
        <w:r w:rsidR="00854350">
          <w:rPr>
            <w:rFonts w:ascii="Times New Roman" w:hAnsi="Times New Roman" w:cs="Times New Roman"/>
            <w:color w:val="000000" w:themeColor="text1"/>
            <w:sz w:val="24"/>
            <w:szCs w:val="24"/>
          </w:rPr>
          <w:t>positive</w:t>
        </w:r>
      </w:ins>
      <w:del w:id="1636" w:author="DELL" w:date="2022-05-03T11:08:00Z">
        <w:r w:rsidRPr="00BC581F" w:rsidDel="00854350">
          <w:rPr>
            <w:rFonts w:ascii="Times New Roman" w:hAnsi="Times New Roman" w:cs="Times New Roman"/>
            <w:color w:val="000000" w:themeColor="text1"/>
            <w:sz w:val="24"/>
            <w:szCs w:val="24"/>
          </w:rPr>
          <w:delText>negative</w:delText>
        </w:r>
      </w:del>
      <w:r w:rsidRPr="00BC581F">
        <w:rPr>
          <w:rFonts w:ascii="Times New Roman" w:hAnsi="Times New Roman" w:cs="Times New Roman"/>
          <w:color w:val="000000" w:themeColor="text1"/>
          <w:sz w:val="24"/>
          <w:szCs w:val="24"/>
        </w:rPr>
        <w:t xml:space="preserve"> relationship </w:t>
      </w:r>
      <w:r w:rsidR="00E72D5F" w:rsidRPr="00BC581F">
        <w:rPr>
          <w:rFonts w:ascii="Times New Roman" w:hAnsi="Times New Roman" w:cs="Times New Roman"/>
          <w:color w:val="000000" w:themeColor="text1"/>
          <w:sz w:val="24"/>
          <w:szCs w:val="24"/>
        </w:rPr>
        <w:t>with</w:t>
      </w:r>
      <w:ins w:id="1637" w:author="DELL" w:date="2022-05-03T11:08:00Z">
        <w:r w:rsidR="00854350">
          <w:rPr>
            <w:rFonts w:ascii="Times New Roman" w:hAnsi="Times New Roman" w:cs="Times New Roman"/>
            <w:color w:val="000000" w:themeColor="text1"/>
            <w:sz w:val="24"/>
            <w:szCs w:val="24"/>
          </w:rPr>
          <w:t xml:space="preserve"> both COVID-19 cases and deaths.</w:t>
        </w:r>
      </w:ins>
      <w:del w:id="1638" w:author="DELL" w:date="2022-05-03T11:08:00Z">
        <w:r w:rsidR="00E72D5F" w:rsidRPr="00BC581F" w:rsidDel="00854350">
          <w:rPr>
            <w:rFonts w:ascii="Times New Roman" w:hAnsi="Times New Roman" w:cs="Times New Roman"/>
            <w:color w:val="000000" w:themeColor="text1"/>
            <w:sz w:val="24"/>
            <w:szCs w:val="24"/>
          </w:rPr>
          <w:delText xml:space="preserve"> rCFR</w:delText>
        </w:r>
        <w:r w:rsidR="00C81011" w:rsidRPr="00BC581F" w:rsidDel="00854350">
          <w:rPr>
            <w:rFonts w:ascii="Times New Roman" w:hAnsi="Times New Roman" w:cs="Times New Roman"/>
            <w:color w:val="000000" w:themeColor="text1"/>
            <w:sz w:val="24"/>
            <w:szCs w:val="24"/>
          </w:rPr>
          <w:delText xml:space="preserve"> </w:delText>
        </w:r>
        <w:r w:rsidRPr="00BC581F" w:rsidDel="00854350">
          <w:rPr>
            <w:rFonts w:ascii="Times New Roman" w:hAnsi="Times New Roman" w:cs="Times New Roman"/>
            <w:color w:val="000000" w:themeColor="text1"/>
            <w:sz w:val="24"/>
            <w:szCs w:val="24"/>
          </w:rPr>
          <w:delText xml:space="preserve">after </w:delText>
        </w:r>
        <w:r w:rsidR="00C81011" w:rsidRPr="00BC581F" w:rsidDel="00854350">
          <w:rPr>
            <w:rFonts w:ascii="Times New Roman" w:hAnsi="Times New Roman" w:cs="Times New Roman"/>
            <w:color w:val="000000" w:themeColor="text1"/>
            <w:sz w:val="24"/>
            <w:szCs w:val="24"/>
          </w:rPr>
          <w:delText xml:space="preserve">July, 2020 </w:delText>
        </w:r>
        <w:r w:rsidRPr="00BC581F" w:rsidDel="00854350">
          <w:rPr>
            <w:rFonts w:ascii="Times New Roman" w:hAnsi="Times New Roman" w:cs="Times New Roman"/>
            <w:color w:val="000000" w:themeColor="text1"/>
            <w:sz w:val="24"/>
            <w:szCs w:val="24"/>
          </w:rPr>
          <w:delText>(post-peak cases period).</w:delText>
        </w:r>
      </w:del>
    </w:p>
    <w:p w:rsidR="00721D86" w:rsidRPr="00BC581F" w:rsidRDefault="00721D86" w:rsidP="00016BD9">
      <w:pPr>
        <w:spacing w:after="0" w:line="360" w:lineRule="auto"/>
        <w:jc w:val="both"/>
        <w:rPr>
          <w:rFonts w:ascii="Times New Roman" w:hAnsi="Times New Roman" w:cs="Times New Roman"/>
          <w:color w:val="000000" w:themeColor="text1"/>
          <w:sz w:val="24"/>
          <w:szCs w:val="24"/>
        </w:rPr>
      </w:pPr>
    </w:p>
    <w:p w:rsidR="00721D86" w:rsidRPr="00BC581F" w:rsidRDefault="00C81011" w:rsidP="00016BD9">
      <w:pPr>
        <w:spacing w:after="0" w:line="360" w:lineRule="auto"/>
        <w:jc w:val="both"/>
        <w:rPr>
          <w:rFonts w:ascii="Times New Roman" w:hAnsi="Times New Roman" w:cs="Times New Roman"/>
          <w:color w:val="000000" w:themeColor="text1"/>
          <w:sz w:val="24"/>
          <w:szCs w:val="24"/>
        </w:rPr>
      </w:pPr>
      <w:r w:rsidRPr="00BC581F">
        <w:rPr>
          <w:rFonts w:ascii="Times New Roman" w:hAnsi="Times New Roman" w:cs="Times New Roman"/>
          <w:color w:val="000000" w:themeColor="text1"/>
          <w:sz w:val="24"/>
          <w:szCs w:val="24"/>
        </w:rPr>
        <w:t xml:space="preserve">Researchers from different parts of the world have conducted various researches to know whether metrological variables correlate with the spreading of COVID-19 infections, and some recent findings are found there is a relationship between COVID-19 infection with metrological parameters (Biktasheva 2020; Ma et al. 2020; Menebo 2020; Qi et al. 2020). </w:t>
      </w:r>
      <w:r w:rsidR="00721D86" w:rsidRPr="00BC581F">
        <w:rPr>
          <w:rFonts w:ascii="Times New Roman" w:hAnsi="Times New Roman" w:cs="Times New Roman"/>
          <w:color w:val="000000" w:themeColor="text1"/>
          <w:sz w:val="24"/>
          <w:szCs w:val="24"/>
        </w:rPr>
        <w:t xml:space="preserve">Temperature, humidity, rainfall, wind speed, and dew point all </w:t>
      </w:r>
      <w:r w:rsidRPr="00BC581F">
        <w:rPr>
          <w:rFonts w:ascii="Times New Roman" w:hAnsi="Times New Roman" w:cs="Times New Roman"/>
          <w:color w:val="000000" w:themeColor="text1"/>
          <w:sz w:val="24"/>
          <w:szCs w:val="24"/>
        </w:rPr>
        <w:t>played</w:t>
      </w:r>
      <w:r w:rsidR="00721D86" w:rsidRPr="00BC581F">
        <w:rPr>
          <w:rFonts w:ascii="Times New Roman" w:hAnsi="Times New Roman" w:cs="Times New Roman"/>
          <w:color w:val="000000" w:themeColor="text1"/>
          <w:sz w:val="24"/>
          <w:szCs w:val="24"/>
        </w:rPr>
        <w:t xml:space="preserve"> an </w:t>
      </w:r>
      <w:r w:rsidRPr="00BC581F">
        <w:rPr>
          <w:rFonts w:ascii="Times New Roman" w:hAnsi="Times New Roman" w:cs="Times New Roman"/>
          <w:color w:val="000000" w:themeColor="text1"/>
          <w:sz w:val="24"/>
          <w:szCs w:val="24"/>
        </w:rPr>
        <w:t>important role</w:t>
      </w:r>
      <w:r w:rsidR="00721D86" w:rsidRPr="00BC581F">
        <w:rPr>
          <w:rFonts w:ascii="Times New Roman" w:hAnsi="Times New Roman" w:cs="Times New Roman"/>
          <w:color w:val="000000" w:themeColor="text1"/>
          <w:sz w:val="24"/>
          <w:szCs w:val="24"/>
        </w:rPr>
        <w:t xml:space="preserve"> on morbidity, mortality, and case-fatality rates were investigated. </w:t>
      </w:r>
      <w:r w:rsidR="00031675" w:rsidRPr="00BC581F">
        <w:rPr>
          <w:rFonts w:ascii="Times New Roman" w:hAnsi="Times New Roman" w:cs="Times New Roman"/>
          <w:color w:val="000000" w:themeColor="text1"/>
          <w:sz w:val="24"/>
          <w:szCs w:val="24"/>
        </w:rPr>
        <w:t>Moreover, some p</w:t>
      </w:r>
      <w:r w:rsidR="00721D86" w:rsidRPr="00BC581F">
        <w:rPr>
          <w:rFonts w:ascii="Times New Roman" w:hAnsi="Times New Roman" w:cs="Times New Roman"/>
          <w:color w:val="000000" w:themeColor="text1"/>
          <w:sz w:val="24"/>
          <w:szCs w:val="24"/>
        </w:rPr>
        <w:t xml:space="preserve">revious </w:t>
      </w:r>
      <w:r w:rsidR="00031675" w:rsidRPr="00BC581F">
        <w:rPr>
          <w:rFonts w:ascii="Times New Roman" w:hAnsi="Times New Roman" w:cs="Times New Roman"/>
          <w:color w:val="000000" w:themeColor="text1"/>
          <w:sz w:val="24"/>
          <w:szCs w:val="24"/>
        </w:rPr>
        <w:t>studies</w:t>
      </w:r>
      <w:r w:rsidR="00721D86" w:rsidRPr="00BC581F">
        <w:rPr>
          <w:rFonts w:ascii="Times New Roman" w:hAnsi="Times New Roman" w:cs="Times New Roman"/>
          <w:color w:val="000000" w:themeColor="text1"/>
          <w:sz w:val="24"/>
          <w:szCs w:val="24"/>
        </w:rPr>
        <w:t xml:space="preserve"> has looked at the relationship between viral diseases and weather conditions, as well as the relationship between non-infectious diseases</w:t>
      </w:r>
      <w:r w:rsidR="001463A7" w:rsidRPr="00BC581F">
        <w:rPr>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{"citationItems":[{"id":"ITEM-1","itemData":{"DOI":"10.3390/ejihpe11020027","abstract":"Citation: Rahman, K.; Vandoni, M.; Cheval, B.; Asaduzzaman, M.; Hasan, M.N.; Rahman, S. Abstract: The overlay of the COVID-19 pandemic on the pandemic of physical inactivity has become a great concern. Both types of pandemics can decrease the health protection capacity and consequently increase complexity in human lives. This cross-sectional study intended to examine changes in physical activity and sedentary behaviors during the COVID-19 pandemic among university students in a second-tier city of Bangladesh. Two hundred and nine students responded to an online questionnaire administered via Google Survey. In addition to descriptive statistics, parametric and non-parametric tests for comparing means, medians and distributions were used to assess differences in activity traits before and during the COVID-19 pandemic. Results show that the occurrence of COVID-19 has significantly reduced the practice of walking and physical activities among the students. They are commonly motivated by introjected regulation. Father's occupation and the type of family of a student have significant influences on the total physical activity in either situation. Bangladeshi university students have, particularly, been perceived as not generally used to vigorous physical activities. They are inactive compared to students from other countries. Thus, the public health policymakers and the corresponding authority should inspire the students to be more physically active by implementing different strategies such as increasing bicycling and walking facilities on the campus.","author":[{"dropping-particle":"","family":"Rahman","given":"Khalidur","non-dropping-particle":"","parse-names":false,"suffix":""},{"dropping-particle":"","family":"Vandoni","given":"Matteo","non-dropping-particle":"","parse-names":false,"suffix":""},{"dropping-particle":"","family":"Cheval","given":"Boris","non-dropping-particle":"","parse-names":false,"suffix":""},{"dropping-particle":"","family":"Asaduzzaman","given":"Md","non-dropping-particle":"","parse-names":false,"suffix":""},{"dropping-particle":"","family":"Hasan","given":"Mohammad Nayeem","non-dropping-particle":"","parse-names":false,"suffix":""},{"dropping-particle":"","family":"Rahman","given":"Sabbir Tahmidur","non-dropping-particle":"","parse-names":false,"suffix":""},{"dropping-particle":"","family":"Adsuar","given":"Carmelo","non-dropping-particle":"","parse-names":false,"suffix":""},{"dropping-particle":"","family":"Carmen Pérez-Fuentes","given":"María","non-dropping-particle":"Del","parse-names":false,"suffix":""}],"container-title":"European Journal of Investigation in Health, Psychology and Education 2021, Vol. 11, Pages 358-371","id":"ITEM-1","issue":"2","issued":{"date-parts":[["2021","4"]]},"page":"358-371","publisher":"Multidisciplinary Digital Publishing Institute","title":"Exploring Two Pandemics in Academic Arena: Physical Activity and Sedentary Behaviors Profile of University Students in Bangladesh","type":"article-journal","volume":"11"},"uris":["http://www.mendeley.com/documents/?uuid=122113a6-a6a9-337b-9e34-b48409d8bc46","http://www.mendeley.com/documents/?uuid=c37aa2c7-4f9a-4296-bbda-cf47393ed4cf","http://www.mendeley.com/documents/?uuid=1da8b893-c934-480d-b5f3-b65874fe091f"]}],"mendeley":{"formattedCitation":"(55)","plainTextFormattedCitation":"(55)","previouslyFormattedCitation":"(57)"},"properties":{"noteIndex":0},"schema":"https://github.com/citation-style-language/schema/raw/master/csl-citation.json"}</w:instrText>
      </w:r>
      <w:r w:rsidR="001463A7" w:rsidRPr="00BC581F">
        <w:rPr>
          <w:rFonts w:ascii="Times New Roman" w:hAnsi="Times New Roman" w:cs="Times New Roman"/>
          <w:color w:val="000000" w:themeColor="text1"/>
          <w:sz w:val="24"/>
          <w:szCs w:val="24"/>
        </w:rPr>
        <w:fldChar w:fldCharType="separate"/>
      </w:r>
      <w:r w:rsidR="00100CBD" w:rsidRPr="00BC581F">
        <w:rPr>
          <w:rFonts w:ascii="Times New Roman" w:hAnsi="Times New Roman" w:cs="Times New Roman"/>
          <w:noProof/>
          <w:color w:val="000000" w:themeColor="text1"/>
          <w:sz w:val="24"/>
          <w:szCs w:val="24"/>
        </w:rPr>
        <w:t>(55)</w:t>
      </w:r>
      <w:r w:rsidR="001463A7" w:rsidRPr="00BC581F">
        <w:rPr>
          <w:rFonts w:ascii="Times New Roman" w:hAnsi="Times New Roman" w:cs="Times New Roman"/>
          <w:color w:val="000000" w:themeColor="text1"/>
          <w:sz w:val="24"/>
          <w:szCs w:val="24"/>
        </w:rPr>
        <w:fldChar w:fldCharType="end"/>
      </w:r>
      <w:r w:rsidR="00721D86" w:rsidRPr="00BC581F">
        <w:rPr>
          <w:rFonts w:ascii="Times New Roman" w:hAnsi="Times New Roman" w:cs="Times New Roman"/>
          <w:color w:val="000000" w:themeColor="text1"/>
          <w:sz w:val="24"/>
          <w:szCs w:val="24"/>
        </w:rPr>
        <w:t xml:space="preserve">. Murphy et al. (2004) </w:t>
      </w:r>
      <w:r w:rsidR="00031675" w:rsidRPr="00BC581F">
        <w:rPr>
          <w:rFonts w:ascii="Times New Roman" w:hAnsi="Times New Roman" w:cs="Times New Roman"/>
          <w:color w:val="000000" w:themeColor="text1"/>
          <w:sz w:val="24"/>
          <w:szCs w:val="24"/>
        </w:rPr>
        <w:t>observed</w:t>
      </w:r>
      <w:r w:rsidR="00721D86" w:rsidRPr="00BC581F">
        <w:rPr>
          <w:rFonts w:ascii="Times New Roman" w:hAnsi="Times New Roman" w:cs="Times New Roman"/>
          <w:color w:val="000000" w:themeColor="text1"/>
          <w:sz w:val="24"/>
          <w:szCs w:val="24"/>
        </w:rPr>
        <w:t xml:space="preserve"> </w:t>
      </w:r>
      <w:r w:rsidR="00725B4B" w:rsidRPr="00BC581F">
        <w:rPr>
          <w:rFonts w:ascii="Times New Roman" w:hAnsi="Times New Roman" w:cs="Times New Roman"/>
          <w:color w:val="000000" w:themeColor="text1"/>
          <w:sz w:val="24"/>
          <w:szCs w:val="24"/>
        </w:rPr>
        <w:t>in a</w:t>
      </w:r>
      <w:r w:rsidR="00725B4B">
        <w:rPr>
          <w:rFonts w:ascii="Times New Roman" w:hAnsi="Times New Roman" w:cs="Times New Roman"/>
          <w:color w:val="000000" w:themeColor="text1"/>
          <w:sz w:val="24"/>
          <w:szCs w:val="24"/>
        </w:rPr>
        <w:t xml:space="preserve"> research</w:t>
      </w:r>
      <w:r w:rsidR="00725B4B" w:rsidRPr="00BC581F">
        <w:rPr>
          <w:rFonts w:ascii="Times New Roman" w:hAnsi="Times New Roman" w:cs="Times New Roman"/>
          <w:color w:val="000000" w:themeColor="text1"/>
          <w:sz w:val="24"/>
          <w:szCs w:val="24"/>
        </w:rPr>
        <w:t xml:space="preserve"> </w:t>
      </w:r>
      <w:r w:rsidR="00725B4B">
        <w:rPr>
          <w:rFonts w:ascii="Times New Roman" w:hAnsi="Times New Roman" w:cs="Times New Roman"/>
          <w:color w:val="000000" w:themeColor="text1"/>
          <w:sz w:val="24"/>
          <w:szCs w:val="24"/>
        </w:rPr>
        <w:t>that</w:t>
      </w:r>
      <w:r w:rsidR="00721D86" w:rsidRPr="00BC581F">
        <w:rPr>
          <w:rFonts w:ascii="Times New Roman" w:hAnsi="Times New Roman" w:cs="Times New Roman"/>
          <w:color w:val="000000" w:themeColor="text1"/>
          <w:sz w:val="24"/>
          <w:szCs w:val="24"/>
        </w:rPr>
        <w:t xml:space="preserve"> seasonal variation </w:t>
      </w:r>
      <w:r w:rsidR="00725B4B">
        <w:rPr>
          <w:rFonts w:ascii="Times New Roman" w:hAnsi="Times New Roman" w:cs="Times New Roman"/>
          <w:color w:val="000000" w:themeColor="text1"/>
          <w:sz w:val="24"/>
          <w:szCs w:val="24"/>
        </w:rPr>
        <w:t xml:space="preserve">related with </w:t>
      </w:r>
      <w:r w:rsidR="00721D86" w:rsidRPr="00BC581F">
        <w:rPr>
          <w:rFonts w:ascii="Times New Roman" w:hAnsi="Times New Roman" w:cs="Times New Roman"/>
          <w:color w:val="000000" w:themeColor="text1"/>
          <w:sz w:val="24"/>
          <w:szCs w:val="24"/>
        </w:rPr>
        <w:t>hospit</w:t>
      </w:r>
      <w:r w:rsidR="00725B4B">
        <w:rPr>
          <w:rFonts w:ascii="Times New Roman" w:hAnsi="Times New Roman" w:cs="Times New Roman"/>
          <w:color w:val="000000" w:themeColor="text1"/>
          <w:sz w:val="24"/>
          <w:szCs w:val="24"/>
        </w:rPr>
        <w:t>alization of patients</w:t>
      </w:r>
      <w:r w:rsidR="00721D86" w:rsidRPr="00BC581F">
        <w:rPr>
          <w:rFonts w:ascii="Times New Roman" w:hAnsi="Times New Roman" w:cs="Times New Roman"/>
          <w:color w:val="000000" w:themeColor="text1"/>
          <w:sz w:val="24"/>
          <w:szCs w:val="24"/>
        </w:rPr>
        <w:t xml:space="preserve"> and mortality </w:t>
      </w:r>
      <w:r w:rsidR="001463A7" w:rsidRPr="00BC581F">
        <w:rPr>
          <w:rStyle w:val="FootnoteReference"/>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{"citationItems":[{"id":"ITEM-1","itemData":{"DOI":"10.1016/j.ijcard.2004.03.041","ISSN":"01675273","author":[{"dropping-particle":"","family":"Murphy","given":"Niamh F.","non-dropping-particle":"","parse-names":false,"suffix":""},{"dropping-particle":"","family":"Stewart","given":"Simon","non-dropping-particle":"","parse-names":false,"suffix":""},{"dropping-particle":"","family":"MacIntyre","given":"Kate","non-dropping-particle":"","parse-names":false,"suffix":""},{"dropping-particle":"","family":"Capewell","given":"Simon","non-dropping-particle":"","parse-names":false,"suffix":""},{"dropping-particle":"","family":"McMurray","given":"John J.V.","non-dropping-particle":"","parse-names":false,"suffix":""}],"container-title":"International Journal of Cardiology","id":"ITEM-1","issue":"2","issued":{"date-parts":[["2004","11"]]},"page":"283-288","title":"Seasonal variation in morbidity and mortality related to atrial fibrillation","type":"article-journal","volume":"97"},"uris":["http://www.mendeley.com/documents/?uuid=a6033756-ce21-4049-969b-53a17d7e950f","http://www.mendeley.com/documents/?uuid=40d9e00f-c41e-4e1f-bd60-b0b921c688a0","http://www.mendeley.com/documents/?uuid=76095f50-ec39-4b4b-bb7e-be17a25b81cf"]}],"mendeley":{"formattedCitation":"(56)","plainTextFormattedCitation":"(56)","previouslyFormattedCitation":"(58)"},"properties":{"noteIndex":0},"schema":"https://github.com/citation-style-language/schema/raw/master/csl-citation.json"}</w:instrText>
      </w:r>
      <w:r w:rsidR="001463A7" w:rsidRPr="00BC581F">
        <w:rPr>
          <w:rStyle w:val="FootnoteReference"/>
          <w:rFonts w:ascii="Times New Roman" w:hAnsi="Times New Roman" w:cs="Times New Roman"/>
          <w:color w:val="000000" w:themeColor="text1"/>
          <w:sz w:val="24"/>
          <w:szCs w:val="24"/>
        </w:rPr>
        <w:fldChar w:fldCharType="separate"/>
      </w:r>
      <w:r w:rsidR="00100CBD" w:rsidRPr="00BC581F">
        <w:rPr>
          <w:rFonts w:ascii="Times New Roman" w:hAnsi="Times New Roman" w:cs="Times New Roman"/>
          <w:bCs/>
          <w:noProof/>
          <w:color w:val="000000" w:themeColor="text1"/>
          <w:sz w:val="24"/>
          <w:szCs w:val="24"/>
          <w:lang w:val="en-US"/>
        </w:rPr>
        <w:t>(56)</w:t>
      </w:r>
      <w:r w:rsidR="001463A7" w:rsidRPr="00BC581F">
        <w:rPr>
          <w:rStyle w:val="FootnoteReference"/>
          <w:rFonts w:ascii="Times New Roman" w:hAnsi="Times New Roman" w:cs="Times New Roman"/>
          <w:color w:val="000000" w:themeColor="text1"/>
          <w:sz w:val="24"/>
          <w:szCs w:val="24"/>
        </w:rPr>
        <w:fldChar w:fldCharType="end"/>
      </w:r>
      <w:r w:rsidR="00721D86" w:rsidRPr="00BC581F">
        <w:rPr>
          <w:rFonts w:ascii="Times New Roman" w:hAnsi="Times New Roman" w:cs="Times New Roman"/>
          <w:color w:val="000000" w:themeColor="text1"/>
          <w:sz w:val="24"/>
          <w:szCs w:val="24"/>
        </w:rPr>
        <w:t xml:space="preserve">. Research on the relationship between meteorological characteristics and infectious illnesses (such as avian influenza A/H5N1, SARS-CoV, and MERS-CoV) </w:t>
      </w:r>
      <w:r w:rsidR="00031675" w:rsidRPr="00BC581F">
        <w:rPr>
          <w:rFonts w:ascii="Times New Roman" w:hAnsi="Times New Roman" w:cs="Times New Roman"/>
          <w:color w:val="000000" w:themeColor="text1"/>
          <w:sz w:val="24"/>
          <w:szCs w:val="24"/>
        </w:rPr>
        <w:t>was</w:t>
      </w:r>
      <w:r w:rsidRPr="00BC581F">
        <w:rPr>
          <w:rFonts w:ascii="Times New Roman" w:hAnsi="Times New Roman" w:cs="Times New Roman"/>
          <w:color w:val="000000" w:themeColor="text1"/>
          <w:sz w:val="24"/>
          <w:szCs w:val="24"/>
        </w:rPr>
        <w:t xml:space="preserve"> also conducted to</w:t>
      </w:r>
      <w:r w:rsidR="00721D86" w:rsidRPr="00BC581F">
        <w:rPr>
          <w:rFonts w:ascii="Times New Roman" w:hAnsi="Times New Roman" w:cs="Times New Roman"/>
          <w:color w:val="000000" w:themeColor="text1"/>
          <w:sz w:val="24"/>
          <w:szCs w:val="24"/>
        </w:rPr>
        <w:t xml:space="preserve"> determine the impact of weather conditions on the transmission of previous epidemics/pandemics.</w:t>
      </w:r>
    </w:p>
    <w:p w:rsidR="00C81011" w:rsidRPr="00BC581F" w:rsidRDefault="00C81011" w:rsidP="00016BD9">
      <w:pPr>
        <w:spacing w:after="0" w:line="360" w:lineRule="auto"/>
        <w:jc w:val="both"/>
        <w:rPr>
          <w:rFonts w:ascii="Times New Roman" w:hAnsi="Times New Roman" w:cs="Times New Roman"/>
          <w:color w:val="000000" w:themeColor="text1"/>
          <w:sz w:val="24"/>
          <w:szCs w:val="24"/>
        </w:rPr>
      </w:pPr>
      <w:r w:rsidRPr="00BC581F">
        <w:rPr>
          <w:rFonts w:ascii="Times New Roman" w:hAnsi="Times New Roman" w:cs="Times New Roman"/>
          <w:color w:val="000000" w:themeColor="text1"/>
          <w:sz w:val="24"/>
          <w:szCs w:val="24"/>
        </w:rPr>
        <w:t>In the previous study by Ahmadi et al. (2020) explained the correlation of metrological parameters (e.g., temperature, humidity, wind speed) to the COVID-19 pandemic in Iran based on February 19 to March 22, 2020 data and observed temperature and precipitation have a positive link, but wind speed, solar radiation, and humidity have a negative effect with infected cases. Another study conducted by Shi et al. (2020) claimed that meteorological parameters correlated with the transmission of SARS-CoV-2 infection in China. Suhaimi et al. (2020) found in Kuala Lumpur, Malaysia that, meteorological variables correlate with daily cases of COVID-19. Other study results also claimed a correlation between daily COVID-19 cases and meteorological variables (</w:t>
      </w:r>
      <w:r w:rsidR="0092330B" w:rsidRPr="00BC581F">
        <w:rPr>
          <w:rFonts w:ascii="Times New Roman" w:hAnsi="Times New Roman" w:cs="Times New Roman"/>
          <w:noProof/>
          <w:sz w:val="24"/>
          <w:szCs w:val="24"/>
        </w:rPr>
        <w:t>6</w:t>
      </w:r>
      <w:r w:rsidR="0092330B">
        <w:rPr>
          <w:rFonts w:ascii="Times New Roman" w:hAnsi="Times New Roman" w:cs="Times New Roman"/>
          <w:noProof/>
          <w:sz w:val="24"/>
          <w:szCs w:val="24"/>
        </w:rPr>
        <w:t>, 8</w:t>
      </w:r>
      <w:r w:rsidRPr="00BC581F">
        <w:rPr>
          <w:rFonts w:ascii="Times New Roman" w:hAnsi="Times New Roman" w:cs="Times New Roman"/>
          <w:color w:val="000000" w:themeColor="text1"/>
          <w:sz w:val="24"/>
          <w:szCs w:val="24"/>
        </w:rPr>
        <w:t xml:space="preserve">). In New York City the analysis UK dataset collected from March 1, 2020, to April 12, 2020, explained the effects of metrological parameters like precipitation, temperature, </w:t>
      </w:r>
      <w:r w:rsidR="0092330B" w:rsidRPr="00BC581F">
        <w:rPr>
          <w:rFonts w:ascii="Times New Roman" w:hAnsi="Times New Roman" w:cs="Times New Roman"/>
          <w:color w:val="000000" w:themeColor="text1"/>
          <w:sz w:val="24"/>
          <w:szCs w:val="24"/>
        </w:rPr>
        <w:t>humidity, and</w:t>
      </w:r>
      <w:r w:rsidRPr="00BC581F">
        <w:rPr>
          <w:rFonts w:ascii="Times New Roman" w:hAnsi="Times New Roman" w:cs="Times New Roman"/>
          <w:color w:val="000000" w:themeColor="text1"/>
          <w:sz w:val="24"/>
          <w:szCs w:val="24"/>
        </w:rPr>
        <w:t xml:space="preserve"> wind speed on COVID-19 cases </w:t>
      </w:r>
      <w:r w:rsidRPr="0092330B">
        <w:rPr>
          <w:rFonts w:ascii="Times New Roman" w:hAnsi="Times New Roman" w:cs="Times New Roman"/>
          <w:color w:val="000000" w:themeColor="text1"/>
          <w:sz w:val="24"/>
          <w:szCs w:val="24"/>
        </w:rPr>
        <w:t>(</w:t>
      </w:r>
      <w:r w:rsidR="0092330B" w:rsidRPr="0092330B">
        <w:rPr>
          <w:rFonts w:ascii="Times New Roman" w:hAnsi="Times New Roman" w:cs="Times New Roman"/>
          <w:color w:val="000000" w:themeColor="text1"/>
          <w:sz w:val="24"/>
          <w:szCs w:val="24"/>
        </w:rPr>
        <w:t>6</w:t>
      </w:r>
      <w:r w:rsidRPr="0092330B">
        <w:rPr>
          <w:rFonts w:ascii="Times New Roman" w:hAnsi="Times New Roman" w:cs="Times New Roman"/>
          <w:color w:val="000000" w:themeColor="text1"/>
          <w:sz w:val="24"/>
          <w:szCs w:val="24"/>
        </w:rPr>
        <w:t>)</w:t>
      </w:r>
      <w:r w:rsidRPr="00BC581F">
        <w:rPr>
          <w:rFonts w:ascii="Times New Roman" w:hAnsi="Times New Roman" w:cs="Times New Roman"/>
          <w:color w:val="000000" w:themeColor="text1"/>
          <w:sz w:val="24"/>
          <w:szCs w:val="24"/>
        </w:rPr>
        <w:t xml:space="preserve">. In addition, Ma et al. (2020) show how meteorological parameters play important roles in infectious diseases. On the </w:t>
      </w:r>
      <w:r w:rsidRPr="00BC581F">
        <w:rPr>
          <w:rFonts w:ascii="Times New Roman" w:hAnsi="Times New Roman" w:cs="Times New Roman"/>
          <w:color w:val="000000" w:themeColor="text1"/>
          <w:sz w:val="24"/>
          <w:szCs w:val="24"/>
        </w:rPr>
        <w:lastRenderedPageBreak/>
        <w:t>contrary, Biktasheva (2020) explained that humidity shows a negative association with COVID-19 cases in German. Furthermore, Menebo (2020) noted that temperature and wind speed have a positive association with daily COVID-19 cases, though rainfall showed a negative connection in Norway. In Jakarta, Indonesia Tosepu et al. (2020) found that the precipitation, temperature, and humidity show a positive correlation with the COVID-19 cases. Maximum previous studies found the association of metrological factors with COVID-19 cases.</w:t>
      </w:r>
    </w:p>
    <w:p w:rsidR="00721D86" w:rsidRPr="00BC581F" w:rsidRDefault="00721D86" w:rsidP="00016BD9">
      <w:pPr>
        <w:spacing w:after="0" w:line="360" w:lineRule="auto"/>
        <w:jc w:val="both"/>
        <w:rPr>
          <w:rFonts w:ascii="Times New Roman" w:hAnsi="Times New Roman" w:cs="Times New Roman"/>
          <w:color w:val="000000" w:themeColor="text1"/>
          <w:sz w:val="24"/>
          <w:szCs w:val="24"/>
        </w:rPr>
      </w:pPr>
      <w:r w:rsidRPr="00BC581F">
        <w:rPr>
          <w:rFonts w:ascii="Times New Roman" w:hAnsi="Times New Roman" w:cs="Times New Roman"/>
          <w:color w:val="000000" w:themeColor="text1"/>
          <w:sz w:val="24"/>
          <w:szCs w:val="24"/>
        </w:rPr>
        <w:t>The findings of our current investigation</w:t>
      </w:r>
      <w:r w:rsidR="00704F3F" w:rsidRPr="00BC581F">
        <w:rPr>
          <w:rFonts w:ascii="Times New Roman" w:hAnsi="Times New Roman" w:cs="Times New Roman"/>
          <w:color w:val="000000" w:themeColor="text1"/>
          <w:sz w:val="24"/>
          <w:szCs w:val="24"/>
        </w:rPr>
        <w:t xml:space="preserve"> showed that</w:t>
      </w:r>
      <w:r w:rsidRPr="00BC581F">
        <w:rPr>
          <w:rFonts w:ascii="Times New Roman" w:hAnsi="Times New Roman" w:cs="Times New Roman"/>
          <w:color w:val="000000" w:themeColor="text1"/>
          <w:sz w:val="24"/>
          <w:szCs w:val="24"/>
        </w:rPr>
        <w:t xml:space="preserve">, </w:t>
      </w:r>
      <w:r w:rsidR="00704F3F" w:rsidRPr="00BC581F">
        <w:rPr>
          <w:rFonts w:ascii="Times New Roman" w:hAnsi="Times New Roman" w:cs="Times New Roman"/>
          <w:color w:val="000000" w:themeColor="text1"/>
          <w:sz w:val="24"/>
          <w:szCs w:val="24"/>
        </w:rPr>
        <w:t>the temperature</w:t>
      </w:r>
      <w:r w:rsidRPr="00BC581F">
        <w:rPr>
          <w:rFonts w:ascii="Times New Roman" w:hAnsi="Times New Roman" w:cs="Times New Roman"/>
          <w:color w:val="000000" w:themeColor="text1"/>
          <w:sz w:val="24"/>
          <w:szCs w:val="24"/>
        </w:rPr>
        <w:t xml:space="preserve"> has a detrimental influence on COVID-19 mortality, </w:t>
      </w:r>
      <w:r w:rsidR="00704F3F" w:rsidRPr="00BC581F">
        <w:rPr>
          <w:rFonts w:ascii="Times New Roman" w:hAnsi="Times New Roman" w:cs="Times New Roman"/>
          <w:color w:val="000000" w:themeColor="text1"/>
          <w:sz w:val="24"/>
          <w:szCs w:val="24"/>
        </w:rPr>
        <w:t xml:space="preserve">which </w:t>
      </w:r>
      <w:r w:rsidR="00C81011" w:rsidRPr="00BC581F">
        <w:rPr>
          <w:rFonts w:ascii="Times New Roman" w:hAnsi="Times New Roman" w:cs="Times New Roman"/>
          <w:color w:val="000000" w:themeColor="text1"/>
          <w:sz w:val="24"/>
          <w:szCs w:val="24"/>
        </w:rPr>
        <w:t>is consistent</w:t>
      </w:r>
      <w:r w:rsidRPr="00BC581F">
        <w:rPr>
          <w:rFonts w:ascii="Times New Roman" w:hAnsi="Times New Roman" w:cs="Times New Roman"/>
          <w:color w:val="000000" w:themeColor="text1"/>
          <w:sz w:val="24"/>
          <w:szCs w:val="24"/>
        </w:rPr>
        <w:t xml:space="preserve"> with past research and confirm</w:t>
      </w:r>
      <w:r w:rsidR="00704F3F" w:rsidRPr="00BC581F">
        <w:rPr>
          <w:rFonts w:ascii="Times New Roman" w:hAnsi="Times New Roman" w:cs="Times New Roman"/>
          <w:color w:val="000000" w:themeColor="text1"/>
          <w:sz w:val="24"/>
          <w:szCs w:val="24"/>
        </w:rPr>
        <w:t>s</w:t>
      </w:r>
      <w:r w:rsidRPr="00BC581F">
        <w:rPr>
          <w:rFonts w:ascii="Times New Roman" w:hAnsi="Times New Roman" w:cs="Times New Roman"/>
          <w:color w:val="000000" w:themeColor="text1"/>
          <w:sz w:val="24"/>
          <w:szCs w:val="24"/>
        </w:rPr>
        <w:t xml:space="preserve"> the conclusions of other investigations. Lin et al. (2006) found that the chance of an increased daily incidence of SARS-CoV (2003 pandemic) was 18 times higher on days with a lower air temperature than on days with a higher temperature (temperature greater than 24.6°C served as the reference standard) </w:t>
      </w:r>
      <w:r w:rsidR="001463A7" w:rsidRPr="00BC581F">
        <w:rPr>
          <w:rStyle w:val="FootnoteReference"/>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{"citationItems":[{"id":"ITEM-1","itemData":{"DOI":"10.1017/S0950268805005054","ISSN":"0950-2688","abstract":"The study sought to identify factors involved in the emergence, prevention and elimination of severe acute respiratory syndrome (SARS) in Hong Kong during 11 March to 22 May 2003. A structured multiphase regression analysis was used to estimate the potential effects of weather, time and interaction effect of hospital infection. In days with a lower air temperature during the epidemic, the risk of increased daily incidence of SARS was 18·18-fold (95% confidence interval 5·6–58·8) higher than in days with a higher temperature. The total daily new cases might naturally decrease by an average of 2·8 patients for every 10 days during the epidemic. The multiplicative effect of infected hospital staff with patients in an intensive care unit (ICU) and the proportion of SARS patients in ICUs might respectively increase the risk of a larger SARS epidemic in the community. The provision of protective gear in hospitals was also a very important factor for the prevention of SARS infection. SARS transmission appeared to be dependent on seasonal temperature changes and the multiplicative effect of hospital infection. SARS also appeared to retreat naturally over time.","author":[{"dropping-particle":"","family":"LIN","given":"KUN","non-dropping-particle":"","parse-names":false,"suffix":""},{"dropping-particle":"","family":"YEE-TAK FONG","given":"DANIEL","non-dropping-particle":"","parse-names":false,"suffix":""},{"dropping-particle":"","family":"ZHU","given":"BILIU","non-dropping-particle":"","parse-names":false,"suffix":""},{"dropping-particle":"","family":"KARLBERG","given":"JOHAN","non-dropping-particle":"","parse-names":false,"suffix":""}],"container-title":"Epidemiology and Infection","id":"ITEM-1","issue":"2","issued":{"date-parts":[["2006","4"]]},"page":"223-230","title":"Environmental factors on the SARS epidemic: air temperature, passage of time and multiplicative effect of hospital infection","type":"article-journal","volume":"134"},"uris":["http://www.mendeley.com/documents/?uuid=de65f3a9-593b-4007-a2da-824872b8d988","http://www.mendeley.com/documents/?uuid=888b1970-8f1c-4746-bd05-ea79a22a9ec0","http://www.mendeley.com/documents/?uuid=64afe216-5c57-4507-82b6-3cbc00758124"]}],"mendeley":{"formattedCitation":"(57)","plainTextFormattedCitation":"(57)","previouslyFormattedCitation":"(59)"},"properties":{"noteIndex":0},"schema":"https://github.com/citation-style-language/schema/raw/master/csl-citation.json"}</w:instrText>
      </w:r>
      <w:r w:rsidR="001463A7" w:rsidRPr="00BC581F">
        <w:rPr>
          <w:rStyle w:val="FootnoteReference"/>
          <w:rFonts w:ascii="Times New Roman" w:hAnsi="Times New Roman" w:cs="Times New Roman"/>
          <w:color w:val="000000" w:themeColor="text1"/>
          <w:sz w:val="24"/>
          <w:szCs w:val="24"/>
        </w:rPr>
        <w:fldChar w:fldCharType="separate"/>
      </w:r>
      <w:r w:rsidR="00100CBD" w:rsidRPr="00BC581F">
        <w:rPr>
          <w:rFonts w:ascii="Times New Roman" w:hAnsi="Times New Roman" w:cs="Times New Roman"/>
          <w:noProof/>
          <w:color w:val="000000" w:themeColor="text1"/>
          <w:sz w:val="24"/>
          <w:szCs w:val="24"/>
        </w:rPr>
        <w:t>(57)</w:t>
      </w:r>
      <w:r w:rsidR="001463A7" w:rsidRPr="00BC581F">
        <w:rPr>
          <w:rStyle w:val="FootnoteReference"/>
          <w:rFonts w:ascii="Times New Roman" w:hAnsi="Times New Roman" w:cs="Times New Roman"/>
          <w:color w:val="000000" w:themeColor="text1"/>
          <w:sz w:val="24"/>
          <w:szCs w:val="24"/>
        </w:rPr>
        <w:fldChar w:fldCharType="end"/>
      </w:r>
      <w:r w:rsidRPr="00BC581F">
        <w:rPr>
          <w:rFonts w:ascii="Times New Roman" w:hAnsi="Times New Roman" w:cs="Times New Roman"/>
          <w:color w:val="000000" w:themeColor="text1"/>
          <w:sz w:val="24"/>
          <w:szCs w:val="24"/>
        </w:rPr>
        <w:t xml:space="preserve">. Chan et al. (2011) investigated the SARS coronavirus's stability in various climatic conditions </w:t>
      </w:r>
      <w:r w:rsidR="001463A7" w:rsidRPr="00BC581F">
        <w:rPr>
          <w:rStyle w:val="FootnoteReference"/>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{"citationItems":[{"id":"ITEM-1","itemData":{"DOI":"10.1371/journal.pone.0180176","ISBN":"1111111111","ISSN":"19326203","PMID":"28727793","abstract":"School dropout and child marriage are interrelated outcomes that have an enormous impact on adolescent girls. However, the literature reveals gaps in the empirical evidence on the link between child marriage and the dropout of girls from school. This study identifies the 'tip-ping point' school grades in Nepal when the risk of dropout due to marriage is highest, mea-sures the effect of child marriage on girls' school dropout rates, and assesses associated risk factors. Weighted percentages were calculated to examine the grades at highest risk and the distribution of reasons for discontinuing school. Using the Nepal Multiple Indicator Cluster Survey (MICS) 2014 data, we estimated the effect of marriage on school attendance and dropout among girls aged 15–17 by constructing logistic regression models. A multivari-ate logistic regression model was used to assess risk factors of school dropout due to child marriage. It was found that early marriage is the most common reason given for leaving school. Overall, the risk of school dropout due to marriage heightens after girls complete the fifth or sixth grade. The risk of girls' dropping out peaks in the seventh and eighth grades and remains noteworthy in the ninth and tenth grades. Married girls in Nepal are 10 times more likely to drop out than their unmarried peers. Little or no education of the household head, belonging to the Kirat religion, and membership of a traditionally disadvantaged social class each elevate the risk of school dropout due to early marriage. The findings underscore the need to delay girl's marriage so as to reduce girls' school dropout in Nepal. School-based programmes aimed at preventing child marriage should target girls from the fifth grade because they are at increased risk of dropping out, as well as prioritizing girls from dis-advantaged groups.","author":[{"dropping-particle":"","family":"Sekine","given":"Kazutaka","non-dropping-particle":"","parse-names":false,"suffix":""},{"dropping-particle":"","family":"Hodgkin","given":"Marian Ellen","non-dropping-particle":"","parse-names":false,"suffix":""}],"container-title":"PLoS ONE","id":"ITEM-1","issue":"7","issued":{"date-parts":[["2017"]]},"title":"Effect of child marriage on girls’ school dropout in Nepal: Analysis of data from the Multiple Indicator Cluster Survey 2014","type":"article-journal","volume":"12"},"uris":["http://www.mendeley.com/documents/?uuid=bc5a8549-7985-49f0-b485-5b1d80581091","http://www.mendeley.com/documents/?uuid=72b17b7c-dd37-4172-8b75-5f683630596b","http://www.mendeley.com/documents/?uuid=056c4efe-7393-4a95-ae54-1dc7bf81908a","http://www.mendeley.com/documents/?uuid=99776ac8-37b5-48b9-bb65-1455547e05cc"]}],"mendeley":{"formattedCitation":"(58)","plainTextFormattedCitation":"(58)","previouslyFormattedCitation":"(60)"},"properties":{"noteIndex":0},"schema":"https://github.com/citation-style-language/schema/raw/master/csl-citation.json"}</w:instrText>
      </w:r>
      <w:r w:rsidR="001463A7" w:rsidRPr="00BC581F">
        <w:rPr>
          <w:rStyle w:val="FootnoteReference"/>
          <w:rFonts w:ascii="Times New Roman" w:hAnsi="Times New Roman" w:cs="Times New Roman"/>
          <w:color w:val="000000" w:themeColor="text1"/>
          <w:sz w:val="24"/>
          <w:szCs w:val="24"/>
        </w:rPr>
        <w:fldChar w:fldCharType="separate"/>
      </w:r>
      <w:r w:rsidR="00100CBD" w:rsidRPr="00BC581F">
        <w:rPr>
          <w:rFonts w:ascii="Times New Roman" w:hAnsi="Times New Roman" w:cs="Times New Roman"/>
          <w:bCs/>
          <w:noProof/>
          <w:color w:val="000000" w:themeColor="text1"/>
          <w:sz w:val="24"/>
          <w:szCs w:val="24"/>
          <w:lang w:val="en-US"/>
        </w:rPr>
        <w:t>(58)</w:t>
      </w:r>
      <w:r w:rsidR="001463A7" w:rsidRPr="00BC581F">
        <w:rPr>
          <w:rStyle w:val="FootnoteReference"/>
          <w:rFonts w:ascii="Times New Roman" w:hAnsi="Times New Roman" w:cs="Times New Roman"/>
          <w:color w:val="000000" w:themeColor="text1"/>
          <w:sz w:val="24"/>
          <w:szCs w:val="24"/>
        </w:rPr>
        <w:fldChar w:fldCharType="end"/>
      </w:r>
      <w:r w:rsidRPr="00BC581F">
        <w:rPr>
          <w:rFonts w:ascii="Times New Roman" w:hAnsi="Times New Roman" w:cs="Times New Roman"/>
          <w:color w:val="000000" w:themeColor="text1"/>
          <w:sz w:val="24"/>
          <w:szCs w:val="24"/>
        </w:rPr>
        <w:t xml:space="preserve">. They </w:t>
      </w:r>
      <w:r w:rsidR="001B11D4" w:rsidRPr="00BC581F">
        <w:rPr>
          <w:rFonts w:ascii="Times New Roman" w:hAnsi="Times New Roman" w:cs="Times New Roman"/>
          <w:color w:val="000000" w:themeColor="text1"/>
          <w:sz w:val="24"/>
          <w:szCs w:val="24"/>
        </w:rPr>
        <w:t>claimed</w:t>
      </w:r>
      <w:r w:rsidRPr="00BC581F">
        <w:rPr>
          <w:rFonts w:ascii="Times New Roman" w:hAnsi="Times New Roman" w:cs="Times New Roman"/>
          <w:color w:val="000000" w:themeColor="text1"/>
          <w:sz w:val="24"/>
          <w:szCs w:val="24"/>
        </w:rPr>
        <w:t xml:space="preserve"> high temperature with </w:t>
      </w:r>
      <w:r w:rsidR="001B11D4" w:rsidRPr="00BC581F">
        <w:rPr>
          <w:rFonts w:ascii="Times New Roman" w:hAnsi="Times New Roman" w:cs="Times New Roman"/>
          <w:color w:val="000000" w:themeColor="text1"/>
          <w:sz w:val="24"/>
          <w:szCs w:val="24"/>
        </w:rPr>
        <w:t>RH</w:t>
      </w:r>
      <w:r w:rsidRPr="00BC581F">
        <w:rPr>
          <w:rFonts w:ascii="Times New Roman" w:hAnsi="Times New Roman" w:cs="Times New Roman"/>
          <w:color w:val="000000" w:themeColor="text1"/>
          <w:sz w:val="24"/>
          <w:szCs w:val="24"/>
        </w:rPr>
        <w:t xml:space="preserve"> </w:t>
      </w:r>
      <w:r w:rsidR="001B11D4" w:rsidRPr="00BC581F">
        <w:rPr>
          <w:rFonts w:ascii="Times New Roman" w:hAnsi="Times New Roman" w:cs="Times New Roman"/>
          <w:color w:val="000000" w:themeColor="text1"/>
          <w:sz w:val="24"/>
          <w:szCs w:val="24"/>
        </w:rPr>
        <w:t>show</w:t>
      </w:r>
      <w:r w:rsidRPr="00BC581F">
        <w:rPr>
          <w:rFonts w:ascii="Times New Roman" w:hAnsi="Times New Roman" w:cs="Times New Roman"/>
          <w:color w:val="000000" w:themeColor="text1"/>
          <w:sz w:val="24"/>
          <w:szCs w:val="24"/>
        </w:rPr>
        <w:t xml:space="preserve"> a synergistic </w:t>
      </w:r>
      <w:r w:rsidR="001B11D4" w:rsidRPr="00BC581F">
        <w:rPr>
          <w:rFonts w:ascii="Times New Roman" w:hAnsi="Times New Roman" w:cs="Times New Roman"/>
          <w:color w:val="000000" w:themeColor="text1"/>
          <w:sz w:val="24"/>
          <w:szCs w:val="24"/>
        </w:rPr>
        <w:t>role</w:t>
      </w:r>
      <w:r w:rsidRPr="00BC581F">
        <w:rPr>
          <w:rFonts w:ascii="Times New Roman" w:hAnsi="Times New Roman" w:cs="Times New Roman"/>
          <w:color w:val="000000" w:themeColor="text1"/>
          <w:sz w:val="24"/>
          <w:szCs w:val="24"/>
        </w:rPr>
        <w:t xml:space="preserve"> on SARS-CoV </w:t>
      </w:r>
      <w:r w:rsidR="001B11D4" w:rsidRPr="00BC581F">
        <w:rPr>
          <w:rFonts w:ascii="Times New Roman" w:hAnsi="Times New Roman" w:cs="Times New Roman"/>
          <w:color w:val="000000" w:themeColor="text1"/>
          <w:sz w:val="24"/>
          <w:szCs w:val="24"/>
        </w:rPr>
        <w:t>virus</w:t>
      </w:r>
      <w:r w:rsidRPr="00BC581F">
        <w:rPr>
          <w:rFonts w:ascii="Times New Roman" w:hAnsi="Times New Roman" w:cs="Times New Roman"/>
          <w:color w:val="000000" w:themeColor="text1"/>
          <w:sz w:val="24"/>
          <w:szCs w:val="24"/>
        </w:rPr>
        <w:t xml:space="preserve"> inacti</w:t>
      </w:r>
      <w:r w:rsidR="001B11D4" w:rsidRPr="00BC581F">
        <w:rPr>
          <w:rFonts w:ascii="Times New Roman" w:hAnsi="Times New Roman" w:cs="Times New Roman"/>
          <w:color w:val="000000" w:themeColor="text1"/>
          <w:sz w:val="24"/>
          <w:szCs w:val="24"/>
        </w:rPr>
        <w:t>vation, whereas low temperature</w:t>
      </w:r>
      <w:r w:rsidRPr="00BC581F">
        <w:rPr>
          <w:rFonts w:ascii="Times New Roman" w:hAnsi="Times New Roman" w:cs="Times New Roman"/>
          <w:color w:val="000000" w:themeColor="text1"/>
          <w:sz w:val="24"/>
          <w:szCs w:val="24"/>
        </w:rPr>
        <w:t xml:space="preserve"> and </w:t>
      </w:r>
      <w:r w:rsidR="001B11D4" w:rsidRPr="00BC581F">
        <w:rPr>
          <w:rFonts w:ascii="Times New Roman" w:hAnsi="Times New Roman" w:cs="Times New Roman"/>
          <w:color w:val="000000" w:themeColor="text1"/>
          <w:sz w:val="24"/>
          <w:szCs w:val="24"/>
        </w:rPr>
        <w:t>RH</w:t>
      </w:r>
      <w:r w:rsidRPr="00BC581F">
        <w:rPr>
          <w:rFonts w:ascii="Times New Roman" w:hAnsi="Times New Roman" w:cs="Times New Roman"/>
          <w:color w:val="000000" w:themeColor="text1"/>
          <w:sz w:val="24"/>
          <w:szCs w:val="24"/>
        </w:rPr>
        <w:t xml:space="preserve"> </w:t>
      </w:r>
      <w:r w:rsidR="001B11D4" w:rsidRPr="00BC581F">
        <w:rPr>
          <w:rFonts w:ascii="Times New Roman" w:hAnsi="Times New Roman" w:cs="Times New Roman"/>
          <w:color w:val="000000" w:themeColor="text1"/>
          <w:sz w:val="24"/>
          <w:szCs w:val="24"/>
        </w:rPr>
        <w:t>increase</w:t>
      </w:r>
      <w:r w:rsidRPr="00BC581F">
        <w:rPr>
          <w:rFonts w:ascii="Times New Roman" w:hAnsi="Times New Roman" w:cs="Times New Roman"/>
          <w:color w:val="000000" w:themeColor="text1"/>
          <w:sz w:val="24"/>
          <w:szCs w:val="24"/>
        </w:rPr>
        <w:t xml:space="preserve"> viral </w:t>
      </w:r>
      <w:r w:rsidR="001B11D4" w:rsidRPr="00BC581F">
        <w:rPr>
          <w:rFonts w:ascii="Times New Roman" w:hAnsi="Times New Roman" w:cs="Times New Roman"/>
          <w:color w:val="000000" w:themeColor="text1"/>
          <w:sz w:val="24"/>
          <w:szCs w:val="24"/>
        </w:rPr>
        <w:t>life time</w:t>
      </w:r>
      <w:r w:rsidRPr="00BC581F">
        <w:rPr>
          <w:rFonts w:ascii="Times New Roman" w:hAnsi="Times New Roman" w:cs="Times New Roman"/>
          <w:color w:val="000000" w:themeColor="text1"/>
          <w:sz w:val="24"/>
          <w:szCs w:val="24"/>
        </w:rPr>
        <w:t>. As a result, the environmental conditions of tropical nations (e.g., Malaysia, Indonesia, and Thailand) are not suitable for the virus's long-term existence.</w:t>
      </w:r>
    </w:p>
    <w:p w:rsidR="00721D86" w:rsidRPr="00BC581F" w:rsidRDefault="00721D86" w:rsidP="00016BD9">
      <w:pPr>
        <w:spacing w:after="0" w:line="360" w:lineRule="auto"/>
        <w:jc w:val="both"/>
        <w:rPr>
          <w:rFonts w:ascii="Times New Roman" w:hAnsi="Times New Roman" w:cs="Times New Roman"/>
          <w:color w:val="000000" w:themeColor="text1"/>
          <w:sz w:val="24"/>
          <w:szCs w:val="24"/>
        </w:rPr>
      </w:pPr>
      <w:r w:rsidRPr="00BC581F">
        <w:rPr>
          <w:rFonts w:ascii="Times New Roman" w:hAnsi="Times New Roman" w:cs="Times New Roman"/>
          <w:color w:val="000000" w:themeColor="text1"/>
          <w:sz w:val="24"/>
          <w:szCs w:val="24"/>
        </w:rPr>
        <w:t xml:space="preserve">Based on data from 166 countries, Wu et al. (2020) found that temperature was adversely connected to daily new cases and fatalities of COVID-19 </w:t>
      </w:r>
      <w:r w:rsidR="001463A7" w:rsidRPr="00BC581F">
        <w:rPr>
          <w:rStyle w:val="FootnoteReference"/>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{"citationItems":[{"id":"ITEM-1","itemData":{"DOI":"10.1016/J.SCITOTENV.2020.139051","ISSN":"1879-1026","PMID":"32361460","abstract":"The coronavirus disease 2019 (COVID-19) pandemic is the defining global health crisis of our time and the greatest challenge facing the world. Meteorological parameters are reportedly crucial factors affecting respiratory infectious disease epidemics; however, the effect of meteorological parameters on COVID-19 remains controversial. This study investigated the effects of temperature and relative humidity on daily new cases and daily new deaths of COVID-19, which has useful implications for policymakers and the public. Daily data on meteorological conditions, new cases and new deaths of COVID-19 were collected for 166 countries (excluding China) as of March 27, 2020. Log-linear generalized additive model was used to analyze the effects of temperature and relative humidity on daily new cases and daily new deaths of COVID-19, with potential confounders controlled for, including wind speed, median age of the national population, Global Health Security Index, Human Development Index and population density. Our findings revealed that temperature and relative humidity were both negatively related to daily new cases and deaths. A 1 °C increase in temperature was associated with a 3.08% (95% CI: 1.53%, 4.63%) reduction in daily new cases and a 1.19% (95% CI: 0.44%, 1.95%) reduction in daily new deaths, whereas a 1% increase in relative humidity was associated with a 0.85% (95% CI: 0.51%, 1.19%) reduction in daily new cases and a 0.51% (95% CI: 0.34%, 0.67%) reduction in daily new deaths. The results remained robust when different lag structures and the sensitivity analysis were used. These findings provide preliminary evidence that the COVID-19 pandemic may be partially suppressed with temperature and humidity increases. However, active measures must be taken to control the source of infection, block transmission and prevent further spread of COVID-19.","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The Science of the total environment","id":"ITEM-1","issued":{"date-parts":[["2020","8"]]},"publisher":"Sci Total Environ","title":"Effects of temperature and humidity on the daily new cases and new deaths of COVID-19 in 166 countries","type":"article-journal","volume":"729"},"uris":["http://www.mendeley.com/documents/?uuid=a1b8cf05-57c1-3ca6-ab54-f9aeef0494c1","http://www.mendeley.com/documents/?uuid=bd0ff74c-9197-4df6-bdd5-ee91e23fe419","http://www.mendeley.com/documents/?uuid=20175e17-621e-4c06-9212-13a0d686c677"]}],"mendeley":{"formattedCitation":"(59)","plainTextFormattedCitation":"(59)","previouslyFormattedCitation":"(61)"},"properties":{"noteIndex":0},"schema":"https://github.com/citation-style-language/schema/raw/master/csl-citation.json"}</w:instrText>
      </w:r>
      <w:r w:rsidR="001463A7" w:rsidRPr="00BC581F">
        <w:rPr>
          <w:rStyle w:val="FootnoteReference"/>
          <w:rFonts w:ascii="Times New Roman" w:hAnsi="Times New Roman" w:cs="Times New Roman"/>
          <w:color w:val="000000" w:themeColor="text1"/>
          <w:sz w:val="24"/>
          <w:szCs w:val="24"/>
        </w:rPr>
        <w:fldChar w:fldCharType="separate"/>
      </w:r>
      <w:r w:rsidR="00100CBD" w:rsidRPr="00BC581F">
        <w:rPr>
          <w:rFonts w:ascii="Times New Roman" w:hAnsi="Times New Roman" w:cs="Times New Roman"/>
          <w:noProof/>
          <w:color w:val="000000" w:themeColor="text1"/>
          <w:sz w:val="24"/>
          <w:szCs w:val="24"/>
        </w:rPr>
        <w:t>(59)</w:t>
      </w:r>
      <w:r w:rsidR="001463A7" w:rsidRPr="00BC581F">
        <w:rPr>
          <w:rStyle w:val="FootnoteReference"/>
          <w:rFonts w:ascii="Times New Roman" w:hAnsi="Times New Roman" w:cs="Times New Roman"/>
          <w:color w:val="000000" w:themeColor="text1"/>
          <w:sz w:val="24"/>
          <w:szCs w:val="24"/>
        </w:rPr>
        <w:fldChar w:fldCharType="end"/>
      </w:r>
      <w:r w:rsidRPr="00BC581F">
        <w:rPr>
          <w:rFonts w:ascii="Times New Roman" w:hAnsi="Times New Roman" w:cs="Times New Roman"/>
          <w:color w:val="000000" w:themeColor="text1"/>
          <w:sz w:val="24"/>
          <w:szCs w:val="24"/>
        </w:rPr>
        <w:t xml:space="preserve">. According to Shi et al. (2020), the incidence of COVID-19 in China reduces as the temperature rises </w:t>
      </w:r>
      <w:r w:rsidR="001463A7" w:rsidRPr="00BC581F">
        <w:rPr>
          <w:rStyle w:val="FootnoteReference"/>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{"citationItems":[{"id":"ITEM-1","itemData":{"DOI":"10.1016/J.SCITOTENV.2020.138890","ISSN":"1879-1026","PMID":"32339844","abstract":"A COVID-19 outbreak emerged in Wuhan, China at the end of 2019 and developed into a global pandemic during March 2020. The effects of temperature on the dynamics of the COVID-19 epidemic in China are unknown. Data on COVID-19 daily confirmed cases and daily mean temperatures were collected from 31 provincial-level regions in mainland China between Jan. 20 and Feb. 29, 2020. Locally weighted regression and smoothing scatterplot (LOESS), distributed lag nonlinear models (DLNMs), and random-effects meta-analysis were used to examine the relationship between daily confirmed cases rate of COVID-19 and temperature conditions. The daily number of new cases peaked on Feb. 12, and then decreased. The daily confirmed cases rate of COVID-19 had a biphasic relationship with temperature (with a peak at 10 °C), and the daily incidence of COVID-19 decreased at values below and above these values. The overall epidemic intensity of COVID-19 reduced slightly following days with higher temperatures with a relative risk (RR) was 0.96 (95% CI: 0.93, 0.99). A random-effect meta-analysis including 28 provinces in mainland China, we confirmed the statistically significant association between temperature and RR during the study period (Coefficient = −0.0100, 95% CI: −0.0125, −0.0074). The DLNMs in Hubei Province (outside of Wuhan) and Wuhan showed similar patterns of temperature. Additionally, a modified susceptible-exposed-infectious-recovered (M-SEIR) model, with adjustment for climatic factors, was used to provide a complete characterization of the impact of climate on the dynamics of the COVID-19 epidemic.","author":[{"dropping-particle":"","family":"Shi","given":"Peng","non-dropping-particle":"","parse-names":false,"suffix":""},{"dropping-particle":"","family":"Dong","given":"Yinqiao","non-dropping-particle":"","parse-names":false,"suffix":""},{"dropping-particle":"","family":"Yan","given":"Huanchang","non-dropping-particle":"","parse-names":false,"suffix":""},{"dropping-particle":"","family":"Zhao","given":"Chenkai","non-dropping-particle":"","parse-names":false,"suffix":""},{"dropping-particle":"","family":"Li","given":"Xiaoyang","non-dropping-particle":"","parse-names":false,"suffix":""},{"dropping-particle":"","family":"Liu","given":"Wei","non-dropping-particle":"","parse-names":false,"suffix":""},{"dropping-particle":"","family":"He","given":"Miao","non-dropping-particle":"","parse-names":false,"suffix":""},{"dropping-particle":"","family":"Tang","given":"Shixing","non-dropping-particle":"","parse-names":false,"suffix":""},{"dropping-particle":"","family":"Xi","given":"Shuhua","non-dropping-particle":"","parse-names":false,"suffix":""}],"container-title":"The Science of the total environment","id":"ITEM-1","issued":{"date-parts":[["2020","8"]]},"publisher":"Sci Total Environ","title":"Impact of temperature on the dynamics of the COVID-19 outbreak in China","type":"article-journal","volume":"728"},"uris":["http://www.mendeley.com/documents/?uuid=fa9d827f-b656-393e-9343-4eeb409b1b76","http://www.mendeley.com/documents/?uuid=880d57ab-4b41-4a64-97cf-5a0901ea2f14","http://www.mendeley.com/documents/?uuid=679217f4-3e49-44f6-890c-2f8f1ecf875e"]}],"mendeley":{"formattedCitation":"(60)","plainTextFormattedCitation":"(60)","previouslyFormattedCitation":"(62)"},"properties":{"noteIndex":0},"schema":"https://github.com/citation-style-language/schema/raw/master/csl-citation.json"}</w:instrText>
      </w:r>
      <w:r w:rsidR="001463A7" w:rsidRPr="00BC581F">
        <w:rPr>
          <w:rStyle w:val="FootnoteReference"/>
          <w:rFonts w:ascii="Times New Roman" w:hAnsi="Times New Roman" w:cs="Times New Roman"/>
          <w:color w:val="000000" w:themeColor="text1"/>
          <w:sz w:val="24"/>
          <w:szCs w:val="24"/>
        </w:rPr>
        <w:fldChar w:fldCharType="separate"/>
      </w:r>
      <w:r w:rsidR="00100CBD" w:rsidRPr="00BC581F">
        <w:rPr>
          <w:rFonts w:ascii="Times New Roman" w:hAnsi="Times New Roman" w:cs="Times New Roman"/>
          <w:noProof/>
          <w:color w:val="000000" w:themeColor="text1"/>
          <w:sz w:val="24"/>
          <w:szCs w:val="24"/>
        </w:rPr>
        <w:t>(60)</w:t>
      </w:r>
      <w:r w:rsidR="001463A7" w:rsidRPr="00BC581F">
        <w:rPr>
          <w:rStyle w:val="FootnoteReference"/>
          <w:rFonts w:ascii="Times New Roman" w:hAnsi="Times New Roman" w:cs="Times New Roman"/>
          <w:color w:val="000000" w:themeColor="text1"/>
          <w:sz w:val="24"/>
          <w:szCs w:val="24"/>
        </w:rPr>
        <w:fldChar w:fldCharType="end"/>
      </w:r>
      <w:r w:rsidRPr="00BC581F">
        <w:rPr>
          <w:rFonts w:ascii="Times New Roman" w:hAnsi="Times New Roman" w:cs="Times New Roman"/>
          <w:color w:val="000000" w:themeColor="text1"/>
          <w:sz w:val="24"/>
          <w:szCs w:val="24"/>
        </w:rPr>
        <w:t xml:space="preserve">. According to Wang et al. (2020), increased temperature and </w:t>
      </w:r>
      <w:r w:rsidR="00A44729" w:rsidRPr="00BC581F">
        <w:rPr>
          <w:rFonts w:ascii="Times New Roman" w:hAnsi="Times New Roman" w:cs="Times New Roman"/>
          <w:color w:val="000000" w:themeColor="text1"/>
          <w:sz w:val="24"/>
          <w:szCs w:val="24"/>
        </w:rPr>
        <w:t>RH</w:t>
      </w:r>
      <w:r w:rsidRPr="00BC581F">
        <w:rPr>
          <w:rFonts w:ascii="Times New Roman" w:hAnsi="Times New Roman" w:cs="Times New Roman"/>
          <w:color w:val="000000" w:themeColor="text1"/>
          <w:sz w:val="24"/>
          <w:szCs w:val="24"/>
        </w:rPr>
        <w:t xml:space="preserve"> </w:t>
      </w:r>
      <w:r w:rsidR="00704F3F" w:rsidRPr="00BC581F">
        <w:rPr>
          <w:rFonts w:ascii="Times New Roman" w:hAnsi="Times New Roman" w:cs="Times New Roman"/>
          <w:color w:val="000000" w:themeColor="text1"/>
          <w:sz w:val="24"/>
          <w:szCs w:val="24"/>
        </w:rPr>
        <w:t xml:space="preserve">associated with </w:t>
      </w:r>
      <w:r w:rsidRPr="00BC581F">
        <w:rPr>
          <w:rFonts w:ascii="Times New Roman" w:hAnsi="Times New Roman" w:cs="Times New Roman"/>
          <w:color w:val="000000" w:themeColor="text1"/>
          <w:sz w:val="24"/>
          <w:szCs w:val="24"/>
        </w:rPr>
        <w:t xml:space="preserve">dramatically decreased COVID-19 transmission in 100 Chinese cities </w:t>
      </w:r>
      <w:r w:rsidR="001463A7" w:rsidRPr="00BC581F">
        <w:rPr>
          <w:rStyle w:val="FootnoteReference"/>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{"citationItems":[{"id":"ITEM-1","itemData":{"DOI":"10.2139/SSRN.3551767","ISSN":"1556-5068","abstract":"This paper investigates how air temperature and humidity influence the transmission of COVID-19. After estimating the serial interval of COVID-19 from 105 pairs of the virus carrier and the infected, we calculate the daily effective reproductive number, R, for each of all 100 Chinese cities with more than 40 cases. Using the daily R values from January 21 to 23, 2020 as proxies of non-intervened transmission intensity, we find, under a linear regression framework for 100 Chinese cities, high temperature and high relative humidity significantly reduce the transmission of COVID-19, respectively, even after controlling for population density and GDP per capita of cities. One degree Celsius increase in temperature and one percent increase in relative humidity lower R by 0.0383 and 0.0224, respectively. This result is consistent with the fact that the high temperature and high humidity significantly reduce the transmission of influenza. It indicates that the arrival of summer and rainy season in the northern hemisphere can effectively reduce the transmission of the COVID-19.","author":[{"dropping-particle":"","family":"Wang","given":"Jingyuan","non-dropping-particle":"","parse-names":false,"suffix":""},{"dropping-particle":"","family":"Tang","given":"Ke","non-dropping-particle":"","parse-names":false,"suffix":""},{"dropping-particle":"","family":"Feng","given":"Kai","non-dropping-particle":"","parse-names":false,"suffix":""},{"dropping-particle":"","family":"Lin","given":"Xin","non-dropping-particle":"","parse-names":false,"suffix":""},{"dropping-particle":"","family":"Lv","given":"Weifeng","non-dropping-particle":"","parse-names":false,"suffix":""},{"dropping-particle":"","family":"Chen","given":"Kun","non-dropping-particle":"","parse-names":false,"suffix":""},{"dropping-particle":"","family":"Wang","given":"Fei","non-dropping-particle":"","parse-names":false,"suffix":""}],"container-title":"SSRN Electronic Journal","id":"ITEM-1","issued":{"date-parts":[["2020","3"]]},"publisher":"Elsevier BV","title":"Impact of Temperature and Relative Humidity on the Transmission of COVID-19: A Modeling Study in China and the United States","type":"article-journal"},"uris":["http://www.mendeley.com/documents/?uuid=54dfde29-19cf-366c-812d-70ac5a5443c6","http://www.mendeley.com/documents/?uuid=4d74fdac-4551-40df-8bc5-b7183f7c1c9b","http://www.mendeley.com/documents/?uuid=23a8b72e-0d54-4526-9b59-1603f58957f1","http://www.mendeley.com/documents/?uuid=0fdd5eda-3add-4260-a43d-7781988b9c09"]}],"mendeley":{"formattedCitation":"(61)","plainTextFormattedCitation":"(61)","previouslyFormattedCitation":"(63)"},"properties":{"noteIndex":0},"schema":"https://github.com/citation-style-language/schema/raw/master/csl-citation.json"}</w:instrText>
      </w:r>
      <w:r w:rsidR="001463A7" w:rsidRPr="00BC581F">
        <w:rPr>
          <w:rStyle w:val="FootnoteReference"/>
          <w:rFonts w:ascii="Times New Roman" w:hAnsi="Times New Roman" w:cs="Times New Roman"/>
          <w:color w:val="000000" w:themeColor="text1"/>
          <w:sz w:val="24"/>
          <w:szCs w:val="24"/>
        </w:rPr>
        <w:fldChar w:fldCharType="separate"/>
      </w:r>
      <w:r w:rsidR="00100CBD" w:rsidRPr="00BC581F">
        <w:rPr>
          <w:rFonts w:ascii="Times New Roman" w:hAnsi="Times New Roman" w:cs="Times New Roman"/>
          <w:noProof/>
          <w:color w:val="000000" w:themeColor="text1"/>
          <w:sz w:val="24"/>
          <w:szCs w:val="24"/>
        </w:rPr>
        <w:t>(61)</w:t>
      </w:r>
      <w:r w:rsidR="001463A7" w:rsidRPr="00BC581F">
        <w:rPr>
          <w:rStyle w:val="FootnoteReference"/>
          <w:rFonts w:ascii="Times New Roman" w:hAnsi="Times New Roman" w:cs="Times New Roman"/>
          <w:color w:val="000000" w:themeColor="text1"/>
          <w:sz w:val="24"/>
          <w:szCs w:val="24"/>
        </w:rPr>
        <w:fldChar w:fldCharType="end"/>
      </w:r>
      <w:r w:rsidRPr="00BC581F">
        <w:rPr>
          <w:rFonts w:ascii="Times New Roman" w:hAnsi="Times New Roman" w:cs="Times New Roman"/>
          <w:color w:val="000000" w:themeColor="text1"/>
          <w:sz w:val="24"/>
          <w:szCs w:val="24"/>
        </w:rPr>
        <w:t>.</w:t>
      </w:r>
      <w:r w:rsidR="00563ED6" w:rsidRPr="00BC581F">
        <w:rPr>
          <w:rFonts w:ascii="Times New Roman" w:hAnsi="Times New Roman" w:cs="Times New Roman"/>
          <w:color w:val="000000" w:themeColor="text1"/>
          <w:sz w:val="24"/>
          <w:szCs w:val="24"/>
        </w:rPr>
        <w:t xml:space="preserve"> </w:t>
      </w:r>
      <w:r w:rsidRPr="00BC581F">
        <w:rPr>
          <w:rFonts w:ascii="Times New Roman" w:hAnsi="Times New Roman" w:cs="Times New Roman"/>
          <w:color w:val="000000" w:themeColor="text1"/>
          <w:sz w:val="24"/>
          <w:szCs w:val="24"/>
        </w:rPr>
        <w:t xml:space="preserve">However, different </w:t>
      </w:r>
      <w:r w:rsidR="00704F3F" w:rsidRPr="00BC581F">
        <w:rPr>
          <w:rFonts w:ascii="Times New Roman" w:hAnsi="Times New Roman" w:cs="Times New Roman"/>
          <w:color w:val="000000" w:themeColor="text1"/>
          <w:sz w:val="24"/>
          <w:szCs w:val="24"/>
        </w:rPr>
        <w:t xml:space="preserve">scenario were showed </w:t>
      </w:r>
      <w:r w:rsidRPr="00BC581F">
        <w:rPr>
          <w:rFonts w:ascii="Times New Roman" w:hAnsi="Times New Roman" w:cs="Times New Roman"/>
          <w:color w:val="000000" w:themeColor="text1"/>
          <w:sz w:val="24"/>
          <w:szCs w:val="24"/>
        </w:rPr>
        <w:t xml:space="preserve">by Chinese scientists, Luo et al., (2020); Yao et al., (2020), who claimed that higher temperature, humidity, and UV radiation had no effect on COVID-19 incidence </w:t>
      </w:r>
      <w:r w:rsidR="001463A7" w:rsidRPr="00BC581F">
        <w:rPr>
          <w:rStyle w:val="FootnoteReference"/>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10.1183/13993003.00517-2020","ISSN":"13993003","PMID":"32269084","author":[{"dropping-particle":"","family":"Yao","given":"Ye","non-dropping-particle":"","parse-names":false,"suffix":""},{"dropping-particle":"","family":"Pan","given":"Jinhua","non-dropping-particle":"","parse-names":false,"suffix":""},{"dropping-particle":"","family":"Liu","given":"Zhixi","non-dropping-particle":"","parse-names":false,"suffix":""},{"dropping-particle":"","family":"Meng","given":"Xia","non-dropping-particle":"","parse-names":false,"suffix":""},{"dropping-particle":"","family":"Wang","given":"Weidong","non-dropping-particle":"","parse-names":false,"suffix":""},{"dropping-particle":"","family":"Kan","given":"Haidong","non-dropping-particle":"","parse-names":false,"suffix":""},{"dropping-particle":"","family":"Wang","given":"Weibing","non-dropping-particle":"","parse-names":false,"suffix":""}],"container-title":"The European Respiratory Journal","id":"ITEM-1","issue":"5","issued":{"date-parts":[["2020","5"]]},"publisher":"European Respiratory Society","title":"No association of COVID-19 transmission with temperature or UV radiation in Chinese cities","type":"article-journal","volume":"55"},"uris":["http://www.mendeley.com/documents/?uuid=15d4cb9e-217f-3dd6-a01f-d5ed04a05729","http://www.mendeley.com/documents/?uuid=21d34408-dd64-41d4-92cf-21ab44b2c5d3","http://www.mendeley.com/documents/?uuid=026a7b68-0591-4e46-8c7f-b2f82f30e442"]},{"id":"ITEM-2","itemData":{"DOI":"10.1101/2020.02.12.20022467","abstract":"A novel coronavirus (COVID-19) was identified in Wuhan, Hubei Province, China, in December 2019 and has caused over 40,000 cases worldwide to date. Previous studies have supported an epidemiological hypothesis that cold and dry (low absolute humidity) environments facilitate the survival and spread of droplet-mediated viral diseases, and warm and humid (high absolute humidity) environments see attenuated viral transmission (i.e., influenza). However, the role of absolute humidity in transmission of COVID-19 has not yet been established. Here, we examine province-level variability of the basic reproductive numbers of COVID-19 across China and find that changes in weather alone (i.e., increase of temperature and humidity as spring and summer months arrive in the North Hemisphere) will not necessarily lead to declines in COVID-19 case counts without the implementation of extensive public health interventions.","author":[{"dropping-particle":"","family":"Luo","given":"Wei","non-dropping-particle":"","parse-names":false,"suffix":""},{"dropping-particle":"","family":"Majumder","given":"Maimuna S.","non-dropping-particle":"","parse-names":false,"suffix":""},{"dropping-particle":"","family":"Liu","given":"Diambo","non-dropping-particle":"","parse-names":false,"suffix":""},{"dropping-particle":"","family":"Poirier","given":"Canelle","non-dropping-particle":"","parse-names":false,"suffix":""},{"dropping-particle":"","family":"Mandl","given":"Kenneth D.","non-dropping-particle":"","parse-names":false,"suffix":""},{"dropping-particle":"","family":"Lipsitch","given":"Marc","non-dropping-particle":"","parse-names":false,"suffix":""},{"dropping-particle":"","family":"Santillana","given":"Mauricio","non-dropping-particle":"","parse-names":false,"suffix":""}],"container-title":"medRxiv","id":"ITEM-2","issued":{"date-parts":[["2020"]]},"title":"The role of absolute humidity on transmission rates of the COVID-19 outbreak","type":"article-journal"},"uris":["http://www.mendeley.com/documents/?uuid=8c85eca5-e6c7-3e17-8af0-67bab3214f91","http://www.mendeley.com/documents/?uuid=60a85770-4ba6-4f6c-9aca-b159a50d1b80","http://www.mendeley.com/documents/?uuid=e4987735-7a08-4b0a-b20d-44ba14b3ecd7"]}],"mendeley":{"formattedCitation":"(62,63)","plainTextFormattedCitation":"(62,63)","previouslyFormattedCitation":"(64,65)"},"properties":{"noteIndex":0},"schema":"https://github.com/citation-style-language/schema/raw/master/csl-citation.json"}</w:instrText>
      </w:r>
      <w:r w:rsidR="001463A7" w:rsidRPr="00BC581F">
        <w:rPr>
          <w:rStyle w:val="FootnoteReference"/>
          <w:rFonts w:ascii="Times New Roman" w:hAnsi="Times New Roman" w:cs="Times New Roman"/>
          <w:color w:val="000000" w:themeColor="text1"/>
          <w:sz w:val="24"/>
          <w:szCs w:val="24"/>
        </w:rPr>
        <w:fldChar w:fldCharType="separate"/>
      </w:r>
      <w:r w:rsidR="00100CBD" w:rsidRPr="00BC581F">
        <w:rPr>
          <w:rFonts w:ascii="Times New Roman" w:hAnsi="Times New Roman" w:cs="Times New Roman"/>
          <w:bCs/>
          <w:noProof/>
          <w:color w:val="000000" w:themeColor="text1"/>
          <w:sz w:val="24"/>
          <w:szCs w:val="24"/>
          <w:lang w:val="en-US"/>
        </w:rPr>
        <w:t>(62,63)</w:t>
      </w:r>
      <w:r w:rsidR="001463A7" w:rsidRPr="00BC581F">
        <w:rPr>
          <w:rStyle w:val="FootnoteReference"/>
          <w:rFonts w:ascii="Times New Roman" w:hAnsi="Times New Roman" w:cs="Times New Roman"/>
          <w:color w:val="000000" w:themeColor="text1"/>
          <w:sz w:val="24"/>
          <w:szCs w:val="24"/>
        </w:rPr>
        <w:fldChar w:fldCharType="end"/>
      </w:r>
      <w:r w:rsidRPr="00BC581F">
        <w:rPr>
          <w:rFonts w:ascii="Times New Roman" w:hAnsi="Times New Roman" w:cs="Times New Roman"/>
          <w:color w:val="000000" w:themeColor="text1"/>
          <w:sz w:val="24"/>
          <w:szCs w:val="24"/>
        </w:rPr>
        <w:t xml:space="preserve">. The majority of the results from earlier research are consistent with our findings. </w:t>
      </w:r>
      <w:r w:rsidR="00704F3F" w:rsidRPr="00BC581F">
        <w:rPr>
          <w:rFonts w:ascii="Times New Roman" w:hAnsi="Times New Roman" w:cs="Times New Roman"/>
          <w:color w:val="000000" w:themeColor="text1"/>
          <w:sz w:val="24"/>
          <w:szCs w:val="24"/>
        </w:rPr>
        <w:t>Th</w:t>
      </w:r>
      <w:r w:rsidR="00563ED6" w:rsidRPr="00BC581F">
        <w:rPr>
          <w:rFonts w:ascii="Times New Roman" w:hAnsi="Times New Roman" w:cs="Times New Roman"/>
          <w:color w:val="000000" w:themeColor="text1"/>
          <w:sz w:val="24"/>
          <w:szCs w:val="24"/>
        </w:rPr>
        <w:t>e</w:t>
      </w:r>
      <w:r w:rsidR="00704F3F" w:rsidRPr="00BC581F">
        <w:rPr>
          <w:rFonts w:ascii="Times New Roman" w:hAnsi="Times New Roman" w:cs="Times New Roman"/>
          <w:color w:val="000000" w:themeColor="text1"/>
          <w:sz w:val="24"/>
          <w:szCs w:val="24"/>
        </w:rPr>
        <w:t xml:space="preserve"> methodologies </w:t>
      </w:r>
      <w:r w:rsidR="00563ED6" w:rsidRPr="00BC581F">
        <w:rPr>
          <w:rFonts w:ascii="Times New Roman" w:hAnsi="Times New Roman" w:cs="Times New Roman"/>
          <w:color w:val="000000" w:themeColor="text1"/>
          <w:sz w:val="24"/>
          <w:szCs w:val="24"/>
        </w:rPr>
        <w:t>of</w:t>
      </w:r>
      <w:r w:rsidR="00704F3F" w:rsidRPr="00BC581F">
        <w:rPr>
          <w:rFonts w:ascii="Times New Roman" w:hAnsi="Times New Roman" w:cs="Times New Roman"/>
          <w:color w:val="000000" w:themeColor="text1"/>
          <w:sz w:val="24"/>
          <w:szCs w:val="24"/>
        </w:rPr>
        <w:t xml:space="preserve"> this study were also used by a f</w:t>
      </w:r>
      <w:r w:rsidRPr="00BC581F">
        <w:rPr>
          <w:rFonts w:ascii="Times New Roman" w:hAnsi="Times New Roman" w:cs="Times New Roman"/>
          <w:color w:val="000000" w:themeColor="text1"/>
          <w:sz w:val="24"/>
          <w:szCs w:val="24"/>
        </w:rPr>
        <w:t xml:space="preserve">ew researchers to examine the COVID-19 pandemic. Jinjarak et al. (2020) analysed the COVID-19 death rate and introduce the relationship with meteorological variables </w:t>
      </w:r>
      <w:r w:rsidR="001463A7" w:rsidRPr="00BC581F">
        <w:rPr>
          <w:rStyle w:val="FootnoteReference"/>
          <w:rFonts w:ascii="Times New Roman" w:hAnsi="Times New Roman" w:cs="Times New Roman"/>
          <w:color w:val="000000" w:themeColor="text1"/>
          <w:sz w:val="24"/>
          <w:szCs w:val="24"/>
        </w:rPr>
        <w:fldChar w:fldCharType="begin" w:fldLock="1"/>
      </w:r>
      <w:r w:rsidR="00100CBD" w:rsidRPr="00BC581F">
        <w:rPr>
          <w:rFonts w:ascii="Times New Roman" w:hAnsi="Times New Roman" w:cs="Times New Roman"/>
          <w:color w:val="000000" w:themeColor="text1"/>
          <w:sz w:val="24"/>
          <w:szCs w:val="24"/>
        </w:rPr>
        <w:instrText>ADDIN CSL_CITATION {"citationItems":[{"id":"ITEM-1","itemData":{"DOI":"10.1007/S41885-020-00071-2/FIGURES/12","ISSN":"2511-1280","abstract":"Key factors in modeling a pandemic and guiding policy-making include mortality rates associated with infections; the ability of government policies, medical systems, and society to adapt to the changing dynamics of a pandemic; and institutional and demographic characteristics affecting citizens' perceptions and behavioral responses to stringent policies. This paper traces the crosscountry associations between COVID-19 mortality, policy interventions aimed at limiting social contact, and their interactions with institutional and demographic characteristics. We document that, with a lag, more stringent pandemic policies were associated with lower mortality growth rates. The association between stricter pandemic policies and lower future mortality growth is more pronounced in countries with a greater proportion of the elderly population and urban population, greater democratic freedoms, and larger international travel flows. Countries with greater policy stringency in place prior to the first death realized lower peak mortality rates and exhibited lower durations to the first mortality peak. In contrast, countries with higher initial mobility saw higher peak mortality rates in the first phase of the pandemic, and countries with a larger elderly population, a greater share of employees in vulnerable occupations, and a higher level of democracy took longer to reach their peak mortalities. Our results suggest that policy interventions are effective at slowing the geometric pattern of mortality growth, reducing the peak mortality, and shortening the duration to the first peak. We also shed light on the importance of institutional and demographic characteristics in guiding policy-making for future waves of the pandemic.","author":[{"dropping-particle":"","family":"Jinjarak","given":"Yothin","non-dropping-particle":"","parse-names":false,"suffix":""},{"dropping-particle":"","family":"Ahmed","given":"Rashad","non-dropping-particle":"","parse-names":false,"suffix":""},{"dropping-particle":"","family":"Nair-Desai","given":"Sameer","non-dropping-particle":"","parse-names":false,"suffix":""},{"dropping-particle":"","family":"Xin","given":"Weining","non-dropping-particle":"","parse-names":false,"suffix":""},{"dropping-particle":"","family":"Aizenman","given":"Joshua","non-dropping-particle":"","parse-names":false,"suffix":""}],"container-title":"Economics of Disasters and Climate Change","id":"ITEM-1","issue":"3","issued":{"date-parts":[["2020","10"]]},"page":"515-559","publisher":"Springer Science and Business Media LLC","title":"Accounting for Global COVID-19 Diffusion Patterns, January–April 2020","type":"article-journal","volume":"4"},"uris":["http://www.mendeley.com/documents/?uuid=a1d6bdfb-0c61-3ed8-9623-0e75a3bddf23","http://www.mendeley.com/documents/?uuid=ed073724-ef3a-4025-90b6-f786d4a26159","http://www.mendeley.com/documents/?uuid=835bd3e9-1c4c-439f-b80e-0a0a302dcd0f"]}],"mendeley":{"formattedCitation":"(64)","plainTextFormattedCitation":"(64)","previouslyFormattedCitation":"(66)"},"properties":{"noteIndex":0},"schema":"https://github.com/citation-style-language/schema/raw/master/csl-citation.json"}</w:instrText>
      </w:r>
      <w:r w:rsidR="001463A7" w:rsidRPr="00BC581F">
        <w:rPr>
          <w:rStyle w:val="FootnoteReference"/>
          <w:rFonts w:ascii="Times New Roman" w:hAnsi="Times New Roman" w:cs="Times New Roman"/>
          <w:color w:val="000000" w:themeColor="text1"/>
          <w:sz w:val="24"/>
          <w:szCs w:val="24"/>
        </w:rPr>
        <w:fldChar w:fldCharType="separate"/>
      </w:r>
      <w:r w:rsidR="00100CBD" w:rsidRPr="00BC581F">
        <w:rPr>
          <w:rFonts w:ascii="Times New Roman" w:hAnsi="Times New Roman" w:cs="Times New Roman"/>
          <w:bCs/>
          <w:noProof/>
          <w:color w:val="000000" w:themeColor="text1"/>
          <w:sz w:val="24"/>
          <w:szCs w:val="24"/>
          <w:lang w:val="en-US"/>
        </w:rPr>
        <w:t>(64)</w:t>
      </w:r>
      <w:r w:rsidR="001463A7" w:rsidRPr="00BC581F">
        <w:rPr>
          <w:rStyle w:val="FootnoteReference"/>
          <w:rFonts w:ascii="Times New Roman" w:hAnsi="Times New Roman" w:cs="Times New Roman"/>
          <w:color w:val="000000" w:themeColor="text1"/>
          <w:sz w:val="24"/>
          <w:szCs w:val="24"/>
        </w:rPr>
        <w:fldChar w:fldCharType="end"/>
      </w:r>
      <w:r w:rsidRPr="00BC581F">
        <w:rPr>
          <w:rFonts w:ascii="Times New Roman" w:hAnsi="Times New Roman" w:cs="Times New Roman"/>
          <w:color w:val="000000" w:themeColor="text1"/>
          <w:sz w:val="24"/>
          <w:szCs w:val="24"/>
        </w:rPr>
        <w:t>.</w:t>
      </w:r>
      <w:r w:rsidR="00563ED6" w:rsidRPr="00BC581F">
        <w:rPr>
          <w:rFonts w:ascii="Times New Roman" w:hAnsi="Times New Roman" w:cs="Times New Roman"/>
          <w:color w:val="000000" w:themeColor="text1"/>
          <w:sz w:val="24"/>
          <w:szCs w:val="24"/>
        </w:rPr>
        <w:t xml:space="preserve"> </w:t>
      </w:r>
      <w:r w:rsidRPr="00BC581F">
        <w:rPr>
          <w:rFonts w:ascii="Times New Roman" w:hAnsi="Times New Roman" w:cs="Times New Roman"/>
          <w:color w:val="000000" w:themeColor="text1"/>
          <w:sz w:val="24"/>
          <w:szCs w:val="24"/>
        </w:rPr>
        <w:t>Under the policy interventions, the authors separated nations. They concluded that the pandemic period to the first mortality peak in countries with early more stringent policy actions is longer than in countries that do not have such initiatives.</w:t>
      </w:r>
    </w:p>
    <w:p w:rsidR="00721D86" w:rsidRPr="00BC581F" w:rsidRDefault="00721D86" w:rsidP="00016BD9">
      <w:pPr>
        <w:spacing w:after="0" w:line="360" w:lineRule="auto"/>
        <w:jc w:val="both"/>
        <w:rPr>
          <w:rFonts w:ascii="Times New Roman" w:hAnsi="Times New Roman" w:cs="Times New Roman"/>
          <w:color w:val="000000" w:themeColor="text1"/>
          <w:sz w:val="24"/>
          <w:szCs w:val="24"/>
        </w:rPr>
      </w:pPr>
    </w:p>
    <w:p w:rsidR="00721D86" w:rsidRPr="00BC581F" w:rsidRDefault="00721D86" w:rsidP="00016BD9">
      <w:pPr>
        <w:spacing w:after="0" w:line="360" w:lineRule="auto"/>
        <w:jc w:val="both"/>
        <w:rPr>
          <w:rFonts w:ascii="Times New Roman" w:hAnsi="Times New Roman" w:cs="Times New Roman"/>
          <w:color w:val="000000"/>
          <w:sz w:val="24"/>
          <w:szCs w:val="24"/>
        </w:rPr>
      </w:pPr>
      <w:r w:rsidRPr="00BC581F">
        <w:rPr>
          <w:rFonts w:ascii="Times New Roman" w:hAnsi="Times New Roman" w:cs="Times New Roman"/>
          <w:color w:val="000000"/>
          <w:sz w:val="24"/>
          <w:szCs w:val="24"/>
        </w:rPr>
        <w:lastRenderedPageBreak/>
        <w:t xml:space="preserve">In our study, we found a negative relation between rainfall and COVID-19 rCFR. However, several studies established a positive association between rainfall and the transmission of influenza </w:t>
      </w:r>
      <w:r w:rsidR="001463A7" w:rsidRPr="00BC581F">
        <w:rPr>
          <w:rStyle w:val="FootnoteReference"/>
          <w:rFonts w:ascii="Times New Roman" w:hAnsi="Times New Roman" w:cs="Times New Roman"/>
          <w:color w:val="000000"/>
          <w:sz w:val="24"/>
          <w:szCs w:val="24"/>
        </w:rPr>
        <w:fldChar w:fldCharType="begin" w:fldLock="1"/>
      </w:r>
      <w:r w:rsidR="00100CBD" w:rsidRPr="00BC581F">
        <w:rPr>
          <w:rFonts w:ascii="Times New Roman" w:hAnsi="Times New Roman" w:cs="Times New Roman"/>
          <w:color w:val="000000"/>
          <w:sz w:val="24"/>
          <w:szCs w:val="24"/>
        </w:rPr>
        <w:instrText>ADDIN CSL_CITATION {"citationItems":[{"id":"ITEM-1","itemData":{"author":[{"dropping-particle":"","family":"Mahamat A, Dussart P, Bouix A, Carvalho L, Eltges F, Matheus S, Miller M.A, Quenel P","given":"Viboud C.","non-dropping-particle":"","parse-names":false,"suffix":""}],"container-title":"Journal of Infection","id":"ITEM-1","issue":"2","issued":{"date-parts":[["2013"]]},"page":"141-147","title":"Climatic drivers of seasonal influenza epidemics in French Guiana","type":"article-journal","volume":"67"},"uris":["http://www.mendeley.com/documents/?uuid=98071ac9-407c-4851-8429-32817a3af140","http://www.mendeley.com/documents/?uuid=5a93b2f6-f3a4-41f0-9455-ecfce381c02f","http://www.mendeley.com/documents/?uuid=7f07bb82-8f22-417f-b557-9869f2fdd3e1"]},{"id":"ITEM-2","itemData":{"DOI":"10.1109/BigData.2014.7004422","ISBN":"978-1-4799-5666-1","author":[{"dropping-particle":"","family":"Lopez","given":"Daphne","non-dropping-particle":"","parse-names":false,"suffix":""},{"dropping-particle":"","family":"Gunasekaran","given":"M.","non-dropping-particle":"","parse-names":false,"suffix":""},{"dropping-particle":"","family":"Murugan","given":"B. Senthil","non-dropping-particle":"","parse-names":false,"suffix":""},{"dropping-particle":"","family":"Kaur","given":"Harpreet","non-dropping-particle":"","parse-names":false,"suffix":""},{"dropping-particle":"","family":"Abbas","given":"Kaja M.","non-dropping-particle":"","parse-names":false,"suffix":""}],"container-title":"2014 IEEE International Conference on Big Data (Big Data)","id":"ITEM-2","issued":{"date-parts":[["2014","10"]]},"page":"19-24","publisher":"IEEE","title":"Spatial big data analytics of influenza epidemic in Vellore, India","type":"paper-conference"},"uris":["http://www.mendeley.com/documents/?uuid=66cd33df-3ff9-4102-acc5-73266c8749b0","http://www.mendeley.com/documents/?uuid=f481f058-bb36-48f6-a4f4-eda9c1c0585d","http://www.mendeley.com/documents/?uuid=303549ed-d0e8-4f35-8e02-41a454d17cc0"]},{"id":"ITEM-3","itemData":{"DOI":"10.3390/ijerph14121469","ISSN":"1660-4601","author":[{"dropping-particle":"","family":"Gomez-Barroso","given":"Diana","non-dropping-particle":"","parse-names":false,"suffix":""},{"dropping-particle":"","family":"León-Gómez","given":"Inmaculada","non-dropping-particle":"","parse-names":false,"suffix":""},{"dropping-particle":"","family":"Delgado-Sanz","given":"Concepción","non-dropping-particle":"","parse-names":false,"suffix":""},{"dropping-particle":"","family":"Larrauri","given":"Amparo","non-dropping-particle":"","parse-names":false,"suffix":""}],"container-title":"International Journal of Environmental Research and Public Health","id":"ITEM-3","issue":"12","issued":{"date-parts":[["2017","11"]]},"page":"1469","title":"Climatic Factors and Influenza Transmission, Spain, 2010–2015","type":"article-journal","volume":"14"},"uris":["http://www.mendeley.com/documents/?uuid=87331a0a-448b-48b3-b8f5-ace0334bf440","http://www.mendeley.com/documents/?uuid=525fb339-2caf-40cb-8b9b-b8ae8bc242e3","http://www.mendeley.com/documents/?uuid=d6635939-1002-4eae-8dc7-be081c1cf69e"]},{"id":"ITEM-4","itemData":{"DOI":"10.1111/j.1445-5994.2007.01358.x","ISSN":"14440903","author":[{"dropping-particle":"","family":"Bi","given":"P.","non-dropping-particle":"","parse-names":false,"suffix":""},{"dropping-particle":"","family":"Wang","given":"J","non-dropping-particle":"","parse-names":false,"suffix":""},{"dropping-particle":"","family":"Hiller","given":"J. E.","non-dropping-particle":"","parse-names":false,"suffix":""}],"container-title":"Internal Medicine Journal","id":"ITEM-4","issue":"8","issued":{"date-parts":[["2007","8"]]},"page":"550-554","title":"Weather: driving force behind the transmission of severe acute respiratory syndrome in China?","type":"article-journal","volume":"37"},"uris":["http://www.mendeley.com/documents/?uuid=a8b7bf6e-e36a-4065-8858-1b082327b1bc","http://www.mendeley.com/documents/?uuid=360a82a8-ecf0-44c2-bbbc-c327eb0b8828"]}],"mendeley":{"formattedCitation":"(13,65–67)","plainTextFormattedCitation":"(13,65–67)","previouslyFormattedCitation":"(14,67–69)"},"properties":{"noteIndex":0},"schema":"https://github.com/citation-style-language/schema/raw/master/csl-citation.json"}</w:instrText>
      </w:r>
      <w:r w:rsidR="001463A7" w:rsidRPr="00BC581F">
        <w:rPr>
          <w:rStyle w:val="FootnoteReference"/>
          <w:rFonts w:ascii="Times New Roman" w:hAnsi="Times New Roman" w:cs="Times New Roman"/>
          <w:color w:val="000000"/>
          <w:sz w:val="24"/>
          <w:szCs w:val="24"/>
        </w:rPr>
        <w:fldChar w:fldCharType="separate"/>
      </w:r>
      <w:r w:rsidR="00100CBD" w:rsidRPr="00BC581F">
        <w:rPr>
          <w:rFonts w:ascii="Times New Roman" w:hAnsi="Times New Roman" w:cs="Times New Roman"/>
          <w:bCs/>
          <w:noProof/>
          <w:color w:val="000000"/>
          <w:sz w:val="24"/>
          <w:szCs w:val="24"/>
          <w:lang w:val="en-US"/>
        </w:rPr>
        <w:t>(13,65–67)</w:t>
      </w:r>
      <w:r w:rsidR="001463A7" w:rsidRPr="00BC581F">
        <w:rPr>
          <w:rStyle w:val="FootnoteReference"/>
          <w:rFonts w:ascii="Times New Roman" w:hAnsi="Times New Roman" w:cs="Times New Roman"/>
          <w:color w:val="000000"/>
          <w:sz w:val="24"/>
          <w:szCs w:val="24"/>
        </w:rPr>
        <w:fldChar w:fldCharType="end"/>
      </w:r>
      <w:r w:rsidRPr="00BC581F">
        <w:rPr>
          <w:rFonts w:ascii="Times New Roman" w:hAnsi="Times New Roman" w:cs="Times New Roman"/>
          <w:color w:val="000000"/>
          <w:sz w:val="24"/>
          <w:szCs w:val="24"/>
        </w:rPr>
        <w:t xml:space="preserve">. The data suggest that influenza virus contact or short-range transmission was prevalent in tropical and subtropical regions. Droplets or aerosols formed during cough, snoring, speaking, singing, or breathing can transfer viruses into the air </w:t>
      </w:r>
      <w:r w:rsidR="001463A7" w:rsidRPr="00BC581F">
        <w:rPr>
          <w:rStyle w:val="FootnoteReference"/>
          <w:rFonts w:ascii="Times New Roman" w:hAnsi="Times New Roman" w:cs="Times New Roman"/>
          <w:color w:val="000000"/>
          <w:sz w:val="24"/>
          <w:szCs w:val="24"/>
        </w:rPr>
        <w:fldChar w:fldCharType="begin" w:fldLock="1"/>
      </w:r>
      <w:r w:rsidR="00100CBD" w:rsidRPr="00BC581F">
        <w:rPr>
          <w:rFonts w:ascii="Times New Roman" w:hAnsi="Times New Roman" w:cs="Times New Roman"/>
          <w:color w:val="000000"/>
          <w:sz w:val="24"/>
          <w:szCs w:val="24"/>
        </w:rPr>
        <w:instrText>ADDIN CSL_CITATION {"citationItems":[{"id":"ITEM-1","itemData":{"author":[{"dropping-particle":"","family":"Mahamat A, Dussart P, Bouix A, Carvalho L, Eltges F, Matheus S, Miller M.A, Quenel P","given":"Viboud C.","non-dropping-particle":"","parse-names":false,"suffix":""}],"container-title":"Journal of Infection","id":"ITEM-1","issue":"2","issued":{"date-parts":[["2013"]]},"page":"141-147","title":"Climatic drivers of seasonal influenza epidemics in French Guiana","type":"article-journal","volume":"67"},"uris":["http://www.mendeley.com/documents/?uuid=7f07bb82-8f22-417f-b557-9869f2fdd3e1","http://www.mendeley.com/documents/?uuid=5a93b2f6-f3a4-41f0-9455-ecfce381c02f","http://www.mendeley.com/documents/?uuid=98071ac9-407c-4851-8429-32817a3af140"]}],"mendeley":{"formattedCitation":"(65)","plainTextFormattedCitation":"(65)","previouslyFormattedCitation":"(67)"},"properties":{"noteIndex":0},"schema":"https://github.com/citation-style-language/schema/raw/master/csl-citation.json"}</w:instrText>
      </w:r>
      <w:r w:rsidR="001463A7" w:rsidRPr="00BC581F">
        <w:rPr>
          <w:rStyle w:val="FootnoteReference"/>
          <w:rFonts w:ascii="Times New Roman" w:hAnsi="Times New Roman" w:cs="Times New Roman"/>
          <w:color w:val="000000"/>
          <w:sz w:val="24"/>
          <w:szCs w:val="24"/>
        </w:rPr>
        <w:fldChar w:fldCharType="separate"/>
      </w:r>
      <w:r w:rsidR="00100CBD" w:rsidRPr="00BC581F">
        <w:rPr>
          <w:rFonts w:ascii="Times New Roman" w:hAnsi="Times New Roman" w:cs="Times New Roman"/>
          <w:noProof/>
          <w:color w:val="000000"/>
          <w:sz w:val="24"/>
          <w:szCs w:val="24"/>
        </w:rPr>
        <w:t>(65)</w:t>
      </w:r>
      <w:r w:rsidR="001463A7" w:rsidRPr="00BC581F">
        <w:rPr>
          <w:rStyle w:val="FootnoteReference"/>
          <w:rFonts w:ascii="Times New Roman" w:hAnsi="Times New Roman" w:cs="Times New Roman"/>
          <w:color w:val="000000"/>
          <w:sz w:val="24"/>
          <w:szCs w:val="24"/>
        </w:rPr>
        <w:fldChar w:fldCharType="end"/>
      </w:r>
      <w:r w:rsidRPr="00BC581F">
        <w:rPr>
          <w:rFonts w:ascii="Times New Roman" w:hAnsi="Times New Roman" w:cs="Times New Roman"/>
          <w:color w:val="000000"/>
          <w:sz w:val="24"/>
          <w:szCs w:val="24"/>
        </w:rPr>
        <w:t xml:space="preserve">. Airborne transmission by aerosols, however, is very virulent and dominating </w:t>
      </w:r>
      <w:r w:rsidR="001463A7" w:rsidRPr="00BC581F">
        <w:rPr>
          <w:rStyle w:val="FootnoteReference"/>
          <w:rFonts w:ascii="Times New Roman" w:hAnsi="Times New Roman" w:cs="Times New Roman"/>
          <w:color w:val="000000"/>
          <w:sz w:val="24"/>
          <w:szCs w:val="24"/>
        </w:rPr>
        <w:fldChar w:fldCharType="begin" w:fldLock="1"/>
      </w:r>
      <w:r w:rsidR="00100CBD" w:rsidRPr="00BC581F">
        <w:rPr>
          <w:rFonts w:ascii="Times New Roman" w:hAnsi="Times New Roman" w:cs="Times New Roman"/>
          <w:color w:val="000000"/>
          <w:sz w:val="24"/>
          <w:szCs w:val="24"/>
        </w:rPr>
        <w:instrText>ADDIN CSL_CITATION {"citationItems":[{"id":"ITEM-1","itemData":{"DOI":"10.1016/j.scitotenv.2020.140244","ISSN":"00489697","author":[{"dropping-particle":"","family":"Zhang","given":"Zhenbo","non-dropping-particle":"","parse-names":false,"suffix":""},{"dropping-particle":"","family":"Xue","given":"Ting","non-dropping-particle":"","parse-names":false,"suffix":""},{"dropping-particle":"","family":"Jin","given":"Xiaoyu","non-dropping-particle":"","parse-names":false,"suffix":""}],"container-title":"Science of The Total Environment","id":"ITEM-1","issued":{"date-parts":[["2020","11"]]},"page":"140244","title":"Effects of meteorological conditions and air pollution on COVID-19 transmission: Evidence from 219 Chinese cities","type":"article-journal","volume":"741"},"uris":["http://www.mendeley.com/documents/?uuid=e1145d3d-1ec7-4fda-87df-cec4ece3a828","http://www.mendeley.com/documents/?uuid=92e6bffd-ab08-485a-9895-91ed5fa95c3a","http://www.mendeley.com/documents/?uuid=57b07f3d-77b7-453b-8f1b-4e45be48f752"]}],"mendeley":{"formattedCitation":"(68)","plainTextFormattedCitation":"(68)","previouslyFormattedCitation":"(70)"},"properties":{"noteIndex":0},"schema":"https://github.com/citation-style-language/schema/raw/master/csl-citation.json"}</w:instrText>
      </w:r>
      <w:r w:rsidR="001463A7" w:rsidRPr="00BC581F">
        <w:rPr>
          <w:rStyle w:val="FootnoteReference"/>
          <w:rFonts w:ascii="Times New Roman" w:hAnsi="Times New Roman" w:cs="Times New Roman"/>
          <w:color w:val="000000"/>
          <w:sz w:val="24"/>
          <w:szCs w:val="24"/>
        </w:rPr>
        <w:fldChar w:fldCharType="separate"/>
      </w:r>
      <w:r w:rsidR="00100CBD" w:rsidRPr="00BC581F">
        <w:rPr>
          <w:rFonts w:ascii="Times New Roman" w:hAnsi="Times New Roman" w:cs="Times New Roman"/>
          <w:noProof/>
          <w:color w:val="000000"/>
          <w:sz w:val="24"/>
          <w:szCs w:val="24"/>
        </w:rPr>
        <w:t>(68)</w:t>
      </w:r>
      <w:r w:rsidR="001463A7" w:rsidRPr="00BC581F">
        <w:rPr>
          <w:rStyle w:val="FootnoteReference"/>
          <w:rFonts w:ascii="Times New Roman" w:hAnsi="Times New Roman" w:cs="Times New Roman"/>
          <w:color w:val="000000"/>
          <w:sz w:val="24"/>
          <w:szCs w:val="24"/>
        </w:rPr>
        <w:fldChar w:fldCharType="end"/>
      </w:r>
      <w:r w:rsidRPr="00BC581F">
        <w:rPr>
          <w:rFonts w:ascii="Times New Roman" w:hAnsi="Times New Roman" w:cs="Times New Roman"/>
          <w:color w:val="000000"/>
          <w:sz w:val="24"/>
          <w:szCs w:val="24"/>
        </w:rPr>
        <w:t xml:space="preserve">. Aerosol virus survival and infectivity are affected by ambient stress temperature </w:t>
      </w:r>
      <w:r w:rsidR="001463A7" w:rsidRPr="00BC581F">
        <w:rPr>
          <w:rStyle w:val="FootnoteReference"/>
          <w:rFonts w:ascii="Times New Roman" w:hAnsi="Times New Roman" w:cs="Times New Roman"/>
          <w:color w:val="000000"/>
          <w:sz w:val="24"/>
          <w:szCs w:val="24"/>
        </w:rPr>
        <w:fldChar w:fldCharType="begin" w:fldLock="1"/>
      </w:r>
      <w:r w:rsidR="00100CBD" w:rsidRPr="00BC581F">
        <w:rPr>
          <w:rFonts w:ascii="Times New Roman" w:hAnsi="Times New Roman" w:cs="Times New Roman"/>
          <w:color w:val="000000"/>
          <w:sz w:val="24"/>
          <w:szCs w:val="24"/>
        </w:rPr>
        <w:instrText>ADDIN CSL_CITATION {"citationItems":[{"id":"ITEM-1","itemData":{"DOI":"10.1016/j.envres.2020.109819","ISSN":"00139351","author":[{"dropping-particle":"","family":"Jayaweera","given":"Mahesh","non-dropping-particle":"","parse-names":false,"suffix":""},{"dropping-particle":"","family":"Perera","given":"Hasini","non-dropping-particle":"","parse-names":false,"suffix":""},{"dropping-particle":"","family":"Gunawardana","given":"Buddhika","non-dropping-particle":"","parse-names":false,"suffix":""},{"dropping-particle":"","family":"Manatunge","given":"Jagath","non-dropping-particle":"","parse-names":false,"suffix":""}],"container-title":"Environmental Research","id":"ITEM-1","issued":{"date-parts":[["2020","9"]]},"page":"109819","title":"Transmission of COVID-19 virus by droplets and aerosols: A critical review on the unresolved dichotomy","type":"article-journal","volume":"188"},"uris":["http://www.mendeley.com/documents/?uuid=99f6b1ef-97ef-44dc-ba9d-ca2dc7401e01","http://www.mendeley.com/documents/?uuid=414fea43-0208-46ed-a146-c625149d1890","http://www.mendeley.com/documents/?uuid=a445ce7a-e5d8-4077-8657-a7cdf48799cb"]}],"mendeley":{"formattedCitation":"(69)","plainTextFormattedCitation":"(69)","previouslyFormattedCitation":"(71)"},"properties":{"noteIndex":0},"schema":"https://github.com/citation-style-language/schema/raw/master/csl-citation.json"}</w:instrText>
      </w:r>
      <w:r w:rsidR="001463A7" w:rsidRPr="00BC581F">
        <w:rPr>
          <w:rStyle w:val="FootnoteReference"/>
          <w:rFonts w:ascii="Times New Roman" w:hAnsi="Times New Roman" w:cs="Times New Roman"/>
          <w:color w:val="000000"/>
          <w:sz w:val="24"/>
          <w:szCs w:val="24"/>
        </w:rPr>
        <w:fldChar w:fldCharType="separate"/>
      </w:r>
      <w:r w:rsidR="00100CBD" w:rsidRPr="00BC581F">
        <w:rPr>
          <w:rFonts w:ascii="Times New Roman" w:hAnsi="Times New Roman" w:cs="Times New Roman"/>
          <w:noProof/>
          <w:color w:val="000000"/>
          <w:sz w:val="24"/>
          <w:szCs w:val="24"/>
        </w:rPr>
        <w:t>(69)</w:t>
      </w:r>
      <w:r w:rsidR="001463A7" w:rsidRPr="00BC581F">
        <w:rPr>
          <w:rStyle w:val="FootnoteReference"/>
          <w:rFonts w:ascii="Times New Roman" w:hAnsi="Times New Roman" w:cs="Times New Roman"/>
          <w:color w:val="000000"/>
          <w:sz w:val="24"/>
          <w:szCs w:val="24"/>
        </w:rPr>
        <w:fldChar w:fldCharType="end"/>
      </w:r>
      <w:r w:rsidR="00D66FAD" w:rsidRPr="00BC581F">
        <w:rPr>
          <w:rFonts w:ascii="Times New Roman" w:hAnsi="Times New Roman" w:cs="Times New Roman"/>
          <w:color w:val="000000"/>
          <w:sz w:val="24"/>
          <w:szCs w:val="24"/>
        </w:rPr>
        <w:t>.</w:t>
      </w:r>
      <w:r w:rsidRPr="00BC581F">
        <w:rPr>
          <w:rFonts w:ascii="Times New Roman" w:hAnsi="Times New Roman" w:cs="Times New Roman"/>
          <w:color w:val="000000"/>
          <w:sz w:val="24"/>
          <w:szCs w:val="24"/>
        </w:rPr>
        <w:t xml:space="preserve"> The SARS-CoV-2 can remain alive for 3 hours in spray form (&lt; 5 μm) but it shows higher feasibility on plastic and stainless steel, copper, carton, and glass up to 72 hours in droplet form (&gt; 5 μm) </w:t>
      </w:r>
      <w:r w:rsidR="001463A7" w:rsidRPr="00BC581F">
        <w:rPr>
          <w:rStyle w:val="FootnoteReference"/>
          <w:rFonts w:ascii="Times New Roman" w:hAnsi="Times New Roman" w:cs="Times New Roman"/>
          <w:color w:val="000000"/>
          <w:sz w:val="24"/>
          <w:szCs w:val="24"/>
        </w:rPr>
        <w:fldChar w:fldCharType="begin" w:fldLock="1"/>
      </w:r>
      <w:r w:rsidR="00100CBD" w:rsidRPr="00BC581F">
        <w:rPr>
          <w:rFonts w:ascii="Times New Roman" w:hAnsi="Times New Roman" w:cs="Times New Roman"/>
          <w:color w:val="000000"/>
          <w:sz w:val="24"/>
          <w:szCs w:val="24"/>
        </w:rPr>
        <w:instrText>ADDIN CSL_CITATION {"citationItems":[{"id":"ITEM-1","itemData":{"DOI":"10.1056/NEJMc2004973","ISSN":"0028-4793","author":[{"dropping-particle":"","family":"Doremalen","given":"Neeltje","non-dropping-particle":"van","parse-names":false,"suffix":""},{"dropping-particle":"","family":"Bushmaker","given":"Trenton","non-dropping-particle":"","parse-names":false,"suffix":""},{"dropping-particle":"","family":"Morris","given":"Dylan H.","non-dropping-particle":"","parse-names":false,"suffix":""},{"dropping-particle":"","family":"Holbrook","given":"Myndi G.","non-dropping-particle":"","parse-names":false,"suffix":""},{"dropping-particle":"","family":"Gamble","given":"Amandine","non-dropping-particle":"","parse-names":false,"suffix":""},{"dropping-particle":"","family":"Williamson","given":"Brandi N.","non-dropping-particle":"","parse-names":false,"suffix":""},{"dropping-particle":"","family":"Tamin","given":"Azaibi","non-dropping-particle":"","parse-names":false,"suffix":""},{"dropping-particle":"","family":"Harcourt","given":"Jennifer L.","non-dropping-particle":"","parse-names":false,"suffix":""},{"dropping-particle":"","family":"Thornburg","given":"Natalie J.","non-dropping-particle":"","parse-names":false,"suffix":""},{"dropping-particle":"","family":"Gerber","given":"Susan I.","non-dropping-particle":"","parse-names":false,"suffix":""},{"dropping-particle":"","family":"Lloyd-Smith","given":"James O.","non-dropping-particle":"","parse-names":false,"suffix":""},{"dropping-particle":"","family":"Wit","given":"Emmie","non-dropping-particle":"de","parse-names":false,"suffix":""},{"dropping-particle":"","family":"Munster","given":"Vincent J.","non-dropping-particle":"","parse-names":false,"suffix":""}],"container-title":"New England Journal of Medicine","id":"ITEM-1","issue":"16","issued":{"date-parts":[["2020","4"]]},"page":"1564-1567","title":"Aerosol and Surface Stability of SARS-CoV-2 as Compared with SARS-CoV-1","type":"article-journal","volume":"382"},"uris":["http://www.mendeley.com/documents/?uuid=346adf3c-0b83-4db2-9af9-af520f94eb48","http://www.mendeley.com/documents/?uuid=9c16fdb9-2412-412b-bdad-1a66997dd4c5","http://www.mendeley.com/documents/?uuid=9c832557-76eb-4ef0-beb8-05d91e8712a4"]}],"mendeley":{"formattedCitation":"(70)","plainTextFormattedCitation":"(70)","previouslyFormattedCitation":"(72)"},"properties":{"noteIndex":0},"schema":"https://github.com/citation-style-language/schema/raw/master/csl-citation.json"}</w:instrText>
      </w:r>
      <w:r w:rsidR="001463A7" w:rsidRPr="00BC581F">
        <w:rPr>
          <w:rStyle w:val="FootnoteReference"/>
          <w:rFonts w:ascii="Times New Roman" w:hAnsi="Times New Roman" w:cs="Times New Roman"/>
          <w:color w:val="000000"/>
          <w:sz w:val="24"/>
          <w:szCs w:val="24"/>
        </w:rPr>
        <w:fldChar w:fldCharType="separate"/>
      </w:r>
      <w:r w:rsidR="00100CBD" w:rsidRPr="00BC581F">
        <w:rPr>
          <w:rFonts w:ascii="Times New Roman" w:hAnsi="Times New Roman" w:cs="Times New Roman"/>
          <w:noProof/>
          <w:color w:val="000000"/>
          <w:sz w:val="24"/>
          <w:szCs w:val="24"/>
        </w:rPr>
        <w:t>(70)</w:t>
      </w:r>
      <w:r w:rsidR="001463A7" w:rsidRPr="00BC581F">
        <w:rPr>
          <w:rStyle w:val="FootnoteReference"/>
          <w:rFonts w:ascii="Times New Roman" w:hAnsi="Times New Roman" w:cs="Times New Roman"/>
          <w:color w:val="000000"/>
          <w:sz w:val="24"/>
          <w:szCs w:val="24"/>
        </w:rPr>
        <w:fldChar w:fldCharType="end"/>
      </w:r>
      <w:r w:rsidRPr="00BC581F">
        <w:rPr>
          <w:rFonts w:ascii="Times New Roman" w:hAnsi="Times New Roman" w:cs="Times New Roman"/>
          <w:color w:val="000000"/>
          <w:sz w:val="24"/>
          <w:szCs w:val="24"/>
        </w:rPr>
        <w:t>.</w:t>
      </w:r>
      <w:r w:rsidR="00F6290E" w:rsidRPr="00BC581F">
        <w:rPr>
          <w:rFonts w:ascii="Times New Roman" w:hAnsi="Times New Roman" w:cs="Times New Roman"/>
          <w:color w:val="000000"/>
          <w:sz w:val="24"/>
          <w:szCs w:val="24"/>
        </w:rPr>
        <w:t xml:space="preserve"> </w:t>
      </w:r>
      <w:r w:rsidRPr="00BC581F">
        <w:rPr>
          <w:rFonts w:ascii="Times New Roman" w:hAnsi="Times New Roman" w:cs="Times New Roman"/>
          <w:color w:val="000000"/>
          <w:sz w:val="24"/>
          <w:szCs w:val="24"/>
        </w:rPr>
        <w:t xml:space="preserve">The result indicated that the viability of SARS-CoV-2 is reduced substantially due to the lower evaporation rate of the saliva contaminated droplets in high temperature. Similar to our findings, </w:t>
      </w:r>
      <w:r w:rsidR="005502D5">
        <w:rPr>
          <w:rFonts w:ascii="Times New Roman" w:hAnsi="Times New Roman" w:cs="Times New Roman"/>
          <w:color w:val="000000"/>
          <w:sz w:val="24"/>
          <w:szCs w:val="24"/>
        </w:rPr>
        <w:t>another study</w:t>
      </w:r>
      <w:r w:rsidRPr="00BC581F">
        <w:rPr>
          <w:rFonts w:ascii="Times New Roman" w:hAnsi="Times New Roman" w:cs="Times New Roman"/>
          <w:color w:val="000000"/>
          <w:sz w:val="24"/>
          <w:szCs w:val="24"/>
        </w:rPr>
        <w:t xml:space="preserve"> reported </w:t>
      </w:r>
      <w:r w:rsidR="005502D5">
        <w:rPr>
          <w:rFonts w:ascii="Times New Roman" w:hAnsi="Times New Roman" w:cs="Times New Roman"/>
          <w:color w:val="000000"/>
          <w:sz w:val="24"/>
          <w:szCs w:val="24"/>
        </w:rPr>
        <w:t>that rainfall has</w:t>
      </w:r>
      <w:r w:rsidRPr="00BC581F">
        <w:rPr>
          <w:rFonts w:ascii="Times New Roman" w:hAnsi="Times New Roman" w:cs="Times New Roman"/>
          <w:color w:val="000000"/>
          <w:sz w:val="24"/>
          <w:szCs w:val="24"/>
        </w:rPr>
        <w:t xml:space="preserve"> </w:t>
      </w:r>
      <w:r w:rsidR="005502D5">
        <w:rPr>
          <w:rFonts w:ascii="Times New Roman" w:hAnsi="Times New Roman" w:cs="Times New Roman"/>
          <w:color w:val="000000"/>
          <w:sz w:val="24"/>
          <w:szCs w:val="24"/>
        </w:rPr>
        <w:t>negative</w:t>
      </w:r>
      <w:r w:rsidRPr="00BC581F">
        <w:rPr>
          <w:rFonts w:ascii="Times New Roman" w:hAnsi="Times New Roman" w:cs="Times New Roman"/>
          <w:color w:val="000000"/>
          <w:sz w:val="24"/>
          <w:szCs w:val="24"/>
        </w:rPr>
        <w:t xml:space="preserve"> </w:t>
      </w:r>
      <w:r w:rsidR="005502D5">
        <w:rPr>
          <w:rFonts w:ascii="Times New Roman" w:hAnsi="Times New Roman" w:cs="Times New Roman"/>
          <w:color w:val="000000"/>
          <w:sz w:val="24"/>
          <w:szCs w:val="24"/>
        </w:rPr>
        <w:t xml:space="preserve">association </w:t>
      </w:r>
      <w:r w:rsidRPr="00BC581F">
        <w:rPr>
          <w:rFonts w:ascii="Times New Roman" w:hAnsi="Times New Roman" w:cs="Times New Roman"/>
          <w:color w:val="000000"/>
          <w:sz w:val="24"/>
          <w:szCs w:val="24"/>
        </w:rPr>
        <w:t xml:space="preserve">on COVID-19 </w:t>
      </w:r>
      <w:r w:rsidR="005502D5">
        <w:rPr>
          <w:rFonts w:ascii="Times New Roman" w:hAnsi="Times New Roman" w:cs="Times New Roman"/>
          <w:color w:val="000000"/>
          <w:sz w:val="24"/>
          <w:szCs w:val="24"/>
        </w:rPr>
        <w:t xml:space="preserve">spreading </w:t>
      </w:r>
      <w:r w:rsidRPr="00BC581F">
        <w:rPr>
          <w:rFonts w:ascii="Times New Roman" w:hAnsi="Times New Roman" w:cs="Times New Roman"/>
          <w:color w:val="000000"/>
          <w:sz w:val="24"/>
          <w:szCs w:val="24"/>
        </w:rPr>
        <w:t>in India and Pakistan</w:t>
      </w:r>
      <w:r w:rsidR="00F6290E" w:rsidRPr="00BC581F">
        <w:rPr>
          <w:rFonts w:ascii="Times New Roman" w:hAnsi="Times New Roman" w:cs="Times New Roman"/>
          <w:color w:val="000000"/>
          <w:sz w:val="24"/>
          <w:szCs w:val="24"/>
        </w:rPr>
        <w:t xml:space="preserve"> </w:t>
      </w:r>
      <w:r w:rsidR="001463A7" w:rsidRPr="00BC581F">
        <w:rPr>
          <w:rStyle w:val="FootnoteReference"/>
          <w:rFonts w:ascii="Times New Roman" w:hAnsi="Times New Roman" w:cs="Times New Roman"/>
          <w:color w:val="000000"/>
          <w:sz w:val="24"/>
          <w:szCs w:val="24"/>
        </w:rPr>
        <w:fldChar w:fldCharType="begin" w:fldLock="1"/>
      </w:r>
      <w:r w:rsidR="00100CBD" w:rsidRPr="00BC581F">
        <w:rPr>
          <w:rFonts w:ascii="Times New Roman" w:hAnsi="Times New Roman" w:cs="Times New Roman"/>
          <w:color w:val="000000"/>
          <w:sz w:val="24"/>
          <w:szCs w:val="24"/>
        </w:rPr>
        <w:instrText>ADDIN CSL_CITATION {"citationItems":[{"id":"ITEM-1","itemData":{"DOI":"10.1016/J.SCITOTENV.2020.143315","ISSN":"18791026","PMID":"33162141","abstract":"We aimed to examine the impact of weather on COVID-19 confirmed cases in South Asian countries, namely, Afghanistan, Bangladesh, India, Pakistan, and Sri Lanka. Data on daily confirmed cases, together with weather parameters, were collected from the first day of COVID confirmed cases in each country to 31 August 2020. The weather parameters were Rainfall (mm), relative humidity (%), maximum and minimum temperature (°C), surface pressure (kPa), maximum air pollutants matter PM 2.5 (μg/m3) and maximum wind speed (m/s). Data were analyzed for each investigated countries separately by using the Autoregressive Integrated Moving Average with Explanatory Variables (ARIMAX) model. We found that maximum wind speed had significant negative impact on COVID-19 transmission in India (−209.45, 95% confidence interval (CI): −369.13, −49.77) and Sri Lanka (−2.77, 95% CI: −4.77, −0.77). Apart from India, temperature had mixed effects (i.e., positive or negative) in four countries in South Asia. For example, maximum temperature had negative impact (−30.52, 95% CI: −60.24, −0.78) in Bangladesh and positive impact (5.10, 95% CI: 0.06, 10.14) in Afghanistan. Whereas rainfall had negative effects (−48.64, 95% CI: −80.17, −17.09) in India and mixed effects in Pakistan. Besides, maximum air pollutants matter PM 2.5 was negatively associated with the confirmed cases of COVID-19. In conclusion, maximum wind speed, rainfall, air pollutants (maximum PM 2.5) and temperature are four variables that could play a vital role in the transmission of COVID-19. Although there is a mixed conclusion regarding weather parameters and COVID-19 transmission, we recommend developing environmental policies regarding the transmission of COVID-19 in South Asian countries.","author":[{"dropping-particle":"","family":"Hossain","given":"Md Sabbir","non-dropping-particle":"","parse-names":false,"suffix":""},{"dropping-particle":"","family":"Ahmed","given":"Sulaiman","non-dropping-particle":"","parse-names":false,"suffix":""},{"dropping-particle":"","family":"Uddin","given":"Md Jamal","non-dropping-particle":"","parse-names":false,"suffix":""}],"container-title":"The Science of the Total Environment","id":"ITEM-1","issued":{"date-parts":[["2021","3"]]},"page":"143315","publisher":"Elsevier","title":"Impact of weather on COVID-19 transmission in south Asian countries: An application of the ARIMAX model","type":"article-journal","volume":"761"},"uris":["http://www.mendeley.com/documents/?uuid=243373c0-ddc8-34d2-85cf-8bc8f0d98681","http://www.mendeley.com/documents/?uuid=36cafed0-8c25-41ce-ab25-51975a8ecd90","http://www.mendeley.com/documents/?uuid=8d482451-f6b7-4dd7-9ab8-309283b6e382","http://www.mendeley.com/documents/?uuid=a3c2c81c-3800-46d5-9419-6b599d52be08"]}],"mendeley":{"formattedCitation":"(71)","plainTextFormattedCitation":"(71)","previouslyFormattedCitation":"(73)"},"properties":{"noteIndex":0},"schema":"https://github.com/citation-style-language/schema/raw/master/csl-citation.json"}</w:instrText>
      </w:r>
      <w:r w:rsidR="001463A7" w:rsidRPr="00BC581F">
        <w:rPr>
          <w:rStyle w:val="FootnoteReference"/>
          <w:rFonts w:ascii="Times New Roman" w:hAnsi="Times New Roman" w:cs="Times New Roman"/>
          <w:color w:val="000000"/>
          <w:sz w:val="24"/>
          <w:szCs w:val="24"/>
        </w:rPr>
        <w:fldChar w:fldCharType="separate"/>
      </w:r>
      <w:r w:rsidR="00100CBD" w:rsidRPr="00BC581F">
        <w:rPr>
          <w:rFonts w:ascii="Times New Roman" w:hAnsi="Times New Roman" w:cs="Times New Roman"/>
          <w:noProof/>
          <w:color w:val="000000"/>
          <w:sz w:val="24"/>
          <w:szCs w:val="24"/>
        </w:rPr>
        <w:t>(71)</w:t>
      </w:r>
      <w:r w:rsidR="001463A7" w:rsidRPr="00BC581F">
        <w:rPr>
          <w:rStyle w:val="FootnoteReference"/>
          <w:rFonts w:ascii="Times New Roman" w:hAnsi="Times New Roman" w:cs="Times New Roman"/>
          <w:color w:val="000000"/>
          <w:sz w:val="24"/>
          <w:szCs w:val="24"/>
        </w:rPr>
        <w:fldChar w:fldCharType="end"/>
      </w:r>
      <w:r w:rsidRPr="00BC581F">
        <w:rPr>
          <w:rFonts w:ascii="Times New Roman" w:hAnsi="Times New Roman" w:cs="Times New Roman"/>
          <w:color w:val="000000"/>
          <w:sz w:val="24"/>
          <w:szCs w:val="24"/>
        </w:rPr>
        <w:t xml:space="preserve">. </w:t>
      </w:r>
      <w:r w:rsidR="00F6290E" w:rsidRPr="00BC581F">
        <w:rPr>
          <w:rFonts w:ascii="Times New Roman" w:hAnsi="Times New Roman" w:cs="Times New Roman"/>
          <w:color w:val="000000"/>
          <w:sz w:val="24"/>
          <w:szCs w:val="24"/>
        </w:rPr>
        <w:t>The precipitation</w:t>
      </w:r>
      <w:r w:rsidRPr="00BC581F">
        <w:rPr>
          <w:rFonts w:ascii="Times New Roman" w:hAnsi="Times New Roman" w:cs="Times New Roman"/>
          <w:color w:val="000000"/>
          <w:sz w:val="24"/>
          <w:szCs w:val="24"/>
        </w:rPr>
        <w:t xml:space="preserve"> rate </w:t>
      </w:r>
      <w:r w:rsidR="00F6290E" w:rsidRPr="00BC581F">
        <w:rPr>
          <w:rFonts w:ascii="Times New Roman" w:hAnsi="Times New Roman" w:cs="Times New Roman"/>
          <w:color w:val="000000"/>
          <w:sz w:val="24"/>
          <w:szCs w:val="24"/>
        </w:rPr>
        <w:t>responsible</w:t>
      </w:r>
      <w:r w:rsidRPr="00BC581F">
        <w:rPr>
          <w:rFonts w:ascii="Times New Roman" w:hAnsi="Times New Roman" w:cs="Times New Roman"/>
          <w:color w:val="000000"/>
          <w:sz w:val="24"/>
          <w:szCs w:val="24"/>
        </w:rPr>
        <w:t xml:space="preserve"> </w:t>
      </w:r>
      <w:r w:rsidR="00F6290E" w:rsidRPr="00BC581F">
        <w:rPr>
          <w:rFonts w:ascii="Times New Roman" w:hAnsi="Times New Roman" w:cs="Times New Roman"/>
          <w:color w:val="000000"/>
          <w:sz w:val="24"/>
          <w:szCs w:val="24"/>
        </w:rPr>
        <w:t xml:space="preserve">with </w:t>
      </w:r>
      <w:r w:rsidRPr="00BC581F">
        <w:rPr>
          <w:rFonts w:ascii="Times New Roman" w:hAnsi="Times New Roman" w:cs="Times New Roman"/>
          <w:color w:val="000000"/>
          <w:sz w:val="24"/>
          <w:szCs w:val="24"/>
        </w:rPr>
        <w:t xml:space="preserve">the </w:t>
      </w:r>
      <w:r w:rsidR="00F6290E" w:rsidRPr="00BC581F">
        <w:rPr>
          <w:rFonts w:ascii="Times New Roman" w:hAnsi="Times New Roman" w:cs="Times New Roman"/>
          <w:color w:val="000000"/>
          <w:sz w:val="24"/>
          <w:szCs w:val="24"/>
        </w:rPr>
        <w:t>aggregation</w:t>
      </w:r>
      <w:r w:rsidRPr="00BC581F">
        <w:rPr>
          <w:rFonts w:ascii="Times New Roman" w:hAnsi="Times New Roman" w:cs="Times New Roman"/>
          <w:color w:val="000000"/>
          <w:sz w:val="24"/>
          <w:szCs w:val="24"/>
        </w:rPr>
        <w:t xml:space="preserve"> and washout process of aerosols </w:t>
      </w:r>
      <w:r w:rsidR="00F6290E" w:rsidRPr="00BC581F">
        <w:rPr>
          <w:rFonts w:ascii="Times New Roman" w:hAnsi="Times New Roman" w:cs="Times New Roman"/>
          <w:color w:val="000000"/>
          <w:sz w:val="24"/>
          <w:szCs w:val="24"/>
        </w:rPr>
        <w:t xml:space="preserve">in the environment </w:t>
      </w:r>
      <w:r w:rsidRPr="00BC581F">
        <w:rPr>
          <w:rFonts w:ascii="Times New Roman" w:hAnsi="Times New Roman" w:cs="Times New Roman"/>
          <w:color w:val="000000"/>
          <w:sz w:val="24"/>
          <w:szCs w:val="24"/>
        </w:rPr>
        <w:t xml:space="preserve">and </w:t>
      </w:r>
      <w:r w:rsidR="00F6290E" w:rsidRPr="00BC581F">
        <w:rPr>
          <w:rFonts w:ascii="Times New Roman" w:hAnsi="Times New Roman" w:cs="Times New Roman"/>
          <w:color w:val="000000"/>
          <w:sz w:val="24"/>
          <w:szCs w:val="24"/>
        </w:rPr>
        <w:t>SARS-CoV-2</w:t>
      </w:r>
      <w:r w:rsidRPr="00BC581F">
        <w:rPr>
          <w:rFonts w:ascii="Times New Roman" w:hAnsi="Times New Roman" w:cs="Times New Roman"/>
          <w:color w:val="000000"/>
          <w:sz w:val="24"/>
          <w:szCs w:val="24"/>
        </w:rPr>
        <w:t xml:space="preserve"> </w:t>
      </w:r>
      <w:r w:rsidR="00F6290E" w:rsidRPr="00BC581F">
        <w:rPr>
          <w:rFonts w:ascii="Times New Roman" w:hAnsi="Times New Roman" w:cs="Times New Roman"/>
          <w:color w:val="000000"/>
          <w:sz w:val="24"/>
          <w:szCs w:val="24"/>
        </w:rPr>
        <w:t>RNA</w:t>
      </w:r>
      <w:r w:rsidRPr="00BC581F">
        <w:rPr>
          <w:rFonts w:ascii="Times New Roman" w:hAnsi="Times New Roman" w:cs="Times New Roman"/>
          <w:color w:val="000000"/>
          <w:sz w:val="24"/>
          <w:szCs w:val="24"/>
        </w:rPr>
        <w:t xml:space="preserve"> could not have </w:t>
      </w:r>
      <w:r w:rsidR="00F6290E" w:rsidRPr="00BC581F">
        <w:rPr>
          <w:rFonts w:ascii="Times New Roman" w:hAnsi="Times New Roman" w:cs="Times New Roman"/>
          <w:color w:val="000000"/>
          <w:sz w:val="24"/>
          <w:szCs w:val="24"/>
        </w:rPr>
        <w:t xml:space="preserve">higher </w:t>
      </w:r>
      <w:r w:rsidRPr="00BC581F">
        <w:rPr>
          <w:rFonts w:ascii="Times New Roman" w:hAnsi="Times New Roman" w:cs="Times New Roman"/>
          <w:color w:val="000000"/>
          <w:sz w:val="24"/>
          <w:szCs w:val="24"/>
        </w:rPr>
        <w:t xml:space="preserve">residence in the atmosphere and, </w:t>
      </w:r>
      <w:r w:rsidR="00F6290E" w:rsidRPr="00BC581F">
        <w:rPr>
          <w:rFonts w:ascii="Times New Roman" w:hAnsi="Times New Roman" w:cs="Times New Roman"/>
          <w:color w:val="000000"/>
          <w:sz w:val="24"/>
          <w:szCs w:val="24"/>
        </w:rPr>
        <w:t>subsequently</w:t>
      </w:r>
      <w:r w:rsidRPr="00BC581F">
        <w:rPr>
          <w:rFonts w:ascii="Times New Roman" w:hAnsi="Times New Roman" w:cs="Times New Roman"/>
          <w:color w:val="000000"/>
          <w:sz w:val="24"/>
          <w:szCs w:val="24"/>
        </w:rPr>
        <w:t xml:space="preserve"> will not </w:t>
      </w:r>
      <w:r w:rsidR="00F6290E" w:rsidRPr="00BC581F">
        <w:rPr>
          <w:rFonts w:ascii="Times New Roman" w:hAnsi="Times New Roman" w:cs="Times New Roman"/>
          <w:color w:val="000000"/>
          <w:sz w:val="24"/>
          <w:szCs w:val="24"/>
        </w:rPr>
        <w:t>active</w:t>
      </w:r>
      <w:r w:rsidRPr="00BC581F">
        <w:rPr>
          <w:rFonts w:ascii="Times New Roman" w:hAnsi="Times New Roman" w:cs="Times New Roman"/>
          <w:color w:val="000000"/>
          <w:sz w:val="24"/>
          <w:szCs w:val="24"/>
        </w:rPr>
        <w:t xml:space="preserve"> to disperse further. </w:t>
      </w:r>
      <w:r w:rsidR="00F6290E" w:rsidRPr="00BC581F">
        <w:rPr>
          <w:rFonts w:ascii="Times New Roman" w:hAnsi="Times New Roman" w:cs="Times New Roman"/>
          <w:color w:val="000000"/>
          <w:sz w:val="24"/>
          <w:szCs w:val="24"/>
        </w:rPr>
        <w:t>In addition that, a</w:t>
      </w:r>
      <w:r w:rsidRPr="00BC581F">
        <w:rPr>
          <w:rFonts w:ascii="Times New Roman" w:hAnsi="Times New Roman" w:cs="Times New Roman"/>
          <w:color w:val="000000"/>
          <w:sz w:val="24"/>
          <w:szCs w:val="24"/>
        </w:rPr>
        <w:t xml:space="preserve"> hypothetical </w:t>
      </w:r>
      <w:r w:rsidR="00F6290E" w:rsidRPr="00BC581F">
        <w:rPr>
          <w:rFonts w:ascii="Times New Roman" w:hAnsi="Times New Roman" w:cs="Times New Roman"/>
          <w:color w:val="000000"/>
          <w:sz w:val="24"/>
          <w:szCs w:val="24"/>
        </w:rPr>
        <w:t>explanation</w:t>
      </w:r>
      <w:r w:rsidRPr="00BC581F">
        <w:rPr>
          <w:rFonts w:ascii="Times New Roman" w:hAnsi="Times New Roman" w:cs="Times New Roman"/>
          <w:color w:val="000000"/>
          <w:sz w:val="24"/>
          <w:szCs w:val="24"/>
        </w:rPr>
        <w:t xml:space="preserve"> might be that </w:t>
      </w:r>
      <w:r w:rsidR="00F6290E" w:rsidRPr="00BC581F">
        <w:rPr>
          <w:rFonts w:ascii="Times New Roman" w:hAnsi="Times New Roman" w:cs="Times New Roman"/>
          <w:color w:val="000000"/>
          <w:sz w:val="24"/>
          <w:szCs w:val="24"/>
        </w:rPr>
        <w:t>persons</w:t>
      </w:r>
      <w:r w:rsidRPr="00BC581F">
        <w:rPr>
          <w:rFonts w:ascii="Times New Roman" w:hAnsi="Times New Roman" w:cs="Times New Roman"/>
          <w:color w:val="000000"/>
          <w:sz w:val="24"/>
          <w:szCs w:val="24"/>
        </w:rPr>
        <w:t xml:space="preserve"> often stay </w:t>
      </w:r>
      <w:r w:rsidR="00F6290E" w:rsidRPr="00BC581F">
        <w:rPr>
          <w:rFonts w:ascii="Times New Roman" w:hAnsi="Times New Roman" w:cs="Times New Roman"/>
          <w:color w:val="000000"/>
          <w:sz w:val="24"/>
          <w:szCs w:val="24"/>
        </w:rPr>
        <w:t>residence</w:t>
      </w:r>
      <w:r w:rsidRPr="00BC581F">
        <w:rPr>
          <w:rFonts w:ascii="Times New Roman" w:hAnsi="Times New Roman" w:cs="Times New Roman"/>
          <w:color w:val="000000"/>
          <w:sz w:val="24"/>
          <w:szCs w:val="24"/>
        </w:rPr>
        <w:t xml:space="preserve"> on </w:t>
      </w:r>
      <w:r w:rsidR="00F6290E" w:rsidRPr="00BC581F">
        <w:rPr>
          <w:rFonts w:ascii="Times New Roman" w:hAnsi="Times New Roman" w:cs="Times New Roman"/>
          <w:color w:val="000000"/>
          <w:sz w:val="24"/>
          <w:szCs w:val="24"/>
        </w:rPr>
        <w:t>drizzling</w:t>
      </w:r>
      <w:r w:rsidRPr="00BC581F">
        <w:rPr>
          <w:rFonts w:ascii="Times New Roman" w:hAnsi="Times New Roman" w:cs="Times New Roman"/>
          <w:color w:val="000000"/>
          <w:sz w:val="24"/>
          <w:szCs w:val="24"/>
        </w:rPr>
        <w:t xml:space="preserve"> </w:t>
      </w:r>
      <w:r w:rsidR="00F6290E" w:rsidRPr="00BC581F">
        <w:rPr>
          <w:rFonts w:ascii="Times New Roman" w:hAnsi="Times New Roman" w:cs="Times New Roman"/>
          <w:color w:val="000000"/>
          <w:sz w:val="24"/>
          <w:szCs w:val="24"/>
        </w:rPr>
        <w:t>days that</w:t>
      </w:r>
      <w:r w:rsidRPr="00BC581F">
        <w:rPr>
          <w:rFonts w:ascii="Times New Roman" w:hAnsi="Times New Roman" w:cs="Times New Roman"/>
          <w:color w:val="000000"/>
          <w:sz w:val="24"/>
          <w:szCs w:val="24"/>
        </w:rPr>
        <w:t xml:space="preserve"> also could </w:t>
      </w:r>
      <w:r w:rsidR="00F6290E" w:rsidRPr="00BC581F">
        <w:rPr>
          <w:rFonts w:ascii="Times New Roman" w:hAnsi="Times New Roman" w:cs="Times New Roman"/>
          <w:color w:val="000000"/>
          <w:sz w:val="24"/>
          <w:szCs w:val="24"/>
        </w:rPr>
        <w:t>decrease</w:t>
      </w:r>
      <w:r w:rsidRPr="00BC581F">
        <w:rPr>
          <w:rFonts w:ascii="Times New Roman" w:hAnsi="Times New Roman" w:cs="Times New Roman"/>
          <w:color w:val="000000"/>
          <w:sz w:val="24"/>
          <w:szCs w:val="24"/>
        </w:rPr>
        <w:t xml:space="preserve"> the </w:t>
      </w:r>
      <w:r w:rsidR="00F6290E" w:rsidRPr="00BC581F">
        <w:rPr>
          <w:rFonts w:ascii="Times New Roman" w:hAnsi="Times New Roman" w:cs="Times New Roman"/>
          <w:color w:val="000000"/>
          <w:sz w:val="24"/>
          <w:szCs w:val="24"/>
        </w:rPr>
        <w:t>spreading of COVID-19</w:t>
      </w:r>
      <w:r w:rsidRPr="00BC581F">
        <w:rPr>
          <w:rFonts w:ascii="Times New Roman" w:hAnsi="Times New Roman" w:cs="Times New Roman"/>
          <w:color w:val="000000"/>
          <w:sz w:val="24"/>
          <w:szCs w:val="24"/>
        </w:rPr>
        <w:t>.</w:t>
      </w:r>
    </w:p>
    <w:p w:rsidR="00721D86" w:rsidRPr="00BC581F" w:rsidRDefault="00721D86" w:rsidP="00016BD9">
      <w:pPr>
        <w:spacing w:after="0" w:line="360" w:lineRule="auto"/>
        <w:jc w:val="both"/>
        <w:rPr>
          <w:rFonts w:ascii="Times New Roman" w:hAnsi="Times New Roman" w:cs="Times New Roman"/>
          <w:bCs/>
          <w:color w:val="000000"/>
          <w:sz w:val="24"/>
          <w:szCs w:val="24"/>
        </w:rPr>
      </w:pPr>
      <w:r w:rsidRPr="00BC581F">
        <w:rPr>
          <w:rFonts w:ascii="Times New Roman" w:hAnsi="Times New Roman" w:cs="Times New Roman"/>
          <w:bCs/>
          <w:color w:val="000000"/>
          <w:sz w:val="24"/>
          <w:szCs w:val="24"/>
        </w:rPr>
        <w:t xml:space="preserve">We </w:t>
      </w:r>
      <w:r w:rsidR="00F6290E" w:rsidRPr="00BC581F">
        <w:rPr>
          <w:rFonts w:ascii="Times New Roman" w:hAnsi="Times New Roman" w:cs="Times New Roman"/>
          <w:bCs/>
          <w:color w:val="000000"/>
          <w:sz w:val="24"/>
          <w:szCs w:val="24"/>
        </w:rPr>
        <w:t>also</w:t>
      </w:r>
      <w:r w:rsidR="003C2C86" w:rsidRPr="00BC581F">
        <w:rPr>
          <w:rFonts w:ascii="Times New Roman" w:hAnsi="Times New Roman" w:cs="Times New Roman"/>
          <w:bCs/>
          <w:color w:val="000000"/>
          <w:sz w:val="24"/>
          <w:szCs w:val="24"/>
        </w:rPr>
        <w:t xml:space="preserve"> observed a </w:t>
      </w:r>
      <w:r w:rsidRPr="00BC581F">
        <w:rPr>
          <w:rFonts w:ascii="Times New Roman" w:hAnsi="Times New Roman" w:cs="Times New Roman"/>
          <w:bCs/>
          <w:color w:val="000000"/>
          <w:sz w:val="24"/>
          <w:szCs w:val="24"/>
        </w:rPr>
        <w:t xml:space="preserve">positive </w:t>
      </w:r>
      <w:r w:rsidR="00725B4B" w:rsidRPr="00BC581F">
        <w:rPr>
          <w:rFonts w:ascii="Times New Roman" w:hAnsi="Times New Roman" w:cs="Times New Roman"/>
          <w:bCs/>
          <w:color w:val="000000"/>
          <w:sz w:val="24"/>
          <w:szCs w:val="24"/>
        </w:rPr>
        <w:t>relation</w:t>
      </w:r>
      <w:r w:rsidRPr="00BC581F">
        <w:rPr>
          <w:rFonts w:ascii="Times New Roman" w:hAnsi="Times New Roman" w:cs="Times New Roman"/>
          <w:bCs/>
          <w:color w:val="000000"/>
          <w:sz w:val="24"/>
          <w:szCs w:val="24"/>
        </w:rPr>
        <w:t xml:space="preserve"> of COVID-19 mortality with </w:t>
      </w:r>
      <w:r w:rsidR="00F6290E" w:rsidRPr="00BC581F">
        <w:rPr>
          <w:rFonts w:ascii="Times New Roman" w:hAnsi="Times New Roman" w:cs="Times New Roman"/>
          <w:bCs/>
          <w:color w:val="000000"/>
          <w:sz w:val="24"/>
          <w:szCs w:val="24"/>
        </w:rPr>
        <w:t>RH</w:t>
      </w:r>
      <w:r w:rsidR="00725B4B">
        <w:rPr>
          <w:rFonts w:ascii="Times New Roman" w:hAnsi="Times New Roman" w:cs="Times New Roman"/>
          <w:bCs/>
          <w:color w:val="000000"/>
          <w:sz w:val="24"/>
          <w:szCs w:val="24"/>
        </w:rPr>
        <w:t xml:space="preserve"> </w:t>
      </w:r>
      <w:r w:rsidR="00F6290E" w:rsidRPr="00BC581F">
        <w:rPr>
          <w:rFonts w:ascii="Times New Roman" w:hAnsi="Times New Roman" w:cs="Times New Roman"/>
          <w:bCs/>
          <w:color w:val="000000"/>
          <w:sz w:val="24"/>
          <w:szCs w:val="24"/>
        </w:rPr>
        <w:t xml:space="preserve">and surface pressure. </w:t>
      </w:r>
      <w:r w:rsidRPr="00BC581F">
        <w:rPr>
          <w:rFonts w:ascii="Times New Roman" w:hAnsi="Times New Roman" w:cs="Times New Roman"/>
          <w:bCs/>
          <w:color w:val="000000"/>
          <w:sz w:val="24"/>
          <w:szCs w:val="24"/>
        </w:rPr>
        <w:t xml:space="preserve">Some </w:t>
      </w:r>
      <w:r w:rsidR="003C2C86" w:rsidRPr="00BC581F">
        <w:rPr>
          <w:rFonts w:ascii="Times New Roman" w:hAnsi="Times New Roman" w:cs="Times New Roman"/>
          <w:bCs/>
          <w:color w:val="000000"/>
          <w:sz w:val="24"/>
          <w:szCs w:val="24"/>
        </w:rPr>
        <w:t xml:space="preserve">previously conducted </w:t>
      </w:r>
      <w:r w:rsidRPr="00BC581F">
        <w:rPr>
          <w:rFonts w:ascii="Times New Roman" w:hAnsi="Times New Roman" w:cs="Times New Roman"/>
          <w:bCs/>
          <w:color w:val="000000"/>
          <w:sz w:val="24"/>
          <w:szCs w:val="24"/>
        </w:rPr>
        <w:t xml:space="preserve">studies </w:t>
      </w:r>
      <w:r w:rsidR="001463A7" w:rsidRPr="00BC581F">
        <w:rPr>
          <w:rStyle w:val="FootnoteReference"/>
          <w:rFonts w:ascii="Times New Roman" w:hAnsi="Times New Roman" w:cs="Times New Roman"/>
          <w:bCs/>
          <w:color w:val="000000"/>
          <w:sz w:val="24"/>
          <w:szCs w:val="24"/>
        </w:rPr>
        <w:fldChar w:fldCharType="begin" w:fldLock="1"/>
      </w:r>
      <w:r w:rsidR="00100CBD" w:rsidRPr="00BC581F">
        <w:rPr>
          <w:rFonts w:ascii="Times New Roman" w:hAnsi="Times New Roman" w:cs="Times New Roman"/>
          <w:bCs/>
          <w:color w:val="000000"/>
          <w:sz w:val="24"/>
          <w:szCs w:val="24"/>
        </w:rPr>
        <w:instrText>ADDIN CSL_CITATION {"citationItems":[{"id":"ITEM-1","itemData":{"DOI":"10.1016/J.SCITOTENV.2020.138860","ISSN":"1879-1026","PMID":"32334160","abstract":"The effect of weather on COVID-19 spread is poorly understood. Recently, few studies have claimed that warm weather can possibly slowdown the global pandemic, which has already affected over 1.6 million people worldwide. Clarification of such relationships in the worst affected country, the US, can be immensely beneficial to understand the role of weather in transmission of the disease in the highly populated countries, such as India. We collected the daily data of new cases in 50 US states between Jan 1–Apr 9, 2020 and also the corresponding weather information (i.e., temperature (T) and absolute humidity (AH)). Distribution modeling of new cases across AH and T, helped identify the narrow and vulnerable AH range. We validated the results for 10-day intervals against monthly observations, and also worldwide trends. The results were used to predict Indian regions which would be vulnerable to weather based spread in upcoming months of 2020. COVID-19 spread in the US is significant for states with 4 &lt; AH &lt; 6 g/m3 and number of new cases &gt; 10,000, irrespective of the chosen time intervals for study parameters. These trends are consistent with worldwide observations, but do not correlate well with India so far possibly due the total cases reported per interval &lt; 10,000. The results clarify the relationship between weather parameters and COVID-19 spread. The vulnerable weather parameters will help classify the risky geographic areas in different countries. Specifically, with further reporting of new cases in India, prediction of states with high risk of weather based spread will be apparent.","author":[{"dropping-particle":"","family":"Gupta","given":"Sonal","non-dropping-particle":"","parse-names":false,"suffix":""},{"dropping-particle":"","family":"Raghuwanshi","given":"Gourav Singh","non-dropping-particle":"","parse-names":false,"suffix":""},{"dropping-particle":"","family":"Chanda","given":"Arnab","non-dropping-particle":"","parse-names":false,"suffix":""}],"container-title":"The Science of the total environment","id":"ITEM-1","issued":{"date-parts":[["2020","8"]]},"publisher":"Sci Total Environ","title":"Effect of weather on COVID-19 spread in the US: A prediction model for India in 2020","type":"article-journal","volume":"728"},"uris":["http://www.mendeley.com/documents/?uuid=65f35e9f-c71f-3693-98c6-88961cb1d536","http://www.mendeley.com/documents/?uuid=8bede573-e070-4e8d-ae45-e39bf7d967f5","http://www.mendeley.com/documents/?uuid=8fd32665-2151-4677-91fd-7a64f4915ccd","http://www.mendeley.com/documents/?uuid=cde423f1-70e7-4e9a-b584-a32c7b914e21"]},{"id":"ITEM-2","itemData":{"DOI":"10.1016/J.SCITOTENV.2020.138226","ISSN":"1879-1026","PMID":"32408453","abstract":"Meteorological parameters are the important factors influencing the infectious diseases such as severe acute respiratory syndrome (SARS) and influenza. This study aims to explore the association between Corona Virus Disease 2019 (COVID-19) deaths and weather parameters. In this study, we collected the daily death numbers of COVID-19, meteorological parameters and air pollutant data from 20 January 2020 to 29 February 2020 in Wuhan, China. Generalized additive model was applied to explore the effect of temperature, humidity and diurnal temperature range on the daily death counts of COVID-19. There were 2299 COVID-19 death counts in Wuhan during the study period. A positive association with COVID-19 daily death counts was observed for diurnal temperature range (r = 0.44), but negative association for relative humidity (r = −0.32). In addition, one unit increase in diurnal temperature range was only associated with a 2.92% (95% CI: 0.61%, 5.28%) increase in COVID-19 deaths in lag 3. However, both 1 unit increase of temperature and absolute humidity were related to the decreased COVID-19 death in lag 3 and lag 5, with the greatest decrease both in lag 3 [−7.50% (95% CI: −10.99%, −3.88%) and −11.41% (95% CI: −19.68%, −2.29%)]. In summary, this study suggests the temperature variation and humidity may also be important factors affecting the COVID-19 mortality.","author":[{"dropping-particle":"","family":"Ma","given":"Yueling","non-dropping-particle":"","parse-names":false,"suffix":""},{"dropping-particle":"","family":"Zhao","given":"Yadong","non-dropping-particle":"","parse-names":false,"suffix":""},{"dropping-particle":"","family":"Liu","given":"Jiangtao","non-dropping-particle":"","parse-names":false,"suffix":""},{"dropping-particle":"","family":"He","given":"Xiaotao","non-dropping-particle":"","parse-names":false,"suffix":""},{"dropping-particle":"","family":"Wang","given":"Bo","non-dropping-particle":"","parse-names":false,"suffix":""},{"dropping-particle":"","family":"Fu","given":"Shihua","non-dropping-particle":"","parse-names":false,"suffix":""},{"dropping-particle":"","family":"Yan","given":"Jun","non-dropping-particle":"","parse-names":false,"suffix":""},{"dropping-particle":"","family":"Niu","given":"Jingping","non-dropping-particle":"","parse-names":false,"suffix":""},{"dropping-particle":"","family":"Zhou","given":"Ji","non-dropping-particle":"","parse-names":false,"suffix":""},{"dropping-particle":"","family":"Luo","given":"Bin","non-dropping-particle":"","parse-names":false,"suffix":""}],"container-title":"The Science of the total environment","id":"ITEM-2","issued":{"date-parts":[["2020","7"]]},"publisher":"Sci Total Environ","title":"Effects of temperature variation and humidity on the death of COVID-19 in Wuhan, China","type":"article-journal","volume":"724"},"uris":["http://www.mendeley.com/documents/?uuid=6b8c241e-9d63-3349-b862-d6969d270f7e","http://www.mendeley.com/documents/?uuid=8c8dfdac-0f08-411e-9d8c-b21412d50a7a","http://www.mendeley.com/documents/?uuid=0c479748-8a2f-478a-9c95-acc67a3b124e"]},{"id":"ITEM-3","itemData":{"DOI":"10.2139/SSRN.3551767","ISSN":"1556-5068","abstract":"This paper investigates how air temperature and humidity influence the transmission of COVID-19. After estimating the serial interval of COVID-19 from 105 pairs of the virus carrier and the infected, we calculate the daily effective reproductive number, R, for each of all 100 Chinese cities with more than 40 cases. Using the daily R values from January 21 to 23, 2020 as proxies of non-intervened transmission intensity, we find, under a linear regression framework for 100 Chinese cities, high temperature and high relative humidity significantly reduce the transmission of COVID-19, respectively, even after controlling for population density and GDP per capita of cities. One degree Celsius increase in temperature and one percent increase in relative humidity lower R by 0.0383 and 0.0224, respectively. This result is consistent with the fact that the high temperature and high humidity significantly reduce the transmission of influenza. It indicates that the arrival of summer and rainy season in the northern hemisphere can effectively reduce the transmission of the COVID-19.","author":[{"dropping-particle":"","family":"Wang","given":"Jingyuan","non-dropping-particle":"","parse-names":false,"suffix":""},{"dropping-particle":"","family":"Tang","given":"Ke","non-dropping-particle":"","parse-names":false,"suffix":""},{"dropping-particle":"","family":"Feng","given":"Kai","non-dropping-particle":"","parse-names":false,"suffix":""},{"dropping-particle":"","family":"Lin","given":"Xin","non-dropping-particle":"","parse-names":false,"suffix":""},{"dropping-particle":"","family":"Lv","given":"Weifeng","non-dropping-particle":"","parse-names":false,"suffix":""},{"dropping-particle":"","family":"Chen","given":"Kun","non-dropping-particle":"","parse-names":false,"suffix":""},{"dropping-particle":"","family":"Wang","given":"Fei","non-dropping-particle":"","parse-names":false,"suffix":""}],"container-title":"SSRN Electronic Journal","id":"ITEM-3","issued":{"date-parts":[["2020","3"]]},"publisher":"Elsevier BV","title":"Impact of Temperature and Relative Humidity on the Transmission of COVID-19: A Modeling Study in China and the United States","type":"article-journal"},"uris":["http://www.mendeley.com/documents/?uuid=0fdd5eda-3add-4260-a43d-7781988b9c09","http://www.mendeley.com/documents/?uuid=23a8b72e-0d54-4526-9b59-1603f58957f1","http://www.mendeley.com/documents/?uuid=4d74fdac-4551-40df-8bc5-b7183f7c1c9b","http://www.mendeley.com/documents/?uuid=54dfde29-19cf-366c-812d-70ac5a5443c6"]},{"id":"ITEM-4","itemData":{"DOI":"10.1016/J.SCITOTENV.2020.139051","ISSN":"1879-1026","PMID":"32361460","abstract":"The coronavirus disease 2019 (COVID-19) pandemic is the defining global health crisis of our time and the greatest challenge facing the world. Meteorological parameters are reportedly crucial factors affecting respiratory infectious disease epidemics; however, the effect of meteorological parameters on COVID-19 remains controversial. This study investigated the effects of temperature and relative humidity on daily new cases and daily new deaths of COVID-19, which has useful implications for policymakers and the public. Daily data on meteorological conditions, new cases and new deaths of COVID-19 were collected for 166 countries (excluding China) as of March 27, 2020. Log-linear generalized additive model was used to analyze the effects of temperature and relative humidity on daily new cases and daily new deaths of COVID-19, with potential confounders controlled for, including wind speed, median age of the national population, Global Health Security Index, Human Development Index and population density. Our findings revealed that temperature and relative humidity were both negatively related to daily new cases and deaths. A 1 °C increase in temperature was associated with a 3.08% (95% CI: 1.53%, 4.63%) reduction in daily new cases and a 1.19% (95% CI: 0.44%, 1.95%) reduction in daily new deaths, whereas a 1% increase in relative humidity was associated with a 0.85% (95% CI: 0.51%, 1.19%) reduction in daily new cases and a 0.51% (95% CI: 0.34%, 0.67%) reduction in daily new deaths. The results remained robust when different lag structures and the sensitivity analysis were used. These findings provide preliminary evidence that the COVID-19 pandemic may be partially suppressed with temperature and humidity increases. However, active measures must be taken to control the source of infection, block transmission and prevent further spread of COVID-19.","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The Science of the total environment","id":"ITEM-4","issued":{"date-parts":[["2020","8"]]},"publisher":"Sci Total Environ","title":"Effects of temperature and humidity on the daily new cases and new deaths of COVID-19 in 166 countries","type":"article-journal","volume":"729"},"uris":["http://www.mendeley.com/documents/?uuid=20175e17-621e-4c06-9212-13a0d686c677","http://www.mendeley.com/documents/?uuid=bd0ff74c-9197-4df6-bdd5-ee91e23fe419","http://www.mendeley.com/documents/?uuid=a1b8cf05-57c1-3ca6-ab54-f9aeef0494c1","http://www.mendeley.com/documents/?uuid=6950c716-bb40-4605-a1ac-c1624f71d28d","http://www.mendeley.com/documents/?uuid=739983ac-6120-4018-9f62-b37b87f98993"]}],"mendeley":{"formattedCitation":"(59,61,72,73)","plainTextFormattedCitation":"(59,61,72,73)","previouslyFormattedCitation":"(61,63,74,75)"},"properties":{"noteIndex":0},"schema":"https://github.com/citation-style-language/schema/raw/master/csl-citation.json"}</w:instrText>
      </w:r>
      <w:r w:rsidR="001463A7" w:rsidRPr="00BC581F">
        <w:rPr>
          <w:rStyle w:val="FootnoteReference"/>
          <w:rFonts w:ascii="Times New Roman" w:hAnsi="Times New Roman" w:cs="Times New Roman"/>
          <w:bCs/>
          <w:color w:val="000000"/>
          <w:sz w:val="24"/>
          <w:szCs w:val="24"/>
        </w:rPr>
        <w:fldChar w:fldCharType="separate"/>
      </w:r>
      <w:r w:rsidR="00100CBD" w:rsidRPr="00BC581F">
        <w:rPr>
          <w:rFonts w:ascii="Times New Roman" w:hAnsi="Times New Roman" w:cs="Times New Roman"/>
          <w:bCs/>
          <w:noProof/>
          <w:color w:val="000000"/>
          <w:sz w:val="24"/>
          <w:szCs w:val="24"/>
        </w:rPr>
        <w:t>(59,61,72,73)</w:t>
      </w:r>
      <w:r w:rsidR="001463A7" w:rsidRPr="00BC581F">
        <w:rPr>
          <w:rStyle w:val="FootnoteReference"/>
          <w:rFonts w:ascii="Times New Roman" w:hAnsi="Times New Roman" w:cs="Times New Roman"/>
          <w:bCs/>
          <w:color w:val="000000"/>
          <w:sz w:val="24"/>
          <w:szCs w:val="24"/>
        </w:rPr>
        <w:fldChar w:fldCharType="end"/>
      </w:r>
      <w:r w:rsidR="00F6290E" w:rsidRPr="00BC581F">
        <w:rPr>
          <w:rFonts w:ascii="Times New Roman" w:hAnsi="Times New Roman" w:cs="Times New Roman"/>
          <w:bCs/>
          <w:color w:val="000000"/>
          <w:sz w:val="24"/>
          <w:szCs w:val="24"/>
        </w:rPr>
        <w:t xml:space="preserve"> </w:t>
      </w:r>
      <w:r w:rsidR="003C2C86" w:rsidRPr="00BC581F">
        <w:rPr>
          <w:rFonts w:ascii="Times New Roman" w:hAnsi="Times New Roman" w:cs="Times New Roman"/>
          <w:bCs/>
          <w:color w:val="000000"/>
          <w:sz w:val="24"/>
          <w:szCs w:val="24"/>
        </w:rPr>
        <w:t xml:space="preserve">also </w:t>
      </w:r>
      <w:r w:rsidRPr="00BC581F">
        <w:rPr>
          <w:rFonts w:ascii="Times New Roman" w:hAnsi="Times New Roman" w:cs="Times New Roman"/>
          <w:bCs/>
          <w:color w:val="000000"/>
          <w:sz w:val="24"/>
          <w:szCs w:val="24"/>
        </w:rPr>
        <w:t xml:space="preserve">found </w:t>
      </w:r>
      <w:r w:rsidR="00F6290E" w:rsidRPr="00BC581F">
        <w:rPr>
          <w:rFonts w:ascii="Times New Roman" w:hAnsi="Times New Roman" w:cs="Times New Roman"/>
          <w:bCs/>
          <w:color w:val="000000"/>
          <w:sz w:val="24"/>
          <w:szCs w:val="24"/>
        </w:rPr>
        <w:t xml:space="preserve">same correlation of </w:t>
      </w:r>
      <w:r w:rsidRPr="00BC581F">
        <w:rPr>
          <w:rFonts w:ascii="Times New Roman" w:hAnsi="Times New Roman" w:cs="Times New Roman"/>
          <w:bCs/>
          <w:color w:val="000000"/>
          <w:sz w:val="24"/>
          <w:szCs w:val="24"/>
        </w:rPr>
        <w:t xml:space="preserve">COVID-19 with </w:t>
      </w:r>
      <w:r w:rsidR="00F6290E" w:rsidRPr="00BC581F">
        <w:rPr>
          <w:rFonts w:ascii="Times New Roman" w:hAnsi="Times New Roman" w:cs="Times New Roman"/>
          <w:bCs/>
          <w:color w:val="000000"/>
          <w:sz w:val="24"/>
          <w:szCs w:val="24"/>
        </w:rPr>
        <w:t>RH</w:t>
      </w:r>
      <w:r w:rsidRPr="00BC581F">
        <w:rPr>
          <w:rFonts w:ascii="Times New Roman" w:hAnsi="Times New Roman" w:cs="Times New Roman"/>
          <w:bCs/>
          <w:color w:val="000000"/>
          <w:sz w:val="24"/>
          <w:szCs w:val="24"/>
        </w:rPr>
        <w:t xml:space="preserve"> and pressure </w:t>
      </w:r>
      <w:r w:rsidR="001463A7" w:rsidRPr="00BC581F">
        <w:rPr>
          <w:rStyle w:val="FootnoteReference"/>
          <w:rFonts w:ascii="Times New Roman" w:hAnsi="Times New Roman" w:cs="Times New Roman"/>
          <w:bCs/>
          <w:color w:val="000000"/>
          <w:sz w:val="24"/>
          <w:szCs w:val="24"/>
        </w:rPr>
        <w:fldChar w:fldCharType="begin" w:fldLock="1"/>
      </w:r>
      <w:r w:rsidR="00100CBD" w:rsidRPr="00BC581F">
        <w:rPr>
          <w:rFonts w:ascii="Times New Roman" w:hAnsi="Times New Roman" w:cs="Times New Roman"/>
          <w:bCs/>
          <w:color w:val="000000"/>
          <w:sz w:val="24"/>
          <w:szCs w:val="24"/>
        </w:rPr>
        <w:instrText>ADDIN CSL_CITATION {"citationItems":[{"id":"ITEM-1","itemData":{"DOI":"10.1016/J.SCITOTENV.2020.143315","ISSN":"18791026","PMID":"33162141","abstract":"We aimed to examine the impact of weather on COVID-19 confirmed cases in South Asian countries, namely, Afghanistan, Bangladesh, India, Pakistan, and Sri Lanka. Data on daily confirmed cases, together with weather parameters, were collected from the first day of COVID confirmed cases in each country to 31 August 2020. The weather parameters were Rainfall (mm), relative humidity (%), maximum and minimum temperature (°C), surface pressure (kPa), maximum air pollutants matter PM 2.5 (μg/m3) and maximum wind speed (m/s). Data were analyzed for each investigated countries separately by using the Autoregressive Integrated Moving Average with Explanatory Variables (ARIMAX) model. We found that maximum wind speed had significant negative impact on COVID-19 transmission in India (−209.45, 95% confidence interval (CI): −369.13, −49.77) and Sri Lanka (−2.77, 95% CI: −4.77, −0.77). Apart from India, temperature had mixed effects (i.e., positive or negative) in four countries in South Asia. For example, maximum temperature had negative impact (−30.52, 95% CI: −60.24, −0.78) in Bangladesh and positive impact (5.10, 95% CI: 0.06, 10.14) in Afghanistan. Whereas rainfall had negative effects (−48.64, 95% CI: −80.17, −17.09) in India and mixed effects in Pakistan. Besides, maximum air pollutants matter PM 2.5 was negatively associated with the confirmed cases of COVID-19. In conclusion, maximum wind speed, rainfall, air pollutants (maximum PM 2.5) and temperature are four variables that could play a vital role in the transmission of COVID-19. Although there is a mixed conclusion regarding weather parameters and COVID-19 transmission, we recommend developing environmental policies regarding the transmission of COVID-19 in South Asian countries.","author":[{"dropping-particle":"","family":"Hossain","given":"Md Sabbir","non-dropping-particle":"","parse-names":false,"suffix":""},{"dropping-particle":"","family":"Ahmed","given":"Sulaiman","non-dropping-particle":"","parse-names":false,"suffix":""},{"dropping-particle":"","family":"Uddin","given":"Md Jamal","non-dropping-particle":"","parse-names":false,"suffix":""}],"container-title":"The Science of the Total Environment","id":"ITEM-1","issued":{"date-parts":[["2021","3"]]},"page":"143315","publisher":"Elsevier","title":"Impact of weather on COVID-19 transmission in south Asian countries: An application of the ARIMAX model","type":"article-journal","volume":"761"},"uris":["http://www.mendeley.com/documents/?uuid=a3c2c81c-3800-46d5-9419-6b599d52be08","http://www.mendeley.com/documents/?uuid=8d482451-f6b7-4dd7-9ab8-309283b6e382","http://www.mendeley.com/documents/?uuid=36cafed0-8c25-41ce-ab25-51975a8ecd90","http://www.mendeley.com/documents/?uuid=243373c0-ddc8-34d2-85cf-8bc8f0d98681"]}],"mendeley":{"formattedCitation":"(71)","plainTextFormattedCitation":"(71)","previouslyFormattedCitation":"(73)"},"properties":{"noteIndex":0},"schema":"https://github.com/citation-style-language/schema/raw/master/csl-citation.json"}</w:instrText>
      </w:r>
      <w:r w:rsidR="001463A7" w:rsidRPr="00BC581F">
        <w:rPr>
          <w:rStyle w:val="FootnoteReference"/>
          <w:rFonts w:ascii="Times New Roman" w:hAnsi="Times New Roman" w:cs="Times New Roman"/>
          <w:bCs/>
          <w:color w:val="000000"/>
          <w:sz w:val="24"/>
          <w:szCs w:val="24"/>
        </w:rPr>
        <w:fldChar w:fldCharType="separate"/>
      </w:r>
      <w:r w:rsidR="00100CBD" w:rsidRPr="00BC581F">
        <w:rPr>
          <w:rFonts w:ascii="Times New Roman" w:hAnsi="Times New Roman" w:cs="Times New Roman"/>
          <w:bCs/>
          <w:noProof/>
          <w:color w:val="000000"/>
          <w:sz w:val="24"/>
          <w:szCs w:val="24"/>
        </w:rPr>
        <w:t>(71)</w:t>
      </w:r>
      <w:r w:rsidR="001463A7" w:rsidRPr="00BC581F">
        <w:rPr>
          <w:rStyle w:val="FootnoteReference"/>
          <w:rFonts w:ascii="Times New Roman" w:hAnsi="Times New Roman" w:cs="Times New Roman"/>
          <w:bCs/>
          <w:color w:val="000000"/>
          <w:sz w:val="24"/>
          <w:szCs w:val="24"/>
        </w:rPr>
        <w:fldChar w:fldCharType="end"/>
      </w:r>
      <w:r w:rsidRPr="00BC581F">
        <w:rPr>
          <w:rFonts w:ascii="Times New Roman" w:hAnsi="Times New Roman" w:cs="Times New Roman"/>
          <w:bCs/>
          <w:color w:val="000000"/>
          <w:sz w:val="24"/>
          <w:szCs w:val="24"/>
        </w:rPr>
        <w:t xml:space="preserve">. However, Shi et al. (2020) </w:t>
      </w:r>
      <w:r w:rsidR="00F6290E" w:rsidRPr="00BC581F">
        <w:rPr>
          <w:rFonts w:ascii="Times New Roman" w:hAnsi="Times New Roman" w:cs="Times New Roman"/>
          <w:bCs/>
          <w:color w:val="000000"/>
          <w:sz w:val="24"/>
          <w:szCs w:val="24"/>
        </w:rPr>
        <w:t>claimed</w:t>
      </w:r>
      <w:r w:rsidRPr="00BC581F">
        <w:rPr>
          <w:rFonts w:ascii="Times New Roman" w:hAnsi="Times New Roman" w:cs="Times New Roman"/>
          <w:bCs/>
          <w:color w:val="000000"/>
          <w:sz w:val="24"/>
          <w:szCs w:val="24"/>
        </w:rPr>
        <w:t xml:space="preserve"> </w:t>
      </w:r>
      <w:r w:rsidR="00F6290E" w:rsidRPr="00BC581F">
        <w:rPr>
          <w:rFonts w:ascii="Times New Roman" w:hAnsi="Times New Roman" w:cs="Times New Roman"/>
          <w:bCs/>
          <w:color w:val="000000"/>
          <w:sz w:val="24"/>
          <w:szCs w:val="24"/>
        </w:rPr>
        <w:t xml:space="preserve">different </w:t>
      </w:r>
      <w:r w:rsidRPr="00BC581F">
        <w:rPr>
          <w:rFonts w:ascii="Times New Roman" w:hAnsi="Times New Roman" w:cs="Times New Roman"/>
          <w:bCs/>
          <w:color w:val="000000"/>
          <w:sz w:val="24"/>
          <w:szCs w:val="24"/>
        </w:rPr>
        <w:t xml:space="preserve">findings that there was no </w:t>
      </w:r>
      <w:r w:rsidR="00F6290E" w:rsidRPr="00BC581F">
        <w:rPr>
          <w:rFonts w:ascii="Times New Roman" w:hAnsi="Times New Roman" w:cs="Times New Roman"/>
          <w:bCs/>
          <w:color w:val="000000"/>
          <w:sz w:val="24"/>
          <w:szCs w:val="24"/>
        </w:rPr>
        <w:t>association</w:t>
      </w:r>
      <w:r w:rsidRPr="00BC581F">
        <w:rPr>
          <w:rFonts w:ascii="Times New Roman" w:hAnsi="Times New Roman" w:cs="Times New Roman"/>
          <w:bCs/>
          <w:color w:val="000000"/>
          <w:sz w:val="24"/>
          <w:szCs w:val="24"/>
        </w:rPr>
        <w:t xml:space="preserve"> between COVID-19 </w:t>
      </w:r>
      <w:r w:rsidR="00F6290E" w:rsidRPr="00BC581F">
        <w:rPr>
          <w:rFonts w:ascii="Times New Roman" w:hAnsi="Times New Roman" w:cs="Times New Roman"/>
          <w:bCs/>
          <w:color w:val="000000"/>
          <w:sz w:val="24"/>
          <w:szCs w:val="24"/>
        </w:rPr>
        <w:t>cases</w:t>
      </w:r>
      <w:r w:rsidRPr="00BC581F">
        <w:rPr>
          <w:rFonts w:ascii="Times New Roman" w:hAnsi="Times New Roman" w:cs="Times New Roman"/>
          <w:bCs/>
          <w:color w:val="000000"/>
          <w:sz w:val="24"/>
          <w:szCs w:val="24"/>
        </w:rPr>
        <w:t xml:space="preserve"> and </w:t>
      </w:r>
      <w:r w:rsidR="00F6290E" w:rsidRPr="00BC581F">
        <w:rPr>
          <w:rFonts w:ascii="Times New Roman" w:hAnsi="Times New Roman" w:cs="Times New Roman"/>
          <w:bCs/>
          <w:color w:val="000000"/>
          <w:sz w:val="24"/>
          <w:szCs w:val="24"/>
        </w:rPr>
        <w:t xml:space="preserve">RH </w:t>
      </w:r>
      <w:r w:rsidR="001463A7" w:rsidRPr="00BC581F">
        <w:rPr>
          <w:rStyle w:val="FootnoteReference"/>
          <w:rFonts w:ascii="Times New Roman" w:hAnsi="Times New Roman" w:cs="Times New Roman"/>
          <w:bCs/>
          <w:color w:val="000000"/>
          <w:sz w:val="24"/>
          <w:szCs w:val="24"/>
        </w:rPr>
        <w:fldChar w:fldCharType="begin" w:fldLock="1"/>
      </w:r>
      <w:r w:rsidR="00100CBD" w:rsidRPr="00BC581F">
        <w:rPr>
          <w:rFonts w:ascii="Times New Roman" w:hAnsi="Times New Roman" w:cs="Times New Roman"/>
          <w:bCs/>
          <w:color w:val="000000"/>
          <w:sz w:val="24"/>
          <w:szCs w:val="24"/>
        </w:rPr>
        <w:instrText>ADDIN CSL_CITATION {"citationItems":[{"id":"ITEM-1","itemData":{"DOI":"10.1101/2020.03.22.20038919","abstract":"OBJECTIVE To investigate the impact of temperature and absolute humidity on the coronavirus disease 2019 (COVID-19) outbreak.\n\nDESIGN Ecological study.\n\nSETTING 31 provincial-level regions in mainland China.\n\nMAIN OUTCOME MEASURES Data on COVID-19 incidence and climate between Jan 20 and Feb 29, 2020.\n\nRESULTS The number of new confirm COVID-19 cases in mainland China peaked on Feb 1, 2020. COVID-19 daily incidence were lowest at -10 °C and highest at 10 °C, while the maximum incidence was observed at the absolute humidity of approximately 7 g/m3. COVID-19 incidence changed with temperature as daily incidence decreased when the temperature rose. No significant association between COVID-19 incidence and absolute humidity was observed in distributed lag nonlinear models. Additionally, A modified susceptible-exposed-infectious-recovered (M-SEIR) model confirmed that transmission rate decreased with the increase of temperature, leading to further decrease of infection rate and outbreak scale.\n\nCONCLUSION Temperature is an environmental driver of the COVID-19 outbreak in China. Lower and higher temperatures might be positive to decrease the COVID-19 incidence. M-SEIR models help to better evaluate environmental and social impacts on COVID-19.\n\nWhat is already known on this topic \n\nWhat this study adds \n\n### Competing Interest Statement\n\nThe authors have declared no competing interest.\n\n### Funding Statement\n\nThe work was supported by the National Key Research and Development Program of China to Prof Shuhua Xi (2018YFC1801204). The funders had no role in design and conduct of the study; collection, management, analysis, and interpretation of the data; preparation, review, and approval of the manuscript; or the decision to submit the manuscript for publication.\n\n### Author Declarations\n\nAll relevant ethical guidelines have been followed; any necessary IRB and/or ethics committee approvals have been obtained and details of the IRB/oversight body are included in the manuscript.\n\nYes\n\nAll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author":[{"dropping-particle":"","family":"Shi","given":"Peng","non-dropping-particle":"","parse-names":false,"suffix":""},{"dropping-particle":"","family":"Dong","given":"Yinqiao","non-dropping-particle":"","parse-names":false,"suffix":""},{"dropping-particle":"","family":"3#","given":"Yan","non-dropping-particle":"","parse-names":false,"suffix":""},{"dropping-particle":"","family":"1#","given":"Li","non-dropping-particle":"","parse-names":false,"suffix":""},{"dropping-particle":"","family":"Zhao","given":"Chenkai","non-dropping-particle":"","parse-names":false,"suffix":""},{"dropping-particle":"","family":"Liu","given":"Wei","non-dropping-particle":"","parse-names":false,"suffix":""},{"dropping-particle":"","family":"He","given":"Miao","non-dropping-particle":"","parse-names":false,"suffix":""},{"dropping-particle":"","family":"Tang","given":"Shixing","non-dropping-particle":"","parse-names":false,"suffix":""},{"dropping-particle":"","family":"Xi","given":"Shuhua","non-dropping-particle":"","parse-names":false,"suffix":""},{"dropping-particle":"","family":"Shi","given":"# Peng","non-dropping-particle":"","parse-names":false,"suffix":""},{"dropping-particle":"","family":"Yan","given":"Huanchang","non-dropping-particle":"","parse-names":false,"suffix":""},{"dropping-particle":"","family":"Li","given":"Xiaoyang","non-dropping-particle":"","parse-names":false,"suffix":""}],"container-title":"medRxiv","id":"ITEM-1","issued":{"date-parts":[["2020","3"]]},"page":"2020.03.22.20038919","publisher":"Cold Spring Harbor Laboratory Press","title":"The impact of temperature and absolute humidity on the coronavirus disease 2019 (COVID-19) outbreak - evidence from China","type":"article-journal"},"uris":["http://www.mendeley.com/documents/?uuid=10e10c33-9348-3381-aca5-0131664510df","http://www.mendeley.com/documents/?uuid=47f73f5d-9e52-4aec-ab42-714614f86420","http://www.mendeley.com/documents/?uuid=c3b52994-80e1-4474-a672-8cb97c1a5165","http://www.mendeley.com/documents/?uuid=538a96e3-7152-4267-8403-bd7b3fc7f755"]}],"mendeley":{"formattedCitation":"(74)","plainTextFormattedCitation":"(74)","previouslyFormattedCitation":"(76)"},"properties":{"noteIndex":0},"schema":"https://github.com/citation-style-language/schema/raw/master/csl-citation.json"}</w:instrText>
      </w:r>
      <w:r w:rsidR="001463A7" w:rsidRPr="00BC581F">
        <w:rPr>
          <w:rStyle w:val="FootnoteReference"/>
          <w:rFonts w:ascii="Times New Roman" w:hAnsi="Times New Roman" w:cs="Times New Roman"/>
          <w:bCs/>
          <w:color w:val="000000"/>
          <w:sz w:val="24"/>
          <w:szCs w:val="24"/>
        </w:rPr>
        <w:fldChar w:fldCharType="separate"/>
      </w:r>
      <w:r w:rsidR="00100CBD" w:rsidRPr="00BC581F">
        <w:rPr>
          <w:rFonts w:ascii="Times New Roman" w:hAnsi="Times New Roman" w:cs="Times New Roman"/>
          <w:noProof/>
          <w:color w:val="000000"/>
          <w:sz w:val="24"/>
          <w:szCs w:val="24"/>
          <w:lang w:val="en-US"/>
        </w:rPr>
        <w:t>(74)</w:t>
      </w:r>
      <w:r w:rsidR="001463A7" w:rsidRPr="00BC581F">
        <w:rPr>
          <w:rStyle w:val="FootnoteReference"/>
          <w:rFonts w:ascii="Times New Roman" w:hAnsi="Times New Roman" w:cs="Times New Roman"/>
          <w:bCs/>
          <w:color w:val="000000"/>
          <w:sz w:val="24"/>
          <w:szCs w:val="24"/>
        </w:rPr>
        <w:fldChar w:fldCharType="end"/>
      </w:r>
      <w:r w:rsidRPr="00BC581F">
        <w:rPr>
          <w:rFonts w:ascii="Times New Roman" w:hAnsi="Times New Roman" w:cs="Times New Roman"/>
          <w:bCs/>
          <w:color w:val="000000"/>
          <w:sz w:val="24"/>
          <w:szCs w:val="24"/>
        </w:rPr>
        <w:t>.</w:t>
      </w:r>
    </w:p>
    <w:p w:rsidR="00721D86" w:rsidRPr="00BC581F" w:rsidRDefault="00721D86" w:rsidP="00016BD9">
      <w:pPr>
        <w:spacing w:after="0" w:line="360" w:lineRule="auto"/>
        <w:jc w:val="both"/>
        <w:rPr>
          <w:rFonts w:ascii="Times New Roman" w:hAnsi="Times New Roman" w:cs="Times New Roman"/>
          <w:bCs/>
          <w:color w:val="000000"/>
          <w:sz w:val="24"/>
          <w:szCs w:val="24"/>
        </w:rPr>
      </w:pPr>
    </w:p>
    <w:p w:rsidR="00721D86" w:rsidRPr="00BC581F" w:rsidRDefault="00721D86" w:rsidP="00016BD9">
      <w:pPr>
        <w:spacing w:after="0" w:line="360" w:lineRule="auto"/>
        <w:jc w:val="both"/>
        <w:rPr>
          <w:rFonts w:ascii="Times New Roman" w:hAnsi="Times New Roman" w:cs="Times New Roman"/>
          <w:color w:val="000000"/>
          <w:sz w:val="24"/>
          <w:szCs w:val="24"/>
        </w:rPr>
      </w:pPr>
      <w:r w:rsidRPr="00BC581F">
        <w:rPr>
          <w:rFonts w:ascii="Times New Roman" w:hAnsi="Times New Roman" w:cs="Times New Roman"/>
          <w:color w:val="000000"/>
          <w:sz w:val="24"/>
          <w:szCs w:val="24"/>
        </w:rPr>
        <w:t xml:space="preserve">The rCFR of Bangladesh </w:t>
      </w:r>
      <w:r w:rsidR="0043620B" w:rsidRPr="00BC581F">
        <w:rPr>
          <w:rFonts w:ascii="Times New Roman" w:hAnsi="Times New Roman" w:cs="Times New Roman"/>
          <w:color w:val="000000"/>
          <w:sz w:val="24"/>
          <w:szCs w:val="24"/>
        </w:rPr>
        <w:t xml:space="preserve">had </w:t>
      </w:r>
      <w:r w:rsidRPr="00BC581F">
        <w:rPr>
          <w:rFonts w:ascii="Times New Roman" w:hAnsi="Times New Roman" w:cs="Times New Roman"/>
          <w:color w:val="000000"/>
          <w:sz w:val="24"/>
          <w:szCs w:val="24"/>
        </w:rPr>
        <w:t>steadily increas</w:t>
      </w:r>
      <w:r w:rsidR="0043620B" w:rsidRPr="00BC581F">
        <w:rPr>
          <w:rFonts w:ascii="Times New Roman" w:hAnsi="Times New Roman" w:cs="Times New Roman"/>
          <w:color w:val="000000"/>
          <w:sz w:val="24"/>
          <w:szCs w:val="24"/>
        </w:rPr>
        <w:t>ed</w:t>
      </w:r>
      <w:r w:rsidRPr="00BC581F">
        <w:rPr>
          <w:rFonts w:ascii="Times New Roman" w:hAnsi="Times New Roman" w:cs="Times New Roman"/>
          <w:color w:val="000000"/>
          <w:sz w:val="24"/>
          <w:szCs w:val="24"/>
        </w:rPr>
        <w:t xml:space="preserve"> over time, where it is sharply declining in world data.Additional factors including meteorological factors are sure to be associated. However, the growing of rCFR could be attributable to several reasons, including: the increased number of asymptomatic </w:t>
      </w:r>
      <w:r w:rsidR="00725B4B">
        <w:rPr>
          <w:rFonts w:ascii="Times New Roman" w:hAnsi="Times New Roman" w:cs="Times New Roman"/>
          <w:color w:val="000000"/>
          <w:sz w:val="24"/>
          <w:szCs w:val="24"/>
        </w:rPr>
        <w:t>patients</w:t>
      </w:r>
      <w:r w:rsidRPr="00BC581F">
        <w:rPr>
          <w:rFonts w:ascii="Times New Roman" w:hAnsi="Times New Roman" w:cs="Times New Roman"/>
          <w:color w:val="000000"/>
          <w:sz w:val="24"/>
          <w:szCs w:val="24"/>
        </w:rPr>
        <w:t xml:space="preserve"> </w:t>
      </w:r>
      <w:r w:rsidR="00725B4B">
        <w:rPr>
          <w:rFonts w:ascii="Times New Roman" w:hAnsi="Times New Roman" w:cs="Times New Roman"/>
          <w:color w:val="000000"/>
          <w:sz w:val="24"/>
          <w:szCs w:val="24"/>
        </w:rPr>
        <w:t>confirmed</w:t>
      </w:r>
      <w:r w:rsidRPr="00BC581F">
        <w:rPr>
          <w:rFonts w:ascii="Times New Roman" w:hAnsi="Times New Roman" w:cs="Times New Roman"/>
          <w:color w:val="000000"/>
          <w:sz w:val="24"/>
          <w:szCs w:val="24"/>
        </w:rPr>
        <w:t xml:space="preserve"> by </w:t>
      </w:r>
      <w:r w:rsidR="00725B4B">
        <w:rPr>
          <w:rFonts w:ascii="Times New Roman" w:hAnsi="Times New Roman" w:cs="Times New Roman"/>
          <w:color w:val="000000"/>
          <w:sz w:val="24"/>
          <w:szCs w:val="24"/>
        </w:rPr>
        <w:t>lab testing</w:t>
      </w:r>
      <w:r w:rsidRPr="00BC581F">
        <w:rPr>
          <w:rFonts w:ascii="Times New Roman" w:hAnsi="Times New Roman" w:cs="Times New Roman"/>
          <w:color w:val="000000"/>
          <w:sz w:val="24"/>
          <w:szCs w:val="24"/>
        </w:rPr>
        <w:t xml:space="preserve">, the introduction of dexamethasone and additional medical treatment improvements for </w:t>
      </w:r>
      <w:r w:rsidR="00725B4B">
        <w:rPr>
          <w:rFonts w:ascii="Times New Roman" w:hAnsi="Times New Roman" w:cs="Times New Roman"/>
          <w:color w:val="000000"/>
          <w:sz w:val="24"/>
          <w:szCs w:val="24"/>
        </w:rPr>
        <w:t>serious</w:t>
      </w:r>
      <w:r w:rsidRPr="00BC581F">
        <w:rPr>
          <w:rFonts w:ascii="Times New Roman" w:hAnsi="Times New Roman" w:cs="Times New Roman"/>
          <w:color w:val="000000"/>
          <w:sz w:val="24"/>
          <w:szCs w:val="24"/>
        </w:rPr>
        <w:t xml:space="preserve"> patients, the acquisition of experiences by </w:t>
      </w:r>
      <w:r w:rsidR="00725B4B">
        <w:rPr>
          <w:rFonts w:ascii="Times New Roman" w:hAnsi="Times New Roman" w:cs="Times New Roman"/>
          <w:color w:val="000000"/>
          <w:sz w:val="24"/>
          <w:szCs w:val="24"/>
        </w:rPr>
        <w:t xml:space="preserve">public </w:t>
      </w:r>
      <w:r w:rsidRPr="00BC581F">
        <w:rPr>
          <w:rFonts w:ascii="Times New Roman" w:hAnsi="Times New Roman" w:cs="Times New Roman"/>
          <w:color w:val="000000"/>
          <w:sz w:val="24"/>
          <w:szCs w:val="24"/>
        </w:rPr>
        <w:t>health</w:t>
      </w:r>
      <w:r w:rsidR="00725B4B">
        <w:rPr>
          <w:rFonts w:ascii="Times New Roman" w:hAnsi="Times New Roman" w:cs="Times New Roman"/>
          <w:color w:val="000000"/>
          <w:sz w:val="24"/>
          <w:szCs w:val="24"/>
        </w:rPr>
        <w:t xml:space="preserve"> related</w:t>
      </w:r>
      <w:r w:rsidRPr="00BC581F">
        <w:rPr>
          <w:rFonts w:ascii="Times New Roman" w:hAnsi="Times New Roman" w:cs="Times New Roman"/>
          <w:color w:val="000000"/>
          <w:sz w:val="24"/>
          <w:szCs w:val="24"/>
        </w:rPr>
        <w:t xml:space="preserve"> </w:t>
      </w:r>
      <w:r w:rsidR="00725B4B">
        <w:rPr>
          <w:rFonts w:ascii="Times New Roman" w:hAnsi="Times New Roman" w:cs="Times New Roman"/>
          <w:color w:val="000000"/>
          <w:sz w:val="24"/>
          <w:szCs w:val="24"/>
        </w:rPr>
        <w:t>occupations</w:t>
      </w:r>
      <w:r w:rsidRPr="00BC581F">
        <w:rPr>
          <w:rFonts w:ascii="Times New Roman" w:hAnsi="Times New Roman" w:cs="Times New Roman"/>
          <w:color w:val="000000"/>
          <w:sz w:val="24"/>
          <w:szCs w:val="24"/>
        </w:rPr>
        <w:t xml:space="preserve">, </w:t>
      </w:r>
      <w:r w:rsidR="00725B4B" w:rsidRPr="00BC581F">
        <w:rPr>
          <w:rFonts w:ascii="Times New Roman" w:hAnsi="Times New Roman" w:cs="Times New Roman"/>
          <w:color w:val="000000"/>
          <w:sz w:val="24"/>
          <w:szCs w:val="24"/>
        </w:rPr>
        <w:t>improved</w:t>
      </w:r>
      <w:r w:rsidRPr="00BC581F">
        <w:rPr>
          <w:rFonts w:ascii="Times New Roman" w:hAnsi="Times New Roman" w:cs="Times New Roman"/>
          <w:color w:val="000000"/>
          <w:sz w:val="24"/>
          <w:szCs w:val="24"/>
        </w:rPr>
        <w:t xml:space="preserve"> public </w:t>
      </w:r>
      <w:r w:rsidR="00725B4B" w:rsidRPr="00BC581F">
        <w:rPr>
          <w:rFonts w:ascii="Times New Roman" w:hAnsi="Times New Roman" w:cs="Times New Roman"/>
          <w:color w:val="000000"/>
          <w:sz w:val="24"/>
          <w:szCs w:val="24"/>
        </w:rPr>
        <w:t>consciousness</w:t>
      </w:r>
      <w:r w:rsidRPr="00BC581F">
        <w:rPr>
          <w:rFonts w:ascii="Times New Roman" w:hAnsi="Times New Roman" w:cs="Times New Roman"/>
          <w:color w:val="000000"/>
          <w:sz w:val="24"/>
          <w:szCs w:val="24"/>
        </w:rPr>
        <w:t xml:space="preserve">, </w:t>
      </w:r>
      <w:r w:rsidR="00725B4B">
        <w:rPr>
          <w:rFonts w:ascii="Times New Roman" w:hAnsi="Times New Roman" w:cs="Times New Roman"/>
          <w:color w:val="000000"/>
          <w:sz w:val="24"/>
          <w:szCs w:val="24"/>
        </w:rPr>
        <w:t>protection</w:t>
      </w:r>
      <w:r w:rsidRPr="00BC581F">
        <w:rPr>
          <w:rFonts w:ascii="Times New Roman" w:hAnsi="Times New Roman" w:cs="Times New Roman"/>
          <w:color w:val="000000"/>
          <w:sz w:val="24"/>
          <w:szCs w:val="24"/>
        </w:rPr>
        <w:t xml:space="preserve"> against </w:t>
      </w:r>
      <w:r w:rsidR="00725B4B">
        <w:rPr>
          <w:rFonts w:ascii="Times New Roman" w:hAnsi="Times New Roman" w:cs="Times New Roman"/>
          <w:color w:val="000000"/>
          <w:sz w:val="24"/>
          <w:szCs w:val="24"/>
        </w:rPr>
        <w:t>COVID-19 infections</w:t>
      </w:r>
      <w:r w:rsidRPr="00BC581F">
        <w:rPr>
          <w:rFonts w:ascii="Times New Roman" w:hAnsi="Times New Roman" w:cs="Times New Roman"/>
          <w:color w:val="000000"/>
          <w:sz w:val="24"/>
          <w:szCs w:val="24"/>
        </w:rPr>
        <w:t xml:space="preserve">, </w:t>
      </w:r>
      <w:r w:rsidR="00725B4B">
        <w:rPr>
          <w:rFonts w:ascii="Times New Roman" w:hAnsi="Times New Roman" w:cs="Times New Roman"/>
          <w:color w:val="000000"/>
          <w:sz w:val="24"/>
          <w:szCs w:val="24"/>
        </w:rPr>
        <w:t xml:space="preserve">important </w:t>
      </w:r>
      <w:r w:rsidRPr="00BC581F">
        <w:rPr>
          <w:rFonts w:ascii="Times New Roman" w:hAnsi="Times New Roman" w:cs="Times New Roman"/>
          <w:color w:val="000000"/>
          <w:sz w:val="24"/>
          <w:szCs w:val="24"/>
        </w:rPr>
        <w:t xml:space="preserve">remedial </w:t>
      </w:r>
      <w:r w:rsidR="00725B4B">
        <w:rPr>
          <w:rFonts w:ascii="Times New Roman" w:hAnsi="Times New Roman" w:cs="Times New Roman"/>
          <w:color w:val="000000"/>
          <w:sz w:val="24"/>
          <w:szCs w:val="24"/>
        </w:rPr>
        <w:t>uses</w:t>
      </w:r>
      <w:r w:rsidRPr="00BC581F">
        <w:rPr>
          <w:rFonts w:ascii="Times New Roman" w:hAnsi="Times New Roman" w:cs="Times New Roman"/>
          <w:color w:val="000000"/>
          <w:sz w:val="24"/>
          <w:szCs w:val="24"/>
        </w:rPr>
        <w:t>.</w:t>
      </w:r>
    </w:p>
    <w:p w:rsidR="00721D86" w:rsidRPr="00BC581F" w:rsidRDefault="00721D86" w:rsidP="00016BD9">
      <w:pPr>
        <w:spacing w:after="0" w:line="360" w:lineRule="auto"/>
        <w:jc w:val="both"/>
        <w:rPr>
          <w:rFonts w:ascii="Times New Roman" w:hAnsi="Times New Roman" w:cs="Times New Roman"/>
          <w:color w:val="000000"/>
          <w:sz w:val="24"/>
          <w:szCs w:val="24"/>
        </w:rPr>
      </w:pPr>
    </w:p>
    <w:p w:rsidR="00721D86" w:rsidRPr="00016BD9" w:rsidRDefault="00721D86" w:rsidP="00016BD9">
      <w:pPr>
        <w:spacing w:after="0" w:line="360" w:lineRule="auto"/>
        <w:jc w:val="both"/>
        <w:rPr>
          <w:rFonts w:ascii="Times New Roman" w:hAnsi="Times New Roman" w:cs="Times New Roman"/>
          <w:b/>
          <w:sz w:val="36"/>
          <w:szCs w:val="36"/>
        </w:rPr>
      </w:pPr>
      <w:r w:rsidRPr="00016BD9">
        <w:rPr>
          <w:rFonts w:ascii="Times New Roman" w:hAnsi="Times New Roman" w:cs="Times New Roman"/>
          <w:b/>
          <w:sz w:val="36"/>
          <w:szCs w:val="36"/>
        </w:rPr>
        <w:t xml:space="preserve">Limitation: </w:t>
      </w:r>
    </w:p>
    <w:p w:rsidR="00721D86" w:rsidRPr="00BC581F" w:rsidRDefault="00721D86" w:rsidP="00016BD9">
      <w:pPr>
        <w:spacing w:after="0" w:line="360" w:lineRule="auto"/>
        <w:jc w:val="both"/>
        <w:rPr>
          <w:rFonts w:ascii="Times New Roman" w:hAnsi="Times New Roman" w:cs="Times New Roman"/>
          <w:color w:val="000000"/>
          <w:sz w:val="24"/>
          <w:szCs w:val="24"/>
        </w:rPr>
      </w:pPr>
      <w:r w:rsidRPr="00BC581F">
        <w:rPr>
          <w:rFonts w:ascii="Times New Roman" w:hAnsi="Times New Roman" w:cs="Times New Roman"/>
          <w:color w:val="000000"/>
          <w:sz w:val="24"/>
          <w:szCs w:val="24"/>
        </w:rPr>
        <w:lastRenderedPageBreak/>
        <w:t xml:space="preserve">The data available to the public may contain underreported numerator values (COVID-19 deaths) or denominator values (COVID-19 cases), </w:t>
      </w:r>
      <w:r w:rsidR="0043620B" w:rsidRPr="00BC581F">
        <w:rPr>
          <w:rFonts w:ascii="Times New Roman" w:hAnsi="Times New Roman" w:cs="Times New Roman"/>
          <w:color w:val="000000"/>
          <w:sz w:val="24"/>
          <w:szCs w:val="24"/>
        </w:rPr>
        <w:t>which we have used to report r</w:t>
      </w:r>
      <w:r w:rsidRPr="00BC581F">
        <w:rPr>
          <w:rFonts w:ascii="Times New Roman" w:hAnsi="Times New Roman" w:cs="Times New Roman"/>
          <w:color w:val="000000"/>
          <w:sz w:val="24"/>
          <w:szCs w:val="24"/>
        </w:rPr>
        <w:t xml:space="preserve">CFR. The original scenario of the country may differ for </w:t>
      </w:r>
      <w:r w:rsidR="0043620B" w:rsidRPr="00BC581F">
        <w:rPr>
          <w:rFonts w:ascii="Times New Roman" w:hAnsi="Times New Roman" w:cs="Times New Roman"/>
          <w:color w:val="000000"/>
          <w:sz w:val="24"/>
          <w:szCs w:val="24"/>
        </w:rPr>
        <w:t>this variability of values</w:t>
      </w:r>
      <w:r w:rsidRPr="00BC581F">
        <w:rPr>
          <w:rFonts w:ascii="Times New Roman" w:hAnsi="Times New Roman" w:cs="Times New Roman"/>
          <w:color w:val="000000"/>
          <w:sz w:val="24"/>
          <w:szCs w:val="24"/>
        </w:rPr>
        <w:t>.</w:t>
      </w:r>
      <w:r w:rsidR="00C81011" w:rsidRPr="00BC581F">
        <w:rPr>
          <w:rFonts w:ascii="Times New Roman" w:hAnsi="Times New Roman" w:cs="Times New Roman"/>
          <w:color w:val="000000"/>
          <w:sz w:val="24"/>
          <w:szCs w:val="24"/>
        </w:rPr>
        <w:t xml:space="preserve"> </w:t>
      </w:r>
      <w:r w:rsidRPr="00BC581F">
        <w:rPr>
          <w:rFonts w:ascii="Times New Roman" w:hAnsi="Times New Roman" w:cs="Times New Roman"/>
          <w:color w:val="000000"/>
          <w:sz w:val="24"/>
          <w:szCs w:val="24"/>
        </w:rPr>
        <w:t xml:space="preserve">Day of testing, air pollution, number of cases imported, population immunity, population migrations, human mobility, and social behavior, as well as economic and cultural conditions, may confuse COVID-19 mortality, as the study did not take all of these factors into account and only looked at meteorological variables. With such limited data, a full scenario may not be present in this study. In addition, one of the main limitations of our study is that our observations are based on data about </w:t>
      </w:r>
      <w:r w:rsidR="0043620B" w:rsidRPr="00BC581F">
        <w:rPr>
          <w:rFonts w:ascii="Times New Roman" w:hAnsi="Times New Roman" w:cs="Times New Roman"/>
          <w:color w:val="000000"/>
          <w:sz w:val="24"/>
          <w:szCs w:val="24"/>
        </w:rPr>
        <w:t>outdoor weather</w:t>
      </w:r>
      <w:r w:rsidRPr="00BC581F">
        <w:rPr>
          <w:rFonts w:ascii="Times New Roman" w:hAnsi="Times New Roman" w:cs="Times New Roman"/>
          <w:color w:val="000000"/>
          <w:sz w:val="24"/>
          <w:szCs w:val="24"/>
        </w:rPr>
        <w:t xml:space="preserve">. However, SARS-CoV-2 transmission can be affected quite differently by indoor </w:t>
      </w:r>
      <w:r w:rsidR="0043620B" w:rsidRPr="00BC581F">
        <w:rPr>
          <w:rFonts w:ascii="Times New Roman" w:hAnsi="Times New Roman" w:cs="Times New Roman"/>
          <w:color w:val="000000"/>
          <w:sz w:val="24"/>
          <w:szCs w:val="24"/>
        </w:rPr>
        <w:t xml:space="preserve">air </w:t>
      </w:r>
      <w:r w:rsidRPr="00BC581F">
        <w:rPr>
          <w:rFonts w:ascii="Times New Roman" w:hAnsi="Times New Roman" w:cs="Times New Roman"/>
          <w:color w:val="000000"/>
          <w:sz w:val="24"/>
          <w:szCs w:val="24"/>
        </w:rPr>
        <w:t>conditions. These criteria should be included while evaluating the combined weather variables and the COVID-19 in Bangladesh in future studies.</w:t>
      </w:r>
    </w:p>
    <w:p w:rsidR="00721D86" w:rsidRPr="00BC581F" w:rsidRDefault="00721D86" w:rsidP="00016BD9">
      <w:pPr>
        <w:spacing w:after="0" w:line="360" w:lineRule="auto"/>
        <w:jc w:val="both"/>
        <w:rPr>
          <w:rFonts w:ascii="Times New Roman" w:hAnsi="Times New Roman" w:cs="Times New Roman"/>
          <w:sz w:val="24"/>
          <w:szCs w:val="24"/>
        </w:rPr>
      </w:pPr>
    </w:p>
    <w:p w:rsidR="00721D86" w:rsidRPr="00016BD9" w:rsidRDefault="00721D86" w:rsidP="00016BD9">
      <w:pPr>
        <w:tabs>
          <w:tab w:val="left" w:pos="1200"/>
        </w:tabs>
        <w:spacing w:after="0" w:line="360" w:lineRule="auto"/>
        <w:jc w:val="both"/>
        <w:rPr>
          <w:rFonts w:ascii="Times New Roman" w:hAnsi="Times New Roman" w:cs="Times New Roman"/>
          <w:b/>
          <w:bCs/>
          <w:color w:val="000000"/>
          <w:sz w:val="36"/>
          <w:szCs w:val="36"/>
        </w:rPr>
      </w:pPr>
      <w:r w:rsidRPr="00016BD9">
        <w:rPr>
          <w:rFonts w:ascii="Times New Roman" w:hAnsi="Times New Roman" w:cs="Times New Roman"/>
          <w:b/>
          <w:bCs/>
          <w:color w:val="000000"/>
          <w:sz w:val="36"/>
          <w:szCs w:val="36"/>
        </w:rPr>
        <w:t>Conclusion:</w:t>
      </w:r>
    </w:p>
    <w:p w:rsidR="00721D86" w:rsidRPr="00BC581F" w:rsidRDefault="009E5D58" w:rsidP="00016BD9">
      <w:pPr>
        <w:spacing w:after="0" w:line="360" w:lineRule="auto"/>
        <w:jc w:val="both"/>
        <w:rPr>
          <w:rFonts w:ascii="Times New Roman" w:hAnsi="Times New Roman" w:cs="Times New Roman"/>
          <w:color w:val="000000"/>
          <w:sz w:val="24"/>
          <w:szCs w:val="24"/>
        </w:rPr>
      </w:pPr>
      <w:r w:rsidRPr="00BC581F">
        <w:rPr>
          <w:rFonts w:ascii="Times New Roman" w:eastAsia="SimSun" w:hAnsi="Times New Roman" w:cs="Times New Roman"/>
          <w:sz w:val="24"/>
          <w:szCs w:val="24"/>
          <w:lang w:val="en-US" w:eastAsia="en-GB"/>
        </w:rPr>
        <w:t xml:space="preserve">This is the first study where we used metrological data and COVID-19 rCFR for analysing correlation from Bangladesh using one year data. </w:t>
      </w:r>
      <w:r w:rsidR="00721D86" w:rsidRPr="00BC581F">
        <w:rPr>
          <w:rFonts w:ascii="Times New Roman" w:hAnsi="Times New Roman" w:cs="Times New Roman"/>
          <w:color w:val="000000"/>
          <w:sz w:val="24"/>
          <w:szCs w:val="24"/>
        </w:rPr>
        <w:t xml:space="preserve">The daily COVID-19 confirmed cases rose until the </w:t>
      </w:r>
      <w:r w:rsidR="005B3ABD" w:rsidRPr="00BC581F">
        <w:rPr>
          <w:rFonts w:ascii="Times New Roman" w:hAnsi="Times New Roman" w:cs="Times New Roman"/>
          <w:color w:val="000000"/>
          <w:sz w:val="24"/>
          <w:szCs w:val="24"/>
        </w:rPr>
        <w:t>end</w:t>
      </w:r>
      <w:r w:rsidR="00C81011" w:rsidRPr="00BC581F">
        <w:rPr>
          <w:rFonts w:ascii="Times New Roman" w:hAnsi="Times New Roman" w:cs="Times New Roman"/>
          <w:color w:val="000000"/>
          <w:sz w:val="24"/>
          <w:szCs w:val="24"/>
        </w:rPr>
        <w:t xml:space="preserve"> </w:t>
      </w:r>
      <w:r w:rsidR="00721D86" w:rsidRPr="00BC581F">
        <w:rPr>
          <w:rFonts w:ascii="Times New Roman" w:hAnsi="Times New Roman" w:cs="Times New Roman"/>
          <w:color w:val="000000"/>
          <w:sz w:val="24"/>
          <w:szCs w:val="24"/>
        </w:rPr>
        <w:t>of July</w:t>
      </w:r>
      <w:r w:rsidR="005B3ABD" w:rsidRPr="00BC581F">
        <w:rPr>
          <w:rFonts w:ascii="Times New Roman" w:hAnsi="Times New Roman" w:cs="Times New Roman"/>
          <w:color w:val="000000"/>
          <w:sz w:val="24"/>
          <w:szCs w:val="24"/>
        </w:rPr>
        <w:t>, year</w:t>
      </w:r>
      <w:r w:rsidR="00C81011" w:rsidRPr="00BC581F">
        <w:rPr>
          <w:rFonts w:ascii="Times New Roman" w:hAnsi="Times New Roman" w:cs="Times New Roman"/>
          <w:color w:val="000000"/>
          <w:sz w:val="24"/>
          <w:szCs w:val="24"/>
        </w:rPr>
        <w:t xml:space="preserve"> </w:t>
      </w:r>
      <w:r w:rsidR="005B3ABD" w:rsidRPr="00BC581F">
        <w:rPr>
          <w:rFonts w:ascii="Times New Roman" w:hAnsi="Times New Roman" w:cs="Times New Roman"/>
          <w:color w:val="000000"/>
          <w:sz w:val="24"/>
          <w:szCs w:val="24"/>
        </w:rPr>
        <w:t>(</w:t>
      </w:r>
      <w:r w:rsidR="00C81011" w:rsidRPr="00BC581F">
        <w:rPr>
          <w:rFonts w:ascii="Times New Roman" w:hAnsi="Times New Roman" w:cs="Times New Roman"/>
          <w:color w:val="000000"/>
          <w:sz w:val="24"/>
          <w:szCs w:val="24"/>
        </w:rPr>
        <w:t>2021</w:t>
      </w:r>
      <w:r w:rsidR="005B3ABD" w:rsidRPr="00BC581F">
        <w:rPr>
          <w:rFonts w:ascii="Times New Roman" w:hAnsi="Times New Roman" w:cs="Times New Roman"/>
          <w:color w:val="000000"/>
          <w:sz w:val="24"/>
          <w:szCs w:val="24"/>
        </w:rPr>
        <w:t>)</w:t>
      </w:r>
      <w:r w:rsidR="00721D86" w:rsidRPr="00BC581F">
        <w:rPr>
          <w:rFonts w:ascii="Times New Roman" w:hAnsi="Times New Roman" w:cs="Times New Roman"/>
          <w:color w:val="000000"/>
          <w:sz w:val="24"/>
          <w:szCs w:val="24"/>
        </w:rPr>
        <w:t xml:space="preserve"> and then began to fall consistently. The growing number of tests and a lowering rate of rCFR for COVID-19 have been proven to be adverse. In this nation, COVID-19 rCFR was substantially linked to climatic parameters, such as rainfall, relative humidity, temperature, wind speed surface pressure, and dew point. While the wind speed and surface pressure are </w:t>
      </w:r>
      <w:r w:rsidR="00A44729" w:rsidRPr="00BC581F">
        <w:rPr>
          <w:rFonts w:ascii="Times New Roman" w:hAnsi="Times New Roman" w:cs="Times New Roman"/>
          <w:color w:val="000000"/>
          <w:sz w:val="24"/>
          <w:szCs w:val="24"/>
        </w:rPr>
        <w:t>favourably</w:t>
      </w:r>
      <w:r w:rsidR="00721D86" w:rsidRPr="00BC581F">
        <w:rPr>
          <w:rFonts w:ascii="Times New Roman" w:hAnsi="Times New Roman" w:cs="Times New Roman"/>
          <w:color w:val="000000"/>
          <w:sz w:val="24"/>
          <w:szCs w:val="24"/>
        </w:rPr>
        <w:t xml:space="preserve"> linked to the rCFR</w:t>
      </w:r>
      <w:r w:rsidR="00A44729" w:rsidRPr="00BC581F">
        <w:rPr>
          <w:rFonts w:ascii="Times New Roman" w:hAnsi="Times New Roman" w:cs="Times New Roman"/>
          <w:color w:val="000000"/>
          <w:sz w:val="24"/>
          <w:szCs w:val="24"/>
        </w:rPr>
        <w:t xml:space="preserve"> </w:t>
      </w:r>
      <w:r w:rsidR="005B3ABD" w:rsidRPr="00BC581F">
        <w:rPr>
          <w:rFonts w:ascii="Times New Roman" w:hAnsi="Times New Roman" w:cs="Times New Roman"/>
          <w:color w:val="000000"/>
          <w:sz w:val="24"/>
          <w:szCs w:val="24"/>
        </w:rPr>
        <w:t xml:space="preserve">and </w:t>
      </w:r>
      <w:r w:rsidR="00721D86" w:rsidRPr="00BC581F">
        <w:rPr>
          <w:rFonts w:ascii="Times New Roman" w:hAnsi="Times New Roman" w:cs="Times New Roman"/>
          <w:color w:val="000000"/>
          <w:sz w:val="24"/>
          <w:szCs w:val="24"/>
        </w:rPr>
        <w:t xml:space="preserve">the others factors are adversely linked in the pre-peak cases period. All the meteorological factors in this study are </w:t>
      </w:r>
      <w:r w:rsidR="00C81011" w:rsidRPr="00BC581F">
        <w:rPr>
          <w:rFonts w:ascii="Times New Roman" w:hAnsi="Times New Roman" w:cs="Times New Roman"/>
          <w:color w:val="000000"/>
          <w:sz w:val="24"/>
          <w:szCs w:val="24"/>
        </w:rPr>
        <w:t>favourably</w:t>
      </w:r>
      <w:r w:rsidR="00721D86" w:rsidRPr="00BC581F">
        <w:rPr>
          <w:rFonts w:ascii="Times New Roman" w:hAnsi="Times New Roman" w:cs="Times New Roman"/>
          <w:color w:val="000000"/>
          <w:sz w:val="24"/>
          <w:szCs w:val="24"/>
        </w:rPr>
        <w:t xml:space="preserve"> linked in the post-peak cases period. More reasons for reducing rCFR need to be examined in greater detail but can be explained by increasing infection among younger patients, by improving healthcare management, or by medicines that can reduce mortality and hospital stays for patients with COVID-19 and by preventing people with co-morbidities. This study reflects an increasing agreement in many national datasets and experiences with the risk variables related to CFR. Further investigations are required to understand the COVID-19 rCFR pattern and the pathogenicity of the virus at the host level.</w:t>
      </w:r>
      <w:r w:rsidR="00100CBD" w:rsidRPr="00BC581F">
        <w:rPr>
          <w:rFonts w:ascii="Times New Roman" w:hAnsi="Times New Roman" w:cs="Times New Roman"/>
          <w:color w:val="000000"/>
          <w:sz w:val="24"/>
          <w:szCs w:val="24"/>
        </w:rPr>
        <w:t xml:space="preserve"> The study </w:t>
      </w:r>
      <w:r w:rsidRPr="00BC581F">
        <w:rPr>
          <w:rFonts w:ascii="Times New Roman" w:hAnsi="Times New Roman" w:cs="Times New Roman"/>
          <w:color w:val="000000"/>
          <w:sz w:val="24"/>
          <w:szCs w:val="24"/>
        </w:rPr>
        <w:t xml:space="preserve">findings </w:t>
      </w:r>
      <w:r w:rsidR="00100CBD" w:rsidRPr="00BC581F">
        <w:rPr>
          <w:rFonts w:ascii="Times New Roman" w:hAnsi="Times New Roman" w:cs="Times New Roman"/>
          <w:color w:val="000000"/>
          <w:sz w:val="24"/>
          <w:szCs w:val="24"/>
        </w:rPr>
        <w:t xml:space="preserve">will help </w:t>
      </w:r>
      <w:r w:rsidRPr="00BC581F">
        <w:rPr>
          <w:rFonts w:ascii="Times New Roman" w:hAnsi="Times New Roman" w:cs="Times New Roman"/>
          <w:color w:val="000000"/>
          <w:sz w:val="24"/>
          <w:szCs w:val="24"/>
        </w:rPr>
        <w:t xml:space="preserve">other </w:t>
      </w:r>
      <w:r w:rsidR="00100CBD" w:rsidRPr="00BC581F">
        <w:rPr>
          <w:rFonts w:ascii="Times New Roman" w:hAnsi="Times New Roman" w:cs="Times New Roman"/>
          <w:color w:val="000000"/>
          <w:sz w:val="24"/>
          <w:szCs w:val="24"/>
        </w:rPr>
        <w:t>researchers better understand</w:t>
      </w:r>
      <w:r w:rsidRPr="00BC581F">
        <w:rPr>
          <w:rFonts w:ascii="Times New Roman" w:hAnsi="Times New Roman" w:cs="Times New Roman"/>
          <w:color w:val="000000"/>
          <w:sz w:val="24"/>
          <w:szCs w:val="24"/>
        </w:rPr>
        <w:t>,</w:t>
      </w:r>
      <w:r w:rsidR="00100CBD" w:rsidRPr="00BC581F">
        <w:rPr>
          <w:rFonts w:ascii="Times New Roman" w:hAnsi="Times New Roman" w:cs="Times New Roman"/>
          <w:color w:val="000000"/>
          <w:sz w:val="24"/>
          <w:szCs w:val="24"/>
        </w:rPr>
        <w:t xml:space="preserve"> monitor</w:t>
      </w:r>
      <w:r w:rsidRPr="00BC581F">
        <w:rPr>
          <w:rFonts w:ascii="Times New Roman" w:hAnsi="Times New Roman" w:cs="Times New Roman"/>
          <w:color w:val="000000"/>
          <w:sz w:val="24"/>
          <w:szCs w:val="24"/>
        </w:rPr>
        <w:t xml:space="preserve"> and control </w:t>
      </w:r>
      <w:r w:rsidR="00100CBD" w:rsidRPr="00BC581F">
        <w:rPr>
          <w:rFonts w:ascii="Times New Roman" w:hAnsi="Times New Roman" w:cs="Times New Roman"/>
          <w:color w:val="000000"/>
          <w:sz w:val="24"/>
          <w:szCs w:val="24"/>
        </w:rPr>
        <w:t>the transmission of SARS-Co</w:t>
      </w:r>
      <w:r w:rsidRPr="00BC581F">
        <w:rPr>
          <w:rFonts w:ascii="Times New Roman" w:hAnsi="Times New Roman" w:cs="Times New Roman"/>
          <w:color w:val="000000"/>
          <w:sz w:val="24"/>
          <w:szCs w:val="24"/>
        </w:rPr>
        <w:t>V</w:t>
      </w:r>
      <w:r w:rsidR="00100CBD" w:rsidRPr="00BC581F">
        <w:rPr>
          <w:rFonts w:ascii="Times New Roman" w:hAnsi="Times New Roman" w:cs="Times New Roman"/>
          <w:color w:val="000000"/>
          <w:sz w:val="24"/>
          <w:szCs w:val="24"/>
        </w:rPr>
        <w:t xml:space="preserve">-2 and </w:t>
      </w:r>
      <w:r w:rsidRPr="00BC581F">
        <w:rPr>
          <w:rFonts w:ascii="Times New Roman" w:hAnsi="Times New Roman" w:cs="Times New Roman"/>
          <w:color w:val="000000"/>
          <w:sz w:val="24"/>
          <w:szCs w:val="24"/>
        </w:rPr>
        <w:t>policy makers can easily take decisions in the severe time of the COVID-19 diseases.</w:t>
      </w:r>
    </w:p>
    <w:p w:rsidR="00721D86" w:rsidRPr="00BC581F" w:rsidRDefault="00721D86" w:rsidP="00016BD9">
      <w:pPr>
        <w:widowControl w:val="0"/>
        <w:autoSpaceDE w:val="0"/>
        <w:autoSpaceDN w:val="0"/>
        <w:adjustRightInd w:val="0"/>
        <w:spacing w:after="0" w:line="360" w:lineRule="auto"/>
        <w:ind w:left="640" w:hanging="640"/>
        <w:rPr>
          <w:rFonts w:ascii="Times New Roman" w:eastAsia="Calibri" w:hAnsi="Times New Roman" w:cs="Times New Roman"/>
          <w:sz w:val="24"/>
          <w:szCs w:val="24"/>
        </w:rPr>
      </w:pPr>
    </w:p>
    <w:p w:rsidR="00BE7C1C" w:rsidRPr="00016BD9" w:rsidRDefault="003C13D0" w:rsidP="00016BD9">
      <w:pPr>
        <w:spacing w:after="0" w:line="360" w:lineRule="auto"/>
        <w:jc w:val="both"/>
        <w:rPr>
          <w:rFonts w:ascii="Times New Roman" w:eastAsia="Calibri" w:hAnsi="Times New Roman" w:cs="Times New Roman"/>
          <w:b/>
          <w:bCs/>
          <w:sz w:val="36"/>
          <w:szCs w:val="36"/>
        </w:rPr>
      </w:pPr>
      <w:r w:rsidRPr="00016BD9">
        <w:rPr>
          <w:rFonts w:ascii="Times New Roman" w:eastAsia="Calibri" w:hAnsi="Times New Roman" w:cs="Times New Roman"/>
          <w:b/>
          <w:bCs/>
          <w:sz w:val="36"/>
          <w:szCs w:val="36"/>
        </w:rPr>
        <w:lastRenderedPageBreak/>
        <w:t xml:space="preserve">References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sz w:val="24"/>
          <w:szCs w:val="24"/>
        </w:rPr>
        <w:fldChar w:fldCharType="begin" w:fldLock="1"/>
      </w:r>
      <w:r w:rsidRPr="00BC581F">
        <w:rPr>
          <w:rFonts w:ascii="Times New Roman" w:hAnsi="Times New Roman" w:cs="Times New Roman"/>
          <w:sz w:val="24"/>
          <w:szCs w:val="24"/>
        </w:rPr>
        <w:instrText xml:space="preserve">ADDIN Mendeley Bibliography CSL_BIBLIOGRAPHY </w:instrText>
      </w:r>
      <w:r w:rsidRPr="00BC581F">
        <w:rPr>
          <w:rFonts w:ascii="Times New Roman" w:hAnsi="Times New Roman" w:cs="Times New Roman"/>
          <w:sz w:val="24"/>
          <w:szCs w:val="24"/>
        </w:rPr>
        <w:fldChar w:fldCharType="separate"/>
      </w:r>
      <w:r w:rsidRPr="00BC581F">
        <w:rPr>
          <w:rFonts w:ascii="Times New Roman" w:hAnsi="Times New Roman" w:cs="Times New Roman"/>
          <w:noProof/>
          <w:sz w:val="24"/>
          <w:szCs w:val="24"/>
        </w:rPr>
        <w:t xml:space="preserve">1. </w:t>
      </w:r>
      <w:r w:rsidRPr="00BC581F">
        <w:rPr>
          <w:rFonts w:ascii="Times New Roman" w:hAnsi="Times New Roman" w:cs="Times New Roman"/>
          <w:noProof/>
          <w:sz w:val="24"/>
          <w:szCs w:val="24"/>
        </w:rPr>
        <w:tab/>
        <w:t>Islam MA, Haque MA, Rahman MA, Hossen F, Reza M, Barua A, et al. A Review on Measures to Rejuvenate Immune System: Natural Mode of Protection Against Coronavirus Infection. Front Immunol [Internet]. 2022 Mar 15;13. Available from: https://www.frontiersin.org/articles/10.3389/fimmu.2022.837290/full</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 </w:t>
      </w:r>
      <w:r w:rsidRPr="00BC581F">
        <w:rPr>
          <w:rFonts w:ascii="Times New Roman" w:hAnsi="Times New Roman" w:cs="Times New Roman"/>
          <w:noProof/>
          <w:sz w:val="24"/>
          <w:szCs w:val="24"/>
        </w:rPr>
        <w:tab/>
        <w:t xml:space="preserve">Haider N, Yavlinsky A, Chang YM, Hasan MN, Benfield C, Osman AY, et al. The global health security index and joint external evaluation score for health preparedness are not correlated with countries’ covid-19 detection response time and mortality outcome. Epidemiol Infect. 2020;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 </w:t>
      </w:r>
      <w:r w:rsidRPr="00BC581F">
        <w:rPr>
          <w:rFonts w:ascii="Times New Roman" w:hAnsi="Times New Roman" w:cs="Times New Roman"/>
          <w:noProof/>
          <w:sz w:val="24"/>
          <w:szCs w:val="24"/>
        </w:rPr>
        <w:tab/>
        <w:t xml:space="preserve">Kushal SA, Amin YM, Mubassara L, Alam MM, Chakraborty PA. Managing SARS-CoV-2 outbreak challenges in psychiatric hospitals of Bangladesh. Public Heal Pract. 2020;1:100041.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 </w:t>
      </w:r>
      <w:r w:rsidRPr="00BC581F">
        <w:rPr>
          <w:rFonts w:ascii="Times New Roman" w:hAnsi="Times New Roman" w:cs="Times New Roman"/>
          <w:noProof/>
          <w:sz w:val="24"/>
          <w:szCs w:val="24"/>
        </w:rPr>
        <w:tab/>
        <w:t>Sakib MMH, Nishat AA, Islam MT, Raihan Uddin MA, Iqbal MS, Bin Hossen FF, et al. Computational screening of 645 antiviral peptides against the receptor-binding domain of the spike protein in SARS-CoV-2. Comput Biol Med [Internet]. 2021 Sep;136:104759. Available from: https://linkinghub.elsevier.com/retrieve/pii/S0010482521005539</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 </w:t>
      </w:r>
      <w:r w:rsidRPr="00BC581F">
        <w:rPr>
          <w:rFonts w:ascii="Times New Roman" w:hAnsi="Times New Roman" w:cs="Times New Roman"/>
          <w:noProof/>
          <w:sz w:val="24"/>
          <w:szCs w:val="24"/>
        </w:rPr>
        <w:tab/>
        <w:t xml:space="preserve">Auler AC, Cássaro FAM, da Silva VO, Pires LF. Evidence that high temperatures and intermediate relative humidity might favor the spread of COVID-19 in tropical climate: A case study for the most affected Brazilian cities. Sci Total Environ. 2020;729.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 </w:t>
      </w:r>
      <w:r w:rsidRPr="00BC581F">
        <w:rPr>
          <w:rFonts w:ascii="Times New Roman" w:hAnsi="Times New Roman" w:cs="Times New Roman"/>
          <w:noProof/>
          <w:sz w:val="24"/>
          <w:szCs w:val="24"/>
        </w:rPr>
        <w:tab/>
        <w:t xml:space="preserve">Bashir MF, Ma B, Bilal, Komal B, Bashir MA, Tan D, et al. Correlation between climate indicators and COVID-19 pandemic in New York, USA. Sci Total Environ. 2020;728.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7. </w:t>
      </w:r>
      <w:r w:rsidRPr="00BC581F">
        <w:rPr>
          <w:rFonts w:ascii="Times New Roman" w:hAnsi="Times New Roman" w:cs="Times New Roman"/>
          <w:noProof/>
          <w:sz w:val="24"/>
          <w:szCs w:val="24"/>
        </w:rPr>
        <w:tab/>
        <w:t xml:space="preserve">Hossain M, Saiha Huq T, Rahman A, Aminul Islam M, Naushin Tabassum S, Nadim Hasan K, et al. Novel mutations identified from whole-genome sequencing of SARS-CoV-2 isolated from Noakhali, Bangladesh. 2021;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8. </w:t>
      </w:r>
      <w:r w:rsidRPr="00BC581F">
        <w:rPr>
          <w:rFonts w:ascii="Times New Roman" w:hAnsi="Times New Roman" w:cs="Times New Roman"/>
          <w:noProof/>
          <w:sz w:val="24"/>
          <w:szCs w:val="24"/>
        </w:rPr>
        <w:tab/>
        <w:t>Ling S. Particulate matter air pollution exposure: role in the development and exacerbation of chronic obstructive pulmonary disease. Int J Chron Obstruct Pulmon Dis [Internet]. 2009 Jun;233. Available from: http://www.dovepress.com/particulate-matter-air-pollution-exposure-role-in-the-development-and--peer-reviewed-article-COPD</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9. </w:t>
      </w:r>
      <w:r w:rsidRPr="00BC581F">
        <w:rPr>
          <w:rFonts w:ascii="Times New Roman" w:hAnsi="Times New Roman" w:cs="Times New Roman"/>
          <w:noProof/>
          <w:sz w:val="24"/>
          <w:szCs w:val="24"/>
        </w:rPr>
        <w:tab/>
        <w:t xml:space="preserve">Velavan TP, Meyer CG. The COVID-19 epidemic. Trop Med Int Heal. 2020;25(3):278–80.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10. </w:t>
      </w:r>
      <w:r w:rsidRPr="00BC581F">
        <w:rPr>
          <w:rFonts w:ascii="Times New Roman" w:hAnsi="Times New Roman" w:cs="Times New Roman"/>
          <w:noProof/>
          <w:sz w:val="24"/>
          <w:szCs w:val="24"/>
        </w:rPr>
        <w:tab/>
        <w:t xml:space="preserve">Riddell S, Goldie S, Hill A, Eagles D, Drew TW. The effect of temperature on persistence </w:t>
      </w:r>
      <w:r w:rsidRPr="00BC581F">
        <w:rPr>
          <w:rFonts w:ascii="Times New Roman" w:hAnsi="Times New Roman" w:cs="Times New Roman"/>
          <w:noProof/>
          <w:sz w:val="24"/>
          <w:szCs w:val="24"/>
        </w:rPr>
        <w:lastRenderedPageBreak/>
        <w:t xml:space="preserve">of SARS-CoV-2 on common surfaces. Virol J. 2020 Oct;17(1).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11. </w:t>
      </w:r>
      <w:r w:rsidRPr="00BC581F">
        <w:rPr>
          <w:rFonts w:ascii="Times New Roman" w:hAnsi="Times New Roman" w:cs="Times New Roman"/>
          <w:noProof/>
          <w:sz w:val="24"/>
          <w:szCs w:val="24"/>
        </w:rPr>
        <w:tab/>
        <w:t xml:space="preserve">Park J, Son W, Ryu Y, Choi SB, Kwon O, Ahn I. Effects of temperature, humidity, and diurnal temperature range on influenza incidence in a temperate region. Influenza Other Respi Viruses. 2020 Jan;14(1):11–8.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12. </w:t>
      </w:r>
      <w:r w:rsidRPr="00BC581F">
        <w:rPr>
          <w:rFonts w:ascii="Times New Roman" w:hAnsi="Times New Roman" w:cs="Times New Roman"/>
          <w:noProof/>
          <w:sz w:val="24"/>
          <w:szCs w:val="24"/>
        </w:rPr>
        <w:tab/>
        <w:t xml:space="preserve">van Doremalen N, Bushmaker T, Munster VJ. Stability of middle east respiratory syndrome coronavirus (MERS-CoV) under different environmental conditions. Eurosurveillance. 2013 Sep;18(38):20590.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13. </w:t>
      </w:r>
      <w:r w:rsidRPr="00BC581F">
        <w:rPr>
          <w:rFonts w:ascii="Times New Roman" w:hAnsi="Times New Roman" w:cs="Times New Roman"/>
          <w:noProof/>
          <w:sz w:val="24"/>
          <w:szCs w:val="24"/>
        </w:rPr>
        <w:tab/>
        <w:t xml:space="preserve">Bi P, Wang J, Hiller JE. Weather: driving force behind the transmission of severe acute respiratory syndrome in China? Intern Med J. 2007 Aug;37(8):550–4.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14. </w:t>
      </w:r>
      <w:r w:rsidRPr="00BC581F">
        <w:rPr>
          <w:rFonts w:ascii="Times New Roman" w:hAnsi="Times New Roman" w:cs="Times New Roman"/>
          <w:noProof/>
          <w:sz w:val="24"/>
          <w:szCs w:val="24"/>
        </w:rPr>
        <w:tab/>
        <w:t xml:space="preserve">Tan J, Mu L, Huang J, Yu S, Chen B, Yin J. An initial investigation of the association between the SARS outbreak and weather: with the view of the environmental temperature and its variation. J Epidemiol Community Health. 2005 Mar;59(3):186–92.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15. </w:t>
      </w:r>
      <w:r w:rsidRPr="00BC581F">
        <w:rPr>
          <w:rFonts w:ascii="Times New Roman" w:hAnsi="Times New Roman" w:cs="Times New Roman"/>
          <w:noProof/>
          <w:sz w:val="24"/>
          <w:szCs w:val="24"/>
        </w:rPr>
        <w:tab/>
        <w:t xml:space="preserve">Lowen AC, Mubareka S, Steel J, Palese P. Influenza Virus Transmission Is Dependent on Relative Humidity and Temperature. PLOS Pathog. 2007 Oct;3(10):e151.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16. </w:t>
      </w:r>
      <w:r w:rsidRPr="00BC581F">
        <w:rPr>
          <w:rFonts w:ascii="Times New Roman" w:hAnsi="Times New Roman" w:cs="Times New Roman"/>
          <w:noProof/>
          <w:sz w:val="24"/>
          <w:szCs w:val="24"/>
        </w:rPr>
        <w:tab/>
        <w:t xml:space="preserve">Altamimi A, Ahmed AE. Climate factors and incidence of Middle East respiratory syndrome coronavirus. J Infect Public Health. 2020 May;13(5):704–8.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17. </w:t>
      </w:r>
      <w:r w:rsidRPr="00BC581F">
        <w:rPr>
          <w:rFonts w:ascii="Times New Roman" w:hAnsi="Times New Roman" w:cs="Times New Roman"/>
          <w:noProof/>
          <w:sz w:val="24"/>
          <w:szCs w:val="24"/>
        </w:rPr>
        <w:tab/>
        <w:t xml:space="preserve">Jakariya M, Ahmed F, Islam MA, Ahmed T, Marzan A Al, Hossain M, et al. Wastewater based surveillance system to detect SARS-CoV-2 genetic material for countries with on-site sanitation facilities: an experience from Bangladesh. medRxiv. 2021;8852000:2021.07.30.21261347.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18. </w:t>
      </w:r>
      <w:r w:rsidRPr="00BC581F">
        <w:rPr>
          <w:rFonts w:ascii="Times New Roman" w:hAnsi="Times New Roman" w:cs="Times New Roman"/>
          <w:noProof/>
          <w:sz w:val="24"/>
          <w:szCs w:val="24"/>
        </w:rPr>
        <w:tab/>
        <w:t xml:space="preserve">Ahmed F, Islam MA, Kumar M, Hossain M, Bhattacharya P, Islam MT, et al. First detection of SARS-CoV-2 genetic material in the vicinity of COVID-19 isolation Centre in Bangladesh: Variation along the sewer network. Sci Total Environ. 2021 Jul;776:145724.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19. </w:t>
      </w:r>
      <w:r w:rsidRPr="00BC581F">
        <w:rPr>
          <w:rFonts w:ascii="Times New Roman" w:hAnsi="Times New Roman" w:cs="Times New Roman"/>
          <w:noProof/>
          <w:sz w:val="24"/>
          <w:szCs w:val="24"/>
        </w:rPr>
        <w:tab/>
        <w:t xml:space="preserve">DHS S&amp;T Launches Indoor Predictive Modeling Tool for Coronavirus Stability. 2020.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20. </w:t>
      </w:r>
      <w:r w:rsidRPr="00BC581F">
        <w:rPr>
          <w:rFonts w:ascii="Times New Roman" w:hAnsi="Times New Roman" w:cs="Times New Roman"/>
          <w:noProof/>
          <w:sz w:val="24"/>
          <w:szCs w:val="24"/>
        </w:rPr>
        <w:tab/>
        <w:t xml:space="preserve">Nasirpour MH, Sharifi A, Ahmadi M, Jafarzadeh Ghoushchi S. Revealing the relationship between solar activity and COVID-19 and forecasting of possible future viruses using multi-step autoregression (MSAR). Environ Sci Pollut Res. 2021 Jul;28(28):38074–84.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21. </w:t>
      </w:r>
      <w:r w:rsidRPr="00BC581F">
        <w:rPr>
          <w:rFonts w:ascii="Times New Roman" w:hAnsi="Times New Roman" w:cs="Times New Roman"/>
          <w:noProof/>
          <w:sz w:val="24"/>
          <w:szCs w:val="24"/>
        </w:rPr>
        <w:tab/>
        <w:t xml:space="preserve">Ahmadi M, Sharifi A, Dorosti S, Jafarzadeh Ghoushchi S, Ghanbari N. Investigation of effective climatology parameters on COVID-19 outbreak in Iran. Sci Total Environ. 2020 Aug;729:138705.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lastRenderedPageBreak/>
        <w:t xml:space="preserve">22. </w:t>
      </w:r>
      <w:r w:rsidRPr="00BC581F">
        <w:rPr>
          <w:rFonts w:ascii="Times New Roman" w:hAnsi="Times New Roman" w:cs="Times New Roman"/>
          <w:noProof/>
          <w:sz w:val="24"/>
          <w:szCs w:val="24"/>
        </w:rPr>
        <w:tab/>
        <w:t xml:space="preserve">Bashir MF, Ma B, Bilal, Komal B, Bashir MA, Tan D, et al. Correlation between climate indicators and COVID-19 pandemic in New York, USA. Sci Total Environ. 2020 Aug;728:138835.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23. </w:t>
      </w:r>
      <w:r w:rsidRPr="00BC581F">
        <w:rPr>
          <w:rFonts w:ascii="Times New Roman" w:hAnsi="Times New Roman" w:cs="Times New Roman"/>
          <w:noProof/>
          <w:sz w:val="24"/>
          <w:szCs w:val="24"/>
        </w:rPr>
        <w:tab/>
        <w:t xml:space="preserve">Tan L, Schultz DM. How Is COVID-19 Affected by Weather? Metaregression of 158 Studies and Recommendations for Best Practices in Future Research. Weather Clim Soc. 2022 Jan;14(1):237–55.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24. </w:t>
      </w:r>
      <w:r w:rsidRPr="00BC581F">
        <w:rPr>
          <w:rFonts w:ascii="Times New Roman" w:hAnsi="Times New Roman" w:cs="Times New Roman"/>
          <w:noProof/>
          <w:sz w:val="24"/>
          <w:szCs w:val="24"/>
        </w:rPr>
        <w:tab/>
        <w:t xml:space="preserve">Islam et al.;2021. Sex-specific epidemiological and clinical characteristics of COVID-19 patients in the southeast region of Bangladesh 2021.MedRxivhttps://doi.org/10.1101/2021.07.05.21259933.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25. </w:t>
      </w:r>
      <w:r w:rsidRPr="00BC581F">
        <w:rPr>
          <w:rFonts w:ascii="Times New Roman" w:hAnsi="Times New Roman" w:cs="Times New Roman"/>
          <w:noProof/>
          <w:sz w:val="24"/>
          <w:szCs w:val="24"/>
        </w:rPr>
        <w:tab/>
        <w:t xml:space="preserve">Prata DN, Rodrigues W, Bermejo PH. Temperature significantly changes COVID-19 transmission in (sub)tropical cities of Brazil. Sci Total Environ. 2020 Aug;729:138862.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26. </w:t>
      </w:r>
      <w:r w:rsidRPr="00BC581F">
        <w:rPr>
          <w:rFonts w:ascii="Times New Roman" w:hAnsi="Times New Roman" w:cs="Times New Roman"/>
          <w:noProof/>
          <w:sz w:val="24"/>
          <w:szCs w:val="24"/>
        </w:rPr>
        <w:tab/>
        <w:t xml:space="preserve">Coronavirus disease (COVID-2019) Bangladesh situation reports.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27. </w:t>
      </w:r>
      <w:r w:rsidRPr="00BC581F">
        <w:rPr>
          <w:rFonts w:ascii="Times New Roman" w:hAnsi="Times New Roman" w:cs="Times New Roman"/>
          <w:noProof/>
          <w:sz w:val="24"/>
          <w:szCs w:val="24"/>
        </w:rPr>
        <w:tab/>
        <w:t xml:space="preserve">Hasan MN, Haider N, Stigler FL, Khan RA, McCoy D, Zumla A, et al. The Global Case-Fatality Rate of COVID-19 Has Been Declining Since May 2020. Am J Trop Med Hyg. 2021 Apr;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28. </w:t>
      </w:r>
      <w:r w:rsidRPr="00BC581F">
        <w:rPr>
          <w:rFonts w:ascii="Times New Roman" w:hAnsi="Times New Roman" w:cs="Times New Roman"/>
          <w:noProof/>
          <w:sz w:val="24"/>
          <w:szCs w:val="24"/>
        </w:rPr>
        <w:tab/>
        <w:t xml:space="preserve">NASA. POWER | Data Access Viewer. 2022.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29. </w:t>
      </w:r>
      <w:r w:rsidRPr="00BC581F">
        <w:rPr>
          <w:rFonts w:ascii="Times New Roman" w:hAnsi="Times New Roman" w:cs="Times New Roman"/>
          <w:noProof/>
          <w:sz w:val="24"/>
          <w:szCs w:val="24"/>
        </w:rPr>
        <w:tab/>
        <w:t>Rimi RH, Haustein K, Allen MR, Barbour EJ. Risks of Pre-Monsoon Extreme Rainfall Events of Bangladesh: Is Anthropogenic Climate Change Playing a Role? Bull Am Meteorol Soc [Internet]. 2019 Jan;100(1):S61–5. Available from: https://journals.ametsoc.org/view/journals/bams/100/1/bams-d-18-0152.1.xml</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30. </w:t>
      </w:r>
      <w:r w:rsidRPr="00BC581F">
        <w:rPr>
          <w:rFonts w:ascii="Times New Roman" w:hAnsi="Times New Roman" w:cs="Times New Roman"/>
          <w:noProof/>
          <w:sz w:val="24"/>
          <w:szCs w:val="24"/>
        </w:rPr>
        <w:tab/>
        <w:t>Rahman A, Haque Jiban MJ, Munna SA. Regional Variation of Temperature and Rainfall in Bangladesh: Estimation of Trend. Open J Stat [Internet]. 2015;05(07):652–7. Available from: http://www.scirp.org/journal/doi.aspx?DOI=10.4236/ojs.2015.57066</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31. </w:t>
      </w:r>
      <w:r w:rsidRPr="00BC581F">
        <w:rPr>
          <w:rFonts w:ascii="Times New Roman" w:hAnsi="Times New Roman" w:cs="Times New Roman"/>
          <w:noProof/>
          <w:sz w:val="24"/>
          <w:szCs w:val="24"/>
        </w:rPr>
        <w:tab/>
        <w:t>Mortuza MR, Moges E, Demissie Y, Li H-Y. Historical and future drought in Bangladesh using copula-based bivariate regional frequency analysis. Theor Appl Climatol [Internet]. 2019 Feb 19;135(3–4):855–71. Available from: http://link.springer.com/10.1007/s00704-018-2407-7</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32. </w:t>
      </w:r>
      <w:r w:rsidRPr="00BC581F">
        <w:rPr>
          <w:rFonts w:ascii="Times New Roman" w:hAnsi="Times New Roman" w:cs="Times New Roman"/>
          <w:noProof/>
          <w:sz w:val="24"/>
          <w:szCs w:val="24"/>
        </w:rPr>
        <w:tab/>
        <w:t>Chyon FA, Suman MNH, Fahim MRI, Ahmmed MS. Time series analysis and predicting COVID-19 affected patients by ARIMA model using machine learning. J Virol Methods [Internet]. 2022 Mar;301:114433. Available from: https://linkinghub.elsevier.com/retrieve/pii/S0166093421003724</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lastRenderedPageBreak/>
        <w:t xml:space="preserve">33. </w:t>
      </w:r>
      <w:r w:rsidRPr="00BC581F">
        <w:rPr>
          <w:rFonts w:ascii="Times New Roman" w:hAnsi="Times New Roman" w:cs="Times New Roman"/>
          <w:noProof/>
          <w:sz w:val="24"/>
          <w:szCs w:val="24"/>
        </w:rPr>
        <w:tab/>
        <w:t xml:space="preserve">de Livera AM, Hyndman RJ, Snyder RD. Forecasting time series with complex seasonal patterns using exponential smoothing. J Am Stat Assoc. 2011 Dec;106(496):1513–27.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34. </w:t>
      </w:r>
      <w:r w:rsidRPr="00BC581F">
        <w:rPr>
          <w:rFonts w:ascii="Times New Roman" w:hAnsi="Times New Roman" w:cs="Times New Roman"/>
          <w:noProof/>
          <w:sz w:val="24"/>
          <w:szCs w:val="24"/>
        </w:rPr>
        <w:tab/>
        <w:t xml:space="preserve">Chaurasia V, Pal S. Application of machine learning time series analysis for prediction COVID-19 pandemic. Res Biomed Eng. 2020 Oct;1–13.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35. </w:t>
      </w:r>
      <w:r w:rsidRPr="00BC581F">
        <w:rPr>
          <w:rFonts w:ascii="Times New Roman" w:hAnsi="Times New Roman" w:cs="Times New Roman"/>
          <w:noProof/>
          <w:sz w:val="24"/>
          <w:szCs w:val="24"/>
        </w:rPr>
        <w:tab/>
        <w:t xml:space="preserve">Tseng YJ, Shih YL. Developing epidemic forecasting models to assist disease surveillance for influenza with electronic health records. Int J Comput Appl. 2020 Aug;42(6):616–21.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36. </w:t>
      </w:r>
      <w:r w:rsidRPr="00BC581F">
        <w:rPr>
          <w:rFonts w:ascii="Times New Roman" w:hAnsi="Times New Roman" w:cs="Times New Roman"/>
          <w:noProof/>
          <w:sz w:val="24"/>
          <w:szCs w:val="24"/>
        </w:rPr>
        <w:tab/>
        <w:t xml:space="preserve">Ali M, Khan DM, Aamir M, Khalil U, Khan Z. Forecasting COVID-19 in Pakistan. Zeng Q, editor. PLoS One. 2020 Nov;15(11 November):e0242762.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37. </w:t>
      </w:r>
      <w:r w:rsidRPr="00BC581F">
        <w:rPr>
          <w:rFonts w:ascii="Times New Roman" w:hAnsi="Times New Roman" w:cs="Times New Roman"/>
          <w:noProof/>
          <w:sz w:val="24"/>
          <w:szCs w:val="24"/>
        </w:rPr>
        <w:tab/>
        <w:t xml:space="preserve">Data T, All D, Athanasopoulos G, Ggally S, Utf- E, Gpl- L, et al. Package ‘fpp2.’ 2020;1–23.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38. </w:t>
      </w:r>
      <w:r w:rsidRPr="00BC581F">
        <w:rPr>
          <w:rFonts w:ascii="Times New Roman" w:hAnsi="Times New Roman" w:cs="Times New Roman"/>
          <w:noProof/>
          <w:sz w:val="24"/>
          <w:szCs w:val="24"/>
        </w:rPr>
        <w:tab/>
        <w:t xml:space="preserve">Dyer O. Covid-19: Remdesivir has little or no impact on survival, WHO trial shows. BMJ. 2020 Oct;371:m4057.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39. </w:t>
      </w:r>
      <w:r w:rsidRPr="00BC581F">
        <w:rPr>
          <w:rFonts w:ascii="Times New Roman" w:hAnsi="Times New Roman" w:cs="Times New Roman"/>
          <w:noProof/>
          <w:sz w:val="24"/>
          <w:szCs w:val="24"/>
        </w:rPr>
        <w:tab/>
        <w:t xml:space="preserve">Adhikari R, Agrawal RK. An Introductory Study on Time Series Modeling and Forecasting. 2013 Feb;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40. </w:t>
      </w:r>
      <w:r w:rsidRPr="00BC581F">
        <w:rPr>
          <w:rFonts w:ascii="Times New Roman" w:hAnsi="Times New Roman" w:cs="Times New Roman"/>
          <w:noProof/>
          <w:sz w:val="24"/>
          <w:szCs w:val="24"/>
        </w:rPr>
        <w:tab/>
        <w:t xml:space="preserve">Papastefanopoulos V, Linardatos P, Kotsiantis S. COVID-19: A Comparison of Time Series Methods to Forecast Percentage of Active Cases per Population. Appl Sci 2020, Vol 10, Page 3880. 2020 Jun;10(11):3880.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41. </w:t>
      </w:r>
      <w:r w:rsidRPr="00BC581F">
        <w:rPr>
          <w:rFonts w:ascii="Times New Roman" w:hAnsi="Times New Roman" w:cs="Times New Roman"/>
          <w:noProof/>
          <w:sz w:val="24"/>
          <w:szCs w:val="24"/>
        </w:rPr>
        <w:tab/>
        <w:t xml:space="preserve">Hyndman R, … GA-O https://cran. r, 2020 U. Package “forecast” Title Forecasting Functions for Time Series and Linear Models Description Methods and tools for displaying and analysing univariate time series forecasts including exponential smoothing via state space models and automatic ARIMA modelli. sunsite.icm.edu.pl. 2020.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42. </w:t>
      </w:r>
      <w:r w:rsidRPr="00BC581F">
        <w:rPr>
          <w:rFonts w:ascii="Times New Roman" w:hAnsi="Times New Roman" w:cs="Times New Roman"/>
          <w:noProof/>
          <w:sz w:val="24"/>
          <w:szCs w:val="24"/>
        </w:rPr>
        <w:tab/>
        <w:t xml:space="preserve">Letham B. Package “prophet” Title Automatic Forecasting Procedure. 2019;1–16.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43. </w:t>
      </w:r>
      <w:r w:rsidRPr="00BC581F">
        <w:rPr>
          <w:rFonts w:ascii="Times New Roman" w:hAnsi="Times New Roman" w:cs="Times New Roman"/>
          <w:noProof/>
          <w:sz w:val="24"/>
          <w:szCs w:val="24"/>
        </w:rPr>
        <w:tab/>
        <w:t xml:space="preserve">Kumar N, Susan S. COVID-19 Pandemic Prediction using Time Series Forecasting Models. In: 2020 11th International Conference on Computing, Communication and Networking Technologies, ICCCNT 2020. Institute of Electrical and Electronics Engineers Inc.; 2020.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44. </w:t>
      </w:r>
      <w:r w:rsidRPr="00BC581F">
        <w:rPr>
          <w:rFonts w:ascii="Times New Roman" w:hAnsi="Times New Roman" w:cs="Times New Roman"/>
          <w:noProof/>
          <w:sz w:val="24"/>
          <w:szCs w:val="24"/>
        </w:rPr>
        <w:tab/>
        <w:t xml:space="preserve">Samal KKR, Babu KS, Das SK, Acharaya A. Time series based air pollution forecasting using SARIMA and prophet model. In: ACM International Conference Proceeding Series. New York, New York, USA: Association for Computing Machinery; 2019. p. 80–5.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45. </w:t>
      </w:r>
      <w:r w:rsidRPr="00BC581F">
        <w:rPr>
          <w:rFonts w:ascii="Times New Roman" w:hAnsi="Times New Roman" w:cs="Times New Roman"/>
          <w:noProof/>
          <w:sz w:val="24"/>
          <w:szCs w:val="24"/>
        </w:rPr>
        <w:tab/>
        <w:t xml:space="preserve">Facebook. Automatic forecasting procedure.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46. </w:t>
      </w:r>
      <w:r w:rsidRPr="00BC581F">
        <w:rPr>
          <w:rFonts w:ascii="Times New Roman" w:hAnsi="Times New Roman" w:cs="Times New Roman"/>
          <w:noProof/>
          <w:sz w:val="24"/>
          <w:szCs w:val="24"/>
        </w:rPr>
        <w:tab/>
        <w:t xml:space="preserve">Kourentzes N, Petropoulos F. Forecasting with multivariate temporal aggregation: The </w:t>
      </w:r>
      <w:r w:rsidRPr="00BC581F">
        <w:rPr>
          <w:rFonts w:ascii="Times New Roman" w:hAnsi="Times New Roman" w:cs="Times New Roman"/>
          <w:noProof/>
          <w:sz w:val="24"/>
          <w:szCs w:val="24"/>
        </w:rPr>
        <w:lastRenderedPageBreak/>
        <w:t xml:space="preserve">case of promotional modelling. Int J Prod Econ. 2016 Nov;181:145–53.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47. </w:t>
      </w:r>
      <w:r w:rsidRPr="00BC581F">
        <w:rPr>
          <w:rFonts w:ascii="Times New Roman" w:hAnsi="Times New Roman" w:cs="Times New Roman"/>
          <w:noProof/>
          <w:sz w:val="24"/>
          <w:szCs w:val="24"/>
        </w:rPr>
        <w:tab/>
        <w:t xml:space="preserve">Haider N, Hasan MN, Khan RA, McCoy D, Ntoumi F, Dar O, et al. The Global case-fatality rate of COVID-19 has been declining disproportionately between top vaccinated countries and the rest of the world. medRxiv. 2022 Jan;2022.01.19.22269493.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48. </w:t>
      </w:r>
      <w:r w:rsidRPr="00BC581F">
        <w:rPr>
          <w:rFonts w:ascii="Times New Roman" w:hAnsi="Times New Roman" w:cs="Times New Roman"/>
          <w:noProof/>
          <w:sz w:val="24"/>
          <w:szCs w:val="24"/>
        </w:rPr>
        <w:tab/>
        <w:t xml:space="preserve">Cribari-Neto F, Zeileis A. Beta regression in R. J Stat Softw. 2010 Apr;34(2):1–24.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49. </w:t>
      </w:r>
      <w:r w:rsidRPr="00BC581F">
        <w:rPr>
          <w:rFonts w:ascii="Times New Roman" w:hAnsi="Times New Roman" w:cs="Times New Roman"/>
          <w:noProof/>
          <w:sz w:val="24"/>
          <w:szCs w:val="24"/>
        </w:rPr>
        <w:tab/>
        <w:t xml:space="preserve">Ferrari SLP, Cribari-Neto F. Beta regression for modelling rates and proportions. J Appl Stat. 2004 Aug;31(7):799–815.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50. </w:t>
      </w:r>
      <w:r w:rsidRPr="00BC581F">
        <w:rPr>
          <w:rFonts w:ascii="Times New Roman" w:hAnsi="Times New Roman" w:cs="Times New Roman"/>
          <w:noProof/>
          <w:sz w:val="24"/>
          <w:szCs w:val="24"/>
        </w:rPr>
        <w:tab/>
        <w:t xml:space="preserve">Parang K, Wiebe L, Knaus E. Novel Approaches for Designing 5-O-Ester Prodrugs of 3-Azido-2,3-dideoxythymidine (AZT). Curr Med Chem. 2012;7(10):995–1039.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51. </w:t>
      </w:r>
      <w:r w:rsidRPr="00BC581F">
        <w:rPr>
          <w:rFonts w:ascii="Times New Roman" w:hAnsi="Times New Roman" w:cs="Times New Roman"/>
          <w:noProof/>
          <w:sz w:val="24"/>
          <w:szCs w:val="24"/>
        </w:rPr>
        <w:tab/>
        <w:t xml:space="preserve">Pohlert. Package “trend.” Package “trend.” 2020. p. 1–18.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52. </w:t>
      </w:r>
      <w:r w:rsidRPr="00BC581F">
        <w:rPr>
          <w:rFonts w:ascii="Times New Roman" w:hAnsi="Times New Roman" w:cs="Times New Roman"/>
          <w:noProof/>
          <w:sz w:val="24"/>
          <w:szCs w:val="24"/>
        </w:rPr>
        <w:tab/>
        <w:t>Kamruzzaman M, Mandal T, Rahman ATMS, Abdul Khalek M, Alam GMM, Rahman MS. Climate Modeling, Drought Risk Assessment and Adaptation Strategies in the Western Part of Bangladesh. In 2021. p. 21–54. Available from: https://link.springer.com/10.1007/978-3-030-77259-8_2</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53. </w:t>
      </w:r>
      <w:r w:rsidRPr="00BC581F">
        <w:rPr>
          <w:rFonts w:ascii="Times New Roman" w:hAnsi="Times New Roman" w:cs="Times New Roman"/>
          <w:noProof/>
          <w:sz w:val="24"/>
          <w:szCs w:val="24"/>
        </w:rPr>
        <w:tab/>
        <w:t xml:space="preserve">Shahid S, Khairulmaini OS. Spatio-temporal variability of rainfall over Bangladesh during the time period 1969-2003. Asia-Pacific J Atmos Sci. 2009;43(5):375–89.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54. </w:t>
      </w:r>
      <w:r w:rsidRPr="00BC581F">
        <w:rPr>
          <w:rFonts w:ascii="Times New Roman" w:hAnsi="Times New Roman" w:cs="Times New Roman"/>
          <w:noProof/>
          <w:sz w:val="24"/>
          <w:szCs w:val="24"/>
        </w:rPr>
        <w:tab/>
        <w:t>Islam SMS, Islam KMA, Mullick MRA. Drought hot spot analysis using local indicators of spatial autocorrelation: An experience from Bangladesh. Environ Challenges [Internet]. 2022 Jan;6:100410. Available from: https://linkinghub.elsevier.com/retrieve/pii/S266701002100384X</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55. </w:t>
      </w:r>
      <w:r w:rsidRPr="00BC581F">
        <w:rPr>
          <w:rFonts w:ascii="Times New Roman" w:hAnsi="Times New Roman" w:cs="Times New Roman"/>
          <w:noProof/>
          <w:sz w:val="24"/>
          <w:szCs w:val="24"/>
        </w:rPr>
        <w:tab/>
        <w:t xml:space="preserve">Rahman K, Vandoni M, Cheval B, Asaduzzaman M, Hasan MN, Rahman ST, et al. Exploring Two Pandemics in Academic Arena: Physical Activity and Sedentary Behaviors Profile of University Students in Bangladesh. Eur J Investig Heal Psychol Educ 2021, Vol 11, Pages 358-371. 2021 Apr;11(2):358–71.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56. </w:t>
      </w:r>
      <w:r w:rsidRPr="00BC581F">
        <w:rPr>
          <w:rFonts w:ascii="Times New Roman" w:hAnsi="Times New Roman" w:cs="Times New Roman"/>
          <w:noProof/>
          <w:sz w:val="24"/>
          <w:szCs w:val="24"/>
        </w:rPr>
        <w:tab/>
        <w:t xml:space="preserve">Murphy NF, Stewart S, MacIntyre K, Capewell S, McMurray JJV. Seasonal variation in morbidity and mortality related to atrial fibrillation. Int J Cardiol. 2004 Nov;97(2):283–8.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57. </w:t>
      </w:r>
      <w:r w:rsidRPr="00BC581F">
        <w:rPr>
          <w:rFonts w:ascii="Times New Roman" w:hAnsi="Times New Roman" w:cs="Times New Roman"/>
          <w:noProof/>
          <w:sz w:val="24"/>
          <w:szCs w:val="24"/>
        </w:rPr>
        <w:tab/>
        <w:t xml:space="preserve">LIN K, YEE-TAK FONG D, ZHU B, KARLBERG J. Environmental factors on the SARS epidemic: air temperature, passage of time and multiplicative effect of hospital infection. Epidemiol Infect. 2006 Apr;134(2):223–30.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58. </w:t>
      </w:r>
      <w:r w:rsidRPr="00BC581F">
        <w:rPr>
          <w:rFonts w:ascii="Times New Roman" w:hAnsi="Times New Roman" w:cs="Times New Roman"/>
          <w:noProof/>
          <w:sz w:val="24"/>
          <w:szCs w:val="24"/>
        </w:rPr>
        <w:tab/>
        <w:t xml:space="preserve">Sekine K, Hodgkin ME. Effect of child marriage on girls’ school dropout in Nepal: Analysis of data from the Multiple Indicator Cluster Survey 2014. PLoS One. 2017;12(7).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lastRenderedPageBreak/>
        <w:t xml:space="preserve">59. </w:t>
      </w:r>
      <w:r w:rsidRPr="00BC581F">
        <w:rPr>
          <w:rFonts w:ascii="Times New Roman" w:hAnsi="Times New Roman" w:cs="Times New Roman"/>
          <w:noProof/>
          <w:sz w:val="24"/>
          <w:szCs w:val="24"/>
        </w:rPr>
        <w:tab/>
        <w:t xml:space="preserve">Wu Y, Jing W, Liu J, Ma Q, Yuan J, Wang Y, et al. Effects of temperature and humidity on the daily new cases and new deaths of COVID-19 in 166 countries. Sci Total Environ. 2020 Aug;729.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60. </w:t>
      </w:r>
      <w:r w:rsidRPr="00BC581F">
        <w:rPr>
          <w:rFonts w:ascii="Times New Roman" w:hAnsi="Times New Roman" w:cs="Times New Roman"/>
          <w:noProof/>
          <w:sz w:val="24"/>
          <w:szCs w:val="24"/>
        </w:rPr>
        <w:tab/>
        <w:t xml:space="preserve">Shi P, Dong Y, Yan H, Zhao C, Li X, Liu W, et al. Impact of temperature on the dynamics of the COVID-19 outbreak in China. Sci Total Environ. 2020 Aug;728.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61. </w:t>
      </w:r>
      <w:r w:rsidRPr="00BC581F">
        <w:rPr>
          <w:rFonts w:ascii="Times New Roman" w:hAnsi="Times New Roman" w:cs="Times New Roman"/>
          <w:noProof/>
          <w:sz w:val="24"/>
          <w:szCs w:val="24"/>
        </w:rPr>
        <w:tab/>
        <w:t xml:space="preserve">Wang J, Tang K, Feng K, Lin X, Lv W, Chen K, et al. Impact of Temperature and Relative Humidity on the Transmission of COVID-19: A Modeling Study in China and the United States. SSRN Electron J. 2020 Mar;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62. </w:t>
      </w:r>
      <w:r w:rsidRPr="00BC581F">
        <w:rPr>
          <w:rFonts w:ascii="Times New Roman" w:hAnsi="Times New Roman" w:cs="Times New Roman"/>
          <w:noProof/>
          <w:sz w:val="24"/>
          <w:szCs w:val="24"/>
        </w:rPr>
        <w:tab/>
        <w:t xml:space="preserve">Yao Y, Pan J, Liu Z, Meng X, Wang W, Kan H, et al. No association of COVID-19 transmission with temperature or UV radiation in Chinese cities. Eur Respir J. 2020 May;55(5).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63. </w:t>
      </w:r>
      <w:r w:rsidRPr="00BC581F">
        <w:rPr>
          <w:rFonts w:ascii="Times New Roman" w:hAnsi="Times New Roman" w:cs="Times New Roman"/>
          <w:noProof/>
          <w:sz w:val="24"/>
          <w:szCs w:val="24"/>
        </w:rPr>
        <w:tab/>
        <w:t xml:space="preserve">Luo W, Majumder MS, Liu D, Poirier C, Mandl KD, Lipsitch M, et al. The role of absolute humidity on transmission rates of the COVID-19 outbreak. medRxiv. 2020;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64. </w:t>
      </w:r>
      <w:r w:rsidRPr="00BC581F">
        <w:rPr>
          <w:rFonts w:ascii="Times New Roman" w:hAnsi="Times New Roman" w:cs="Times New Roman"/>
          <w:noProof/>
          <w:sz w:val="24"/>
          <w:szCs w:val="24"/>
        </w:rPr>
        <w:tab/>
        <w:t xml:space="preserve">Jinjarak Y, Ahmed R, Nair-Desai S, Xin W, Aizenman J. Accounting for Global COVID-19 Diffusion Patterns, January–April 2020. Econ Disasters Clim Chang. 2020 Oct;4(3):515–59.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65. </w:t>
      </w:r>
      <w:r w:rsidRPr="00BC581F">
        <w:rPr>
          <w:rFonts w:ascii="Times New Roman" w:hAnsi="Times New Roman" w:cs="Times New Roman"/>
          <w:noProof/>
          <w:sz w:val="24"/>
          <w:szCs w:val="24"/>
        </w:rPr>
        <w:tab/>
        <w:t xml:space="preserve">Mahamat A, Dussart P, Bouix A, Carvalho L, Eltges F, Matheus S, Miller M.A, Quenel P VC. Climatic drivers of seasonal influenza epidemics in French Guiana. J Infect. 2013;67(2):141–7.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66. </w:t>
      </w:r>
      <w:r w:rsidRPr="00BC581F">
        <w:rPr>
          <w:rFonts w:ascii="Times New Roman" w:hAnsi="Times New Roman" w:cs="Times New Roman"/>
          <w:noProof/>
          <w:sz w:val="24"/>
          <w:szCs w:val="24"/>
        </w:rPr>
        <w:tab/>
        <w:t xml:space="preserve">Lopez D, Gunasekaran M, Murugan BS, Kaur H, Abbas KM. Spatial big data analytics of influenza epidemic in Vellore, India. In: 2014 IEEE International Conference on Big Data (Big Data). IEEE; 2014. p. 19–24.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67. </w:t>
      </w:r>
      <w:r w:rsidRPr="00BC581F">
        <w:rPr>
          <w:rFonts w:ascii="Times New Roman" w:hAnsi="Times New Roman" w:cs="Times New Roman"/>
          <w:noProof/>
          <w:sz w:val="24"/>
          <w:szCs w:val="24"/>
        </w:rPr>
        <w:tab/>
        <w:t xml:space="preserve">Gomez-Barroso D, León-Gómez I, Delgado-Sanz C, Larrauri A. Climatic Factors and Influenza Transmission, Spain, 2010–2015. Int J Environ Res Public Health. 2017 Nov;14(12):1469.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68. </w:t>
      </w:r>
      <w:r w:rsidRPr="00BC581F">
        <w:rPr>
          <w:rFonts w:ascii="Times New Roman" w:hAnsi="Times New Roman" w:cs="Times New Roman"/>
          <w:noProof/>
          <w:sz w:val="24"/>
          <w:szCs w:val="24"/>
        </w:rPr>
        <w:tab/>
        <w:t xml:space="preserve">Zhang Z, Xue T, Jin X. Effects of meteorological conditions and air pollution on COVID-19 transmission: Evidence from 219 Chinese cities. Sci Total Environ. 2020 Nov;741:140244.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69. </w:t>
      </w:r>
      <w:r w:rsidRPr="00BC581F">
        <w:rPr>
          <w:rFonts w:ascii="Times New Roman" w:hAnsi="Times New Roman" w:cs="Times New Roman"/>
          <w:noProof/>
          <w:sz w:val="24"/>
          <w:szCs w:val="24"/>
        </w:rPr>
        <w:tab/>
        <w:t xml:space="preserve">Jayaweera M, Perera H, Gunawardana B, Manatunge J. Transmission of COVID-19 virus by droplets and aerosols: A critical review on the unresolved dichotomy. Environ Res. 2020 Sep;188:109819.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lastRenderedPageBreak/>
        <w:t xml:space="preserve">70. </w:t>
      </w:r>
      <w:r w:rsidRPr="00BC581F">
        <w:rPr>
          <w:rFonts w:ascii="Times New Roman" w:hAnsi="Times New Roman" w:cs="Times New Roman"/>
          <w:noProof/>
          <w:sz w:val="24"/>
          <w:szCs w:val="24"/>
        </w:rPr>
        <w:tab/>
        <w:t xml:space="preserve">van Doremalen N, Bushmaker T, Morris DH, Holbrook MG, Gamble A, Williamson BN, et al. Aerosol and Surface Stability of SARS-CoV-2 as Compared with SARS-CoV-1. N Engl J Med. 2020 Apr;382(16):1564–7.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71. </w:t>
      </w:r>
      <w:r w:rsidRPr="00BC581F">
        <w:rPr>
          <w:rFonts w:ascii="Times New Roman" w:hAnsi="Times New Roman" w:cs="Times New Roman"/>
          <w:noProof/>
          <w:sz w:val="24"/>
          <w:szCs w:val="24"/>
        </w:rPr>
        <w:tab/>
        <w:t xml:space="preserve">Hossain MS, Ahmed S, Uddin MJ. Impact of weather on COVID-19 transmission in south Asian countries: An application of the ARIMAX model. Sci Total Environ. 2021 Mar;761:143315.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72. </w:t>
      </w:r>
      <w:r w:rsidRPr="00BC581F">
        <w:rPr>
          <w:rFonts w:ascii="Times New Roman" w:hAnsi="Times New Roman" w:cs="Times New Roman"/>
          <w:noProof/>
          <w:sz w:val="24"/>
          <w:szCs w:val="24"/>
        </w:rPr>
        <w:tab/>
        <w:t xml:space="preserve">Gupta S, Raghuwanshi GS, Chanda A. Effect of weather on COVID-19 spread in the US: A prediction model for India in 2020. Sci Total Environ. 2020 Aug;728.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73. </w:t>
      </w:r>
      <w:r w:rsidRPr="00BC581F">
        <w:rPr>
          <w:rFonts w:ascii="Times New Roman" w:hAnsi="Times New Roman" w:cs="Times New Roman"/>
          <w:noProof/>
          <w:sz w:val="24"/>
          <w:szCs w:val="24"/>
        </w:rPr>
        <w:tab/>
        <w:t xml:space="preserve">Ma Y, Zhao Y, Liu J, He X, Wang B, Fu S, et al. Effects of temperature variation and humidity on the death of COVID-19 in Wuhan, China. Sci Total Environ. 2020 Jul;724. </w:t>
      </w:r>
    </w:p>
    <w:p w:rsidR="00100CBD" w:rsidRPr="00BC581F" w:rsidRDefault="00100CBD" w:rsidP="00016B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BC581F">
        <w:rPr>
          <w:rFonts w:ascii="Times New Roman" w:hAnsi="Times New Roman" w:cs="Times New Roman"/>
          <w:noProof/>
          <w:sz w:val="24"/>
          <w:szCs w:val="24"/>
        </w:rPr>
        <w:t xml:space="preserve">74. </w:t>
      </w:r>
      <w:r w:rsidRPr="00BC581F">
        <w:rPr>
          <w:rFonts w:ascii="Times New Roman" w:hAnsi="Times New Roman" w:cs="Times New Roman"/>
          <w:noProof/>
          <w:sz w:val="24"/>
          <w:szCs w:val="24"/>
        </w:rPr>
        <w:tab/>
        <w:t xml:space="preserve">Shi P, Dong Y, 3# Y, 1# L, Zhao C, Liu W, et al. The impact of temperature and absolute humidity on the coronavirus disease 2019 (COVID-19) outbreak - evidence from China. medRxiv. 2020 Mar;2020.03.22.20038919. </w:t>
      </w:r>
    </w:p>
    <w:p w:rsidR="009D5C87" w:rsidRPr="00BC581F" w:rsidRDefault="00100CBD" w:rsidP="00016BD9">
      <w:pPr>
        <w:spacing w:after="0" w:line="360" w:lineRule="auto"/>
        <w:jc w:val="both"/>
        <w:rPr>
          <w:rFonts w:ascii="Times New Roman" w:hAnsi="Times New Roman" w:cs="Times New Roman"/>
          <w:sz w:val="24"/>
          <w:szCs w:val="24"/>
        </w:rPr>
      </w:pPr>
      <w:r w:rsidRPr="00BC581F">
        <w:rPr>
          <w:rFonts w:ascii="Times New Roman" w:hAnsi="Times New Roman" w:cs="Times New Roman"/>
          <w:sz w:val="24"/>
          <w:szCs w:val="24"/>
        </w:rPr>
        <w:fldChar w:fldCharType="end"/>
      </w:r>
    </w:p>
    <w:sectPr w:rsidR="009D5C87" w:rsidRPr="00BC581F" w:rsidSect="00016BD9">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536FA" w16cex:dateUtc="2022-04-16T06:37:00Z"/>
  <w16cex:commentExtensible w16cex:durableId="26053C43" w16cex:dateUtc="2022-04-16T06:59:00Z"/>
  <w16cex:commentExtensible w16cex:durableId="26053C69" w16cex:dateUtc="2022-04-16T07:00:00Z"/>
  <w16cex:commentExtensible w16cex:durableId="26053C79" w16cex:dateUtc="2022-04-16T07:00:00Z"/>
  <w16cex:commentExtensible w16cex:durableId="26053CC5" w16cex:dateUtc="2022-04-16T07:01:00Z"/>
  <w16cex:commentExtensible w16cex:durableId="260541D3" w16cex:dateUtc="2022-04-16T07:23:00Z"/>
  <w16cex:commentExtensible w16cex:durableId="26053E5F" w16cex:dateUtc="2022-04-16T07:08:00Z"/>
  <w16cex:commentExtensible w16cex:durableId="26053E9E" w16cex:dateUtc="2022-04-16T07:09:00Z"/>
  <w16cex:commentExtensible w16cex:durableId="26054763" w16cex:dateUtc="2022-04-16T07:47:00Z"/>
  <w16cex:commentExtensible w16cex:durableId="260551C1" w16cex:dateUtc="2022-04-16T0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9CDA2F" w16cid:durableId="260536FA"/>
  <w16cid:commentId w16cid:paraId="4216302C" w16cid:durableId="26053C43"/>
  <w16cid:commentId w16cid:paraId="048FE4AE" w16cid:durableId="26053C69"/>
  <w16cid:commentId w16cid:paraId="2E9CF4DF" w16cid:durableId="26053C79"/>
  <w16cid:commentId w16cid:paraId="47390AF4" w16cid:durableId="26053CC5"/>
  <w16cid:commentId w16cid:paraId="29B0C54E" w16cid:durableId="260541D3"/>
  <w16cid:commentId w16cid:paraId="347BE68A" w16cid:durableId="26053E5F"/>
  <w16cid:commentId w16cid:paraId="7BF81492" w16cid:durableId="26053E9E"/>
  <w16cid:commentId w16cid:paraId="6AED82C0" w16cid:durableId="26054763"/>
  <w16cid:commentId w16cid:paraId="5BBF6975" w16cid:durableId="260551C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D29" w:rsidRDefault="00BA1D29">
      <w:pPr>
        <w:spacing w:line="240" w:lineRule="auto"/>
      </w:pPr>
      <w:r>
        <w:separator/>
      </w:r>
    </w:p>
  </w:endnote>
  <w:endnote w:type="continuationSeparator" w:id="0">
    <w:p w:rsidR="00BA1D29" w:rsidRDefault="00BA1D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D29" w:rsidRDefault="00BA1D29">
      <w:pPr>
        <w:spacing w:after="0"/>
      </w:pPr>
      <w:r>
        <w:separator/>
      </w:r>
    </w:p>
  </w:footnote>
  <w:footnote w:type="continuationSeparator" w:id="0">
    <w:p w:rsidR="00BA1D29" w:rsidRDefault="00BA1D29">
      <w:pPr>
        <w:spacing w:after="0"/>
      </w:pPr>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2"/>
  </w:compat>
  <w:docVars>
    <w:docVar w:name="__Grammarly_42____i" w:val="H4sIAAAAAAAEAKtWckksSQxILCpxzi/NK1GyMqwFAAEhoTITAAAA"/>
    <w:docVar w:name="__Grammarly_42___1" w:val="H4sIAAAAAAAEAKtWcslP9kxRslIyNDayNDG1MLAwNTI2szQ0MjVR0lEKTi0uzszPAykwrgUAFIPRoiwAAAA="/>
  </w:docVars>
  <w:rsids>
    <w:rsidRoot w:val="005112F6"/>
    <w:rsid w:val="00000CA3"/>
    <w:rsid w:val="000016B7"/>
    <w:rsid w:val="00016BD9"/>
    <w:rsid w:val="00017B4E"/>
    <w:rsid w:val="00023941"/>
    <w:rsid w:val="000244FD"/>
    <w:rsid w:val="00027161"/>
    <w:rsid w:val="00031675"/>
    <w:rsid w:val="000547B5"/>
    <w:rsid w:val="0007454F"/>
    <w:rsid w:val="00077372"/>
    <w:rsid w:val="0008518B"/>
    <w:rsid w:val="000914DC"/>
    <w:rsid w:val="000B47BA"/>
    <w:rsid w:val="000C6B61"/>
    <w:rsid w:val="000E772C"/>
    <w:rsid w:val="000F2AFF"/>
    <w:rsid w:val="00100CBD"/>
    <w:rsid w:val="00101035"/>
    <w:rsid w:val="00116BC0"/>
    <w:rsid w:val="001463A7"/>
    <w:rsid w:val="0015132F"/>
    <w:rsid w:val="001519F9"/>
    <w:rsid w:val="00152FF3"/>
    <w:rsid w:val="00190D32"/>
    <w:rsid w:val="001913BC"/>
    <w:rsid w:val="001A13B4"/>
    <w:rsid w:val="001A4F4F"/>
    <w:rsid w:val="001B0F45"/>
    <w:rsid w:val="001B11D4"/>
    <w:rsid w:val="001B37F0"/>
    <w:rsid w:val="001B60AF"/>
    <w:rsid w:val="001D3D7C"/>
    <w:rsid w:val="001D581C"/>
    <w:rsid w:val="001E3516"/>
    <w:rsid w:val="001F2C1B"/>
    <w:rsid w:val="001F45DC"/>
    <w:rsid w:val="001F7356"/>
    <w:rsid w:val="00215E8A"/>
    <w:rsid w:val="00226175"/>
    <w:rsid w:val="0026344B"/>
    <w:rsid w:val="002865DC"/>
    <w:rsid w:val="00297577"/>
    <w:rsid w:val="002B5F22"/>
    <w:rsid w:val="002B693B"/>
    <w:rsid w:val="002C12F5"/>
    <w:rsid w:val="002D1788"/>
    <w:rsid w:val="002D79F5"/>
    <w:rsid w:val="002E5578"/>
    <w:rsid w:val="002F293C"/>
    <w:rsid w:val="0030785D"/>
    <w:rsid w:val="00321AD5"/>
    <w:rsid w:val="003342BF"/>
    <w:rsid w:val="00343882"/>
    <w:rsid w:val="00377F37"/>
    <w:rsid w:val="00381C34"/>
    <w:rsid w:val="00385D81"/>
    <w:rsid w:val="003A2801"/>
    <w:rsid w:val="003C06C7"/>
    <w:rsid w:val="003C13D0"/>
    <w:rsid w:val="003C2C86"/>
    <w:rsid w:val="003C793F"/>
    <w:rsid w:val="003F07C5"/>
    <w:rsid w:val="00401DFA"/>
    <w:rsid w:val="00405FA3"/>
    <w:rsid w:val="004157A4"/>
    <w:rsid w:val="00424A91"/>
    <w:rsid w:val="004309D5"/>
    <w:rsid w:val="0043620B"/>
    <w:rsid w:val="004447E3"/>
    <w:rsid w:val="00471A30"/>
    <w:rsid w:val="00476CD9"/>
    <w:rsid w:val="004826B8"/>
    <w:rsid w:val="00493C9A"/>
    <w:rsid w:val="004958B9"/>
    <w:rsid w:val="004C1B41"/>
    <w:rsid w:val="004E14DD"/>
    <w:rsid w:val="004E35B6"/>
    <w:rsid w:val="005112F6"/>
    <w:rsid w:val="00534EA6"/>
    <w:rsid w:val="00543287"/>
    <w:rsid w:val="005502D5"/>
    <w:rsid w:val="00552BD2"/>
    <w:rsid w:val="00563ED6"/>
    <w:rsid w:val="00572F90"/>
    <w:rsid w:val="0058378C"/>
    <w:rsid w:val="005A3B7D"/>
    <w:rsid w:val="005B3ABD"/>
    <w:rsid w:val="005C4D6A"/>
    <w:rsid w:val="005D69B1"/>
    <w:rsid w:val="00606D03"/>
    <w:rsid w:val="00606D6E"/>
    <w:rsid w:val="00610822"/>
    <w:rsid w:val="00636D93"/>
    <w:rsid w:val="00643DC7"/>
    <w:rsid w:val="006446CD"/>
    <w:rsid w:val="0067136A"/>
    <w:rsid w:val="00674B6E"/>
    <w:rsid w:val="00677113"/>
    <w:rsid w:val="006852E2"/>
    <w:rsid w:val="00697930"/>
    <w:rsid w:val="006A7AF8"/>
    <w:rsid w:val="00704F3F"/>
    <w:rsid w:val="0070718A"/>
    <w:rsid w:val="00721D86"/>
    <w:rsid w:val="00725B4B"/>
    <w:rsid w:val="007269C9"/>
    <w:rsid w:val="00757073"/>
    <w:rsid w:val="00777D57"/>
    <w:rsid w:val="007A0ED9"/>
    <w:rsid w:val="007A3139"/>
    <w:rsid w:val="007B1475"/>
    <w:rsid w:val="007D4DD7"/>
    <w:rsid w:val="0080768A"/>
    <w:rsid w:val="00807E26"/>
    <w:rsid w:val="00854350"/>
    <w:rsid w:val="008A6309"/>
    <w:rsid w:val="008A7A00"/>
    <w:rsid w:val="008B0EFD"/>
    <w:rsid w:val="008B5609"/>
    <w:rsid w:val="008F50E0"/>
    <w:rsid w:val="0092330B"/>
    <w:rsid w:val="0094766C"/>
    <w:rsid w:val="00952DEE"/>
    <w:rsid w:val="009557D9"/>
    <w:rsid w:val="00986560"/>
    <w:rsid w:val="00997D26"/>
    <w:rsid w:val="009A1D9C"/>
    <w:rsid w:val="009A231F"/>
    <w:rsid w:val="009D5C87"/>
    <w:rsid w:val="009E3CCB"/>
    <w:rsid w:val="009E5D58"/>
    <w:rsid w:val="00A30972"/>
    <w:rsid w:val="00A44729"/>
    <w:rsid w:val="00A73FFD"/>
    <w:rsid w:val="00A86032"/>
    <w:rsid w:val="00A873A2"/>
    <w:rsid w:val="00AA6A99"/>
    <w:rsid w:val="00AB38BC"/>
    <w:rsid w:val="00AE7526"/>
    <w:rsid w:val="00B03FFC"/>
    <w:rsid w:val="00B041A6"/>
    <w:rsid w:val="00B230B0"/>
    <w:rsid w:val="00B256D5"/>
    <w:rsid w:val="00B25B55"/>
    <w:rsid w:val="00B543F1"/>
    <w:rsid w:val="00B84D90"/>
    <w:rsid w:val="00BA1D29"/>
    <w:rsid w:val="00BA5170"/>
    <w:rsid w:val="00BA6399"/>
    <w:rsid w:val="00BC581F"/>
    <w:rsid w:val="00BE7C1C"/>
    <w:rsid w:val="00C025FE"/>
    <w:rsid w:val="00C04AFC"/>
    <w:rsid w:val="00C415D6"/>
    <w:rsid w:val="00C45293"/>
    <w:rsid w:val="00C511F4"/>
    <w:rsid w:val="00C60CEB"/>
    <w:rsid w:val="00C81011"/>
    <w:rsid w:val="00CB07BE"/>
    <w:rsid w:val="00CE16D9"/>
    <w:rsid w:val="00CF0BCA"/>
    <w:rsid w:val="00CF342C"/>
    <w:rsid w:val="00CF5585"/>
    <w:rsid w:val="00D01BC6"/>
    <w:rsid w:val="00D033CF"/>
    <w:rsid w:val="00D12B47"/>
    <w:rsid w:val="00D17B5F"/>
    <w:rsid w:val="00D21649"/>
    <w:rsid w:val="00D436BF"/>
    <w:rsid w:val="00D506B8"/>
    <w:rsid w:val="00D60964"/>
    <w:rsid w:val="00D619FE"/>
    <w:rsid w:val="00D66FAD"/>
    <w:rsid w:val="00DC12CB"/>
    <w:rsid w:val="00DC48EA"/>
    <w:rsid w:val="00DE28B0"/>
    <w:rsid w:val="00E049EE"/>
    <w:rsid w:val="00E151BC"/>
    <w:rsid w:val="00E47578"/>
    <w:rsid w:val="00E5216C"/>
    <w:rsid w:val="00E53A37"/>
    <w:rsid w:val="00E72D5F"/>
    <w:rsid w:val="00E81C3A"/>
    <w:rsid w:val="00E9036D"/>
    <w:rsid w:val="00EB39F9"/>
    <w:rsid w:val="00EB4AB3"/>
    <w:rsid w:val="00EF6461"/>
    <w:rsid w:val="00EF797E"/>
    <w:rsid w:val="00F1326B"/>
    <w:rsid w:val="00F34166"/>
    <w:rsid w:val="00F55124"/>
    <w:rsid w:val="00F6290E"/>
    <w:rsid w:val="00F64E57"/>
    <w:rsid w:val="00F67691"/>
    <w:rsid w:val="00F72585"/>
    <w:rsid w:val="00F77BD7"/>
    <w:rsid w:val="00F927E6"/>
    <w:rsid w:val="00F95A05"/>
    <w:rsid w:val="00FB02A1"/>
    <w:rsid w:val="00FB4577"/>
    <w:rsid w:val="00FB788D"/>
    <w:rsid w:val="00FD565C"/>
    <w:rsid w:val="00FD5EF7"/>
    <w:rsid w:val="00FE11C6"/>
    <w:rsid w:val="00FE49A3"/>
    <w:rsid w:val="00FE7CF5"/>
    <w:rsid w:val="0D662159"/>
    <w:rsid w:val="0FA51BD8"/>
    <w:rsid w:val="19EF7DEB"/>
    <w:rsid w:val="1E985F64"/>
    <w:rsid w:val="26EF7EDE"/>
    <w:rsid w:val="66D124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59E60"/>
  <w15:docId w15:val="{DF9F0E27-3D14-4294-B779-066C4BC5F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GB" w:bidi="bn-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39F9"/>
    <w:pPr>
      <w:spacing w:after="160" w:line="259" w:lineRule="auto"/>
    </w:pPr>
    <w:rPr>
      <w:rFonts w:asciiTheme="minorHAnsi" w:eastAsiaTheme="minorHAnsi" w:hAnsiTheme="minorHAnsi" w:cstheme="minorBidi"/>
      <w:sz w:val="22"/>
      <w:szCs w:val="22"/>
      <w:lang w:val="en-GB"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EB39F9"/>
    <w:rPr>
      <w:sz w:val="16"/>
      <w:szCs w:val="16"/>
    </w:rPr>
  </w:style>
  <w:style w:type="paragraph" w:styleId="CommentText">
    <w:name w:val="annotation text"/>
    <w:basedOn w:val="Normal"/>
    <w:link w:val="CommentTextChar"/>
    <w:uiPriority w:val="99"/>
    <w:semiHidden/>
    <w:unhideWhenUsed/>
    <w:qFormat/>
    <w:rsid w:val="00EB39F9"/>
    <w:pPr>
      <w:spacing w:line="240" w:lineRule="auto"/>
    </w:pPr>
    <w:rPr>
      <w:rFonts w:ascii="Calibri" w:eastAsia="Calibri" w:hAnsi="Calibri" w:cs="Vrinda"/>
      <w:sz w:val="20"/>
      <w:szCs w:val="20"/>
    </w:rPr>
  </w:style>
  <w:style w:type="character" w:styleId="FootnoteReference">
    <w:name w:val="footnote reference"/>
    <w:uiPriority w:val="99"/>
    <w:semiHidden/>
    <w:unhideWhenUsed/>
    <w:qFormat/>
    <w:rsid w:val="00EB39F9"/>
    <w:rPr>
      <w:vertAlign w:val="superscript"/>
    </w:rPr>
  </w:style>
  <w:style w:type="character" w:styleId="Hyperlink">
    <w:name w:val="Hyperlink"/>
    <w:basedOn w:val="DefaultParagraphFont"/>
    <w:uiPriority w:val="99"/>
    <w:semiHidden/>
    <w:unhideWhenUsed/>
    <w:rsid w:val="00EB39F9"/>
    <w:rPr>
      <w:color w:val="0000FF"/>
      <w:u w:val="single"/>
    </w:rPr>
  </w:style>
  <w:style w:type="character" w:styleId="Strong">
    <w:name w:val="Strong"/>
    <w:basedOn w:val="DefaultParagraphFont"/>
    <w:uiPriority w:val="22"/>
    <w:qFormat/>
    <w:rsid w:val="00EB39F9"/>
    <w:rPr>
      <w:b/>
      <w:bCs/>
    </w:rPr>
  </w:style>
  <w:style w:type="character" w:customStyle="1" w:styleId="CommentTextChar">
    <w:name w:val="Comment Text Char"/>
    <w:basedOn w:val="DefaultParagraphFont"/>
    <w:link w:val="CommentText"/>
    <w:uiPriority w:val="99"/>
    <w:semiHidden/>
    <w:rsid w:val="00EB39F9"/>
    <w:rPr>
      <w:rFonts w:ascii="Calibri" w:eastAsia="Calibri" w:hAnsi="Calibri" w:cs="Vrinda"/>
      <w:sz w:val="20"/>
      <w:szCs w:val="20"/>
      <w:lang w:val="en-GB"/>
    </w:rPr>
  </w:style>
  <w:style w:type="character" w:styleId="FollowedHyperlink">
    <w:name w:val="FollowedHyperlink"/>
    <w:basedOn w:val="DefaultParagraphFont"/>
    <w:uiPriority w:val="99"/>
    <w:semiHidden/>
    <w:unhideWhenUsed/>
    <w:rsid w:val="003C13D0"/>
    <w:rPr>
      <w:color w:val="954F72" w:themeColor="followedHyperlink"/>
      <w:u w:val="single"/>
    </w:rPr>
  </w:style>
  <w:style w:type="character" w:customStyle="1" w:styleId="gnkrckgcgsb">
    <w:name w:val="gnkrckgcgsb"/>
    <w:basedOn w:val="DefaultParagraphFont"/>
    <w:rsid w:val="00721D86"/>
  </w:style>
  <w:style w:type="character" w:customStyle="1" w:styleId="ggboefpdpvb">
    <w:name w:val="ggboefpdpvb"/>
    <w:basedOn w:val="DefaultParagraphFont"/>
    <w:rsid w:val="00721D86"/>
  </w:style>
  <w:style w:type="table" w:styleId="TableGrid">
    <w:name w:val="Table Grid"/>
    <w:basedOn w:val="TableNormal"/>
    <w:uiPriority w:val="39"/>
    <w:rsid w:val="00721D86"/>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4E35B6"/>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4E35B6"/>
    <w:rPr>
      <w:rFonts w:asciiTheme="minorHAnsi" w:eastAsiaTheme="minorHAnsi" w:hAnsiTheme="minorHAnsi" w:cstheme="minorBidi"/>
      <w:b/>
      <w:bCs/>
      <w:sz w:val="20"/>
      <w:szCs w:val="20"/>
      <w:lang w:val="en-GB" w:eastAsia="en-US" w:bidi="ar-SA"/>
    </w:rPr>
  </w:style>
  <w:style w:type="paragraph" w:styleId="Revision">
    <w:name w:val="Revision"/>
    <w:hidden/>
    <w:uiPriority w:val="99"/>
    <w:semiHidden/>
    <w:rsid w:val="004E35B6"/>
    <w:rPr>
      <w:rFonts w:asciiTheme="minorHAnsi" w:eastAsiaTheme="minorHAnsi" w:hAnsiTheme="minorHAnsi" w:cstheme="minorBidi"/>
      <w:sz w:val="22"/>
      <w:szCs w:val="22"/>
      <w:lang w:val="en-GB" w:eastAsia="en-US" w:bidi="ar-SA"/>
    </w:rPr>
  </w:style>
  <w:style w:type="paragraph" w:styleId="BalloonText">
    <w:name w:val="Balloon Text"/>
    <w:basedOn w:val="Normal"/>
    <w:link w:val="BalloonTextChar"/>
    <w:uiPriority w:val="99"/>
    <w:semiHidden/>
    <w:unhideWhenUsed/>
    <w:rsid w:val="001D3D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D7C"/>
    <w:rPr>
      <w:rFonts w:ascii="Tahoma" w:eastAsiaTheme="minorHAnsi" w:hAnsi="Tahoma" w:cs="Tahoma"/>
      <w:sz w:val="16"/>
      <w:szCs w:val="16"/>
      <w:lang w:val="en-GB" w:eastAsia="en-US" w:bidi="ar-SA"/>
    </w:rPr>
  </w:style>
  <w:style w:type="paragraph" w:customStyle="1" w:styleId="topic-paragraph">
    <w:name w:val="topic-paragraph"/>
    <w:basedOn w:val="Normal"/>
    <w:rsid w:val="00017B4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016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505759">
      <w:bodyDiv w:val="1"/>
      <w:marLeft w:val="0"/>
      <w:marRight w:val="0"/>
      <w:marTop w:val="0"/>
      <w:marBottom w:val="0"/>
      <w:divBdr>
        <w:top w:val="none" w:sz="0" w:space="0" w:color="auto"/>
        <w:left w:val="none" w:sz="0" w:space="0" w:color="auto"/>
        <w:bottom w:val="none" w:sz="0" w:space="0" w:color="auto"/>
        <w:right w:val="none" w:sz="0" w:space="0" w:color="auto"/>
      </w:divBdr>
    </w:div>
    <w:div w:id="1873496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arisal_Division" TargetMode="External"/><Relationship Id="rId13" Type="http://schemas.openxmlformats.org/officeDocument/2006/relationships/hyperlink" Target="https://en.wikipedia.org/wiki/Rajshahi_Division" TargetMode="External"/><Relationship Id="rId18" Type="http://schemas.openxmlformats.org/officeDocument/2006/relationships/image" Target="media/image3.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en.wikipedia.org/wiki/Mymensingh_Division"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Khulna_Division"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Sylhet_Division" TargetMode="External"/><Relationship Id="rId23" Type="http://schemas.openxmlformats.org/officeDocument/2006/relationships/fontTable" Target="fontTable.xml"/><Relationship Id="rId10" Type="http://schemas.openxmlformats.org/officeDocument/2006/relationships/hyperlink" Target="https://en.wikipedia.org/wiki/Dhaka_Division" TargetMode="External"/><Relationship Id="rId19"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hyperlink" Target="https://en.wikipedia.org/wiki/Chittagong_Division" TargetMode="External"/><Relationship Id="rId14" Type="http://schemas.openxmlformats.org/officeDocument/2006/relationships/hyperlink" Target="https://en.wikipedia.org/wiki/Rangpur_Division" TargetMode="External"/><Relationship Id="rId22" Type="http://schemas.openxmlformats.org/officeDocument/2006/relationships/image" Target="media/image7.tiff"/><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F30DF-4B0A-4D31-BFD0-9BD93F8A3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2776</TotalTime>
  <Pages>29</Pages>
  <Words>38766</Words>
  <Characters>220971</Characters>
  <Application>Microsoft Office Word</Application>
  <DocSecurity>0</DocSecurity>
  <Lines>1841</Lines>
  <Paragraphs>518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Quader, Mustyen</dc:creator>
  <cp:lastModifiedBy>DELL</cp:lastModifiedBy>
  <cp:revision>96</cp:revision>
  <dcterms:created xsi:type="dcterms:W3CDTF">2022-04-18T13:25:00Z</dcterms:created>
  <dcterms:modified xsi:type="dcterms:W3CDTF">2022-05-06T20:41:00Z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4A5E0730192F4719A45CBF456E2C889D</vt:lpwstr>
  </property>
  <property fmtid="{D5CDD505-2E9C-101B-9397-08002B2CF9AE}" pid="4" name="Mendeley Document_1">
    <vt:lpwstr>True</vt:lpwstr>
  </property>
  <property fmtid="{D5CDD505-2E9C-101B-9397-08002B2CF9AE}" pid="5" name="Mendeley Unique User Id_1">
    <vt:lpwstr>37ef543b-ffca-3768-af87-2d7f89c6f6d5</vt:lpwstr>
  </property>
  <property fmtid="{D5CDD505-2E9C-101B-9397-08002B2CF9AE}" pid="6" name="Mendeley Citation Style_1">
    <vt:lpwstr>http://www.zotero.org/styles/vancouver</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ies>
</file>